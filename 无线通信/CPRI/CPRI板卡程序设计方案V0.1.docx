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591" w:rsidRPr="00D07157" w:rsidRDefault="00255591" w:rsidP="00255591">
      <w:pPr>
        <w:jc w:val="center"/>
        <w:rPr>
          <w:rFonts w:ascii="Times New Roman" w:hAnsi="Times New Roman"/>
          <w:b/>
          <w:sz w:val="52"/>
          <w:szCs w:val="52"/>
        </w:rPr>
      </w:pPr>
    </w:p>
    <w:p w:rsidR="00255591" w:rsidRPr="00D07157" w:rsidRDefault="00255591" w:rsidP="00255591">
      <w:pPr>
        <w:jc w:val="center"/>
        <w:rPr>
          <w:rFonts w:ascii="Times New Roman" w:hAnsi="Times New Roman"/>
          <w:b/>
          <w:sz w:val="52"/>
          <w:szCs w:val="52"/>
        </w:rPr>
      </w:pPr>
    </w:p>
    <w:p w:rsidR="00255591" w:rsidRPr="00D07157" w:rsidRDefault="00255591" w:rsidP="00255591">
      <w:pPr>
        <w:jc w:val="center"/>
        <w:rPr>
          <w:rFonts w:ascii="Times New Roman" w:hAnsi="Times New Roman"/>
          <w:b/>
          <w:sz w:val="52"/>
          <w:szCs w:val="52"/>
        </w:rPr>
      </w:pPr>
    </w:p>
    <w:p w:rsidR="00255591" w:rsidRPr="00D07157" w:rsidRDefault="00255591" w:rsidP="00255591">
      <w:pPr>
        <w:jc w:val="center"/>
        <w:rPr>
          <w:rFonts w:ascii="Times New Roman" w:hAnsi="Times New Roman"/>
          <w:b/>
          <w:sz w:val="52"/>
          <w:szCs w:val="52"/>
        </w:rPr>
      </w:pPr>
    </w:p>
    <w:p w:rsidR="00255591" w:rsidRPr="00D07157" w:rsidRDefault="00255591" w:rsidP="00255591">
      <w:pPr>
        <w:jc w:val="center"/>
        <w:rPr>
          <w:rFonts w:ascii="Times New Roman" w:hAnsi="Times New Roman"/>
          <w:b/>
          <w:sz w:val="52"/>
          <w:szCs w:val="52"/>
        </w:rPr>
      </w:pPr>
    </w:p>
    <w:p w:rsidR="00255591" w:rsidRPr="00D07157" w:rsidRDefault="00255591" w:rsidP="00255591">
      <w:pPr>
        <w:jc w:val="center"/>
        <w:rPr>
          <w:rFonts w:ascii="Times New Roman" w:hAnsi="Times New Roman"/>
          <w:b/>
          <w:sz w:val="48"/>
          <w:szCs w:val="48"/>
        </w:rPr>
      </w:pPr>
      <w:bookmarkStart w:id="0" w:name="_Toc385252937"/>
      <w:r w:rsidRPr="00D07157">
        <w:rPr>
          <w:rFonts w:ascii="Times New Roman" w:hAnsi="Times New Roman"/>
          <w:b/>
          <w:sz w:val="48"/>
          <w:szCs w:val="48"/>
        </w:rPr>
        <w:t>CPRI</w:t>
      </w:r>
      <w:r w:rsidRPr="00D07157">
        <w:rPr>
          <w:rFonts w:ascii="Times New Roman"/>
          <w:b/>
          <w:sz w:val="48"/>
          <w:szCs w:val="48"/>
        </w:rPr>
        <w:t>板卡程序设计</w:t>
      </w:r>
      <w:bookmarkEnd w:id="0"/>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Default="00255591" w:rsidP="00255591">
      <w:pPr>
        <w:jc w:val="center"/>
        <w:rPr>
          <w:rFonts w:ascii="Times New Roman" w:hAnsi="Times New Roman"/>
        </w:rPr>
      </w:pPr>
    </w:p>
    <w:p w:rsidR="00255591" w:rsidRPr="00D07157" w:rsidRDefault="00255591" w:rsidP="00255591">
      <w:pPr>
        <w:jc w:val="center"/>
        <w:rPr>
          <w:rFonts w:ascii="Times New Roman" w:hAnsi="Times New Roman"/>
        </w:rPr>
      </w:pPr>
    </w:p>
    <w:p w:rsidR="00255591" w:rsidRPr="00D07157" w:rsidRDefault="00255591" w:rsidP="00255591">
      <w:pPr>
        <w:jc w:val="center"/>
        <w:rPr>
          <w:rFonts w:ascii="Times New Roman" w:hAnsi="Times New Roman"/>
          <w:b/>
          <w:sz w:val="28"/>
          <w:szCs w:val="28"/>
        </w:rPr>
      </w:pPr>
      <w:r w:rsidRPr="00D07157">
        <w:rPr>
          <w:rFonts w:ascii="Times New Roman" w:hAnsi="Times New Roman"/>
          <w:b/>
          <w:sz w:val="28"/>
          <w:szCs w:val="28"/>
        </w:rPr>
        <w:t>中国科学院计算技术研究所</w:t>
      </w:r>
    </w:p>
    <w:p w:rsidR="00255591" w:rsidRPr="00D07157" w:rsidRDefault="00255591" w:rsidP="00255591">
      <w:pPr>
        <w:jc w:val="center"/>
        <w:rPr>
          <w:rFonts w:ascii="Times New Roman" w:hAnsi="Times New Roman"/>
        </w:rPr>
      </w:pPr>
      <w:r w:rsidRPr="00D07157">
        <w:rPr>
          <w:rFonts w:ascii="Times New Roman" w:hAnsi="Times New Roman"/>
          <w:b/>
          <w:sz w:val="28"/>
          <w:szCs w:val="28"/>
        </w:rPr>
        <w:t xml:space="preserve">ICT/CAS-ASTRI </w:t>
      </w:r>
      <w:r w:rsidRPr="00D07157">
        <w:rPr>
          <w:rFonts w:ascii="Times New Roman" w:hAnsi="Times New Roman"/>
          <w:b/>
          <w:sz w:val="28"/>
          <w:szCs w:val="28"/>
        </w:rPr>
        <w:t>先进无线技术联合研究中心</w:t>
      </w:r>
    </w:p>
    <w:p w:rsidR="00255591" w:rsidRPr="00D07157" w:rsidRDefault="00255591" w:rsidP="00255591">
      <w:pPr>
        <w:jc w:val="center"/>
        <w:rPr>
          <w:rFonts w:ascii="Times New Roman" w:hAnsi="Times New Roman"/>
          <w:b/>
          <w:bCs/>
          <w:sz w:val="28"/>
        </w:rPr>
      </w:pPr>
      <w:r w:rsidRPr="00D07157">
        <w:rPr>
          <w:rFonts w:ascii="Times New Roman" w:hAnsi="Times New Roman"/>
          <w:b/>
          <w:bCs/>
          <w:sz w:val="28"/>
        </w:rPr>
        <w:lastRenderedPageBreak/>
        <w:t>修改记录</w:t>
      </w:r>
    </w:p>
    <w:tbl>
      <w:tblPr>
        <w:tblW w:w="9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9"/>
        <w:gridCol w:w="957"/>
        <w:gridCol w:w="958"/>
        <w:gridCol w:w="1247"/>
        <w:gridCol w:w="1902"/>
        <w:gridCol w:w="2304"/>
      </w:tblGrid>
      <w:tr w:rsidR="00255591" w:rsidRPr="00D07157" w:rsidTr="00D436FE">
        <w:trPr>
          <w:jc w:val="center"/>
        </w:trPr>
        <w:tc>
          <w:tcPr>
            <w:tcW w:w="1789" w:type="dxa"/>
            <w:vAlign w:val="center"/>
          </w:tcPr>
          <w:p w:rsidR="00255591" w:rsidRPr="00D07157" w:rsidRDefault="00255591" w:rsidP="00D436FE">
            <w:pPr>
              <w:rPr>
                <w:rFonts w:ascii="Times New Roman" w:hAnsi="Times New Roman"/>
                <w:sz w:val="24"/>
                <w:szCs w:val="24"/>
              </w:rPr>
            </w:pPr>
            <w:r w:rsidRPr="00D07157">
              <w:rPr>
                <w:rFonts w:ascii="Times New Roman" w:hAnsi="Times New Roman"/>
                <w:sz w:val="24"/>
                <w:szCs w:val="24"/>
              </w:rPr>
              <w:t>文件编号</w:t>
            </w:r>
          </w:p>
        </w:tc>
        <w:tc>
          <w:tcPr>
            <w:tcW w:w="957" w:type="dxa"/>
            <w:vAlign w:val="center"/>
          </w:tcPr>
          <w:p w:rsidR="00255591" w:rsidRPr="00D07157" w:rsidRDefault="00255591" w:rsidP="00D436FE">
            <w:pPr>
              <w:rPr>
                <w:rFonts w:ascii="Times New Roman" w:hAnsi="Times New Roman"/>
                <w:sz w:val="24"/>
                <w:szCs w:val="24"/>
              </w:rPr>
            </w:pPr>
            <w:r w:rsidRPr="00D07157">
              <w:rPr>
                <w:rFonts w:ascii="Times New Roman" w:hAnsi="Times New Roman"/>
                <w:sz w:val="24"/>
                <w:szCs w:val="24"/>
              </w:rPr>
              <w:t>版本号</w:t>
            </w:r>
          </w:p>
        </w:tc>
        <w:tc>
          <w:tcPr>
            <w:tcW w:w="958" w:type="dxa"/>
            <w:vAlign w:val="center"/>
          </w:tcPr>
          <w:p w:rsidR="00255591" w:rsidRPr="00D07157" w:rsidRDefault="00255591" w:rsidP="00D436FE">
            <w:pPr>
              <w:rPr>
                <w:rFonts w:ascii="Times New Roman" w:hAnsi="Times New Roman"/>
                <w:sz w:val="24"/>
                <w:szCs w:val="24"/>
              </w:rPr>
            </w:pPr>
            <w:r w:rsidRPr="00D07157">
              <w:rPr>
                <w:rFonts w:ascii="Times New Roman" w:hAnsi="Times New Roman"/>
                <w:sz w:val="24"/>
                <w:szCs w:val="24"/>
              </w:rPr>
              <w:t>拟制人</w:t>
            </w:r>
            <w:r w:rsidRPr="00D07157">
              <w:rPr>
                <w:rFonts w:ascii="Times New Roman" w:hAnsi="Times New Roman"/>
                <w:sz w:val="24"/>
                <w:szCs w:val="24"/>
              </w:rPr>
              <w:t>/</w:t>
            </w:r>
          </w:p>
          <w:p w:rsidR="00255591" w:rsidRPr="00D07157" w:rsidRDefault="00255591" w:rsidP="00D436FE">
            <w:pPr>
              <w:rPr>
                <w:rFonts w:ascii="Times New Roman" w:hAnsi="Times New Roman"/>
                <w:sz w:val="24"/>
                <w:szCs w:val="24"/>
              </w:rPr>
            </w:pPr>
            <w:r w:rsidRPr="00D07157">
              <w:rPr>
                <w:rFonts w:ascii="Times New Roman" w:hAnsi="Times New Roman"/>
                <w:sz w:val="24"/>
                <w:szCs w:val="24"/>
              </w:rPr>
              <w:t>修改人</w:t>
            </w:r>
          </w:p>
        </w:tc>
        <w:tc>
          <w:tcPr>
            <w:tcW w:w="1247" w:type="dxa"/>
            <w:vAlign w:val="center"/>
          </w:tcPr>
          <w:p w:rsidR="00255591" w:rsidRPr="00D07157" w:rsidRDefault="00255591" w:rsidP="00D436FE">
            <w:pPr>
              <w:rPr>
                <w:rFonts w:ascii="Times New Roman" w:hAnsi="Times New Roman"/>
                <w:sz w:val="24"/>
                <w:szCs w:val="24"/>
              </w:rPr>
            </w:pPr>
            <w:r w:rsidRPr="00D07157">
              <w:rPr>
                <w:rFonts w:ascii="Times New Roman" w:hAnsi="Times New Roman"/>
                <w:sz w:val="24"/>
                <w:szCs w:val="24"/>
              </w:rPr>
              <w:t>拟制</w:t>
            </w:r>
            <w:r w:rsidRPr="00D07157">
              <w:rPr>
                <w:rFonts w:ascii="Times New Roman" w:hAnsi="Times New Roman"/>
                <w:sz w:val="24"/>
                <w:szCs w:val="24"/>
              </w:rPr>
              <w:t>/</w:t>
            </w:r>
            <w:r w:rsidRPr="00D07157">
              <w:rPr>
                <w:rFonts w:ascii="Times New Roman" w:hAnsi="Times New Roman"/>
                <w:sz w:val="24"/>
                <w:szCs w:val="24"/>
              </w:rPr>
              <w:t>修改日期</w:t>
            </w:r>
          </w:p>
        </w:tc>
        <w:tc>
          <w:tcPr>
            <w:tcW w:w="1902" w:type="dxa"/>
            <w:vAlign w:val="center"/>
          </w:tcPr>
          <w:p w:rsidR="00255591" w:rsidRPr="00D07157" w:rsidRDefault="00255591" w:rsidP="00D436FE">
            <w:pPr>
              <w:rPr>
                <w:rFonts w:ascii="Times New Roman" w:hAnsi="Times New Roman"/>
                <w:sz w:val="24"/>
                <w:szCs w:val="24"/>
              </w:rPr>
            </w:pPr>
            <w:r w:rsidRPr="00D07157">
              <w:rPr>
                <w:rFonts w:ascii="Times New Roman" w:hAnsi="Times New Roman"/>
                <w:sz w:val="24"/>
                <w:szCs w:val="24"/>
              </w:rPr>
              <w:t>更改理由</w:t>
            </w:r>
          </w:p>
        </w:tc>
        <w:tc>
          <w:tcPr>
            <w:tcW w:w="2304" w:type="dxa"/>
            <w:vAlign w:val="center"/>
          </w:tcPr>
          <w:p w:rsidR="00255591" w:rsidRPr="00D07157" w:rsidRDefault="00255591" w:rsidP="00D436FE">
            <w:pPr>
              <w:rPr>
                <w:rFonts w:ascii="Times New Roman" w:hAnsi="Times New Roman"/>
                <w:sz w:val="24"/>
                <w:szCs w:val="24"/>
              </w:rPr>
            </w:pPr>
            <w:r w:rsidRPr="00D07157">
              <w:rPr>
                <w:rFonts w:ascii="Times New Roman" w:hAnsi="Times New Roman"/>
                <w:sz w:val="24"/>
                <w:szCs w:val="24"/>
              </w:rPr>
              <w:t>主要更改内容</w:t>
            </w:r>
          </w:p>
          <w:p w:rsidR="00255591" w:rsidRPr="00D07157" w:rsidRDefault="00255591" w:rsidP="00D436FE">
            <w:pPr>
              <w:rPr>
                <w:rFonts w:ascii="Times New Roman" w:hAnsi="Times New Roman"/>
                <w:sz w:val="24"/>
                <w:szCs w:val="24"/>
              </w:rPr>
            </w:pPr>
            <w:r w:rsidRPr="00D07157">
              <w:rPr>
                <w:rFonts w:ascii="Times New Roman" w:hAnsi="Times New Roman"/>
                <w:sz w:val="24"/>
                <w:szCs w:val="24"/>
              </w:rPr>
              <w:t>（写要点即可）</w:t>
            </w:r>
          </w:p>
        </w:tc>
      </w:tr>
      <w:tr w:rsidR="00255591" w:rsidRPr="00D07157" w:rsidTr="00D436FE">
        <w:trPr>
          <w:jc w:val="center"/>
        </w:trPr>
        <w:tc>
          <w:tcPr>
            <w:tcW w:w="1789" w:type="dxa"/>
            <w:vAlign w:val="center"/>
          </w:tcPr>
          <w:p w:rsidR="00255591" w:rsidRPr="00D07157" w:rsidRDefault="00255591" w:rsidP="00D436FE">
            <w:pPr>
              <w:jc w:val="center"/>
              <w:rPr>
                <w:rFonts w:ascii="Times New Roman" w:hAnsi="Times New Roman"/>
                <w:sz w:val="24"/>
                <w:szCs w:val="24"/>
              </w:rPr>
            </w:pPr>
            <w:r w:rsidRPr="00D07157">
              <w:rPr>
                <w:rFonts w:ascii="Times New Roman"/>
                <w:sz w:val="24"/>
                <w:szCs w:val="24"/>
              </w:rPr>
              <w:t>硬件</w:t>
            </w:r>
            <w:proofErr w:type="gramStart"/>
            <w:r w:rsidRPr="00D07157">
              <w:rPr>
                <w:rFonts w:ascii="Times New Roman"/>
                <w:sz w:val="24"/>
                <w:szCs w:val="24"/>
              </w:rPr>
              <w:t>支撑组</w:t>
            </w:r>
            <w:proofErr w:type="gramEnd"/>
          </w:p>
        </w:tc>
        <w:tc>
          <w:tcPr>
            <w:tcW w:w="957" w:type="dxa"/>
            <w:vAlign w:val="center"/>
          </w:tcPr>
          <w:p w:rsidR="00255591" w:rsidRPr="00D07157" w:rsidRDefault="00255591" w:rsidP="00D436FE">
            <w:pPr>
              <w:jc w:val="center"/>
              <w:rPr>
                <w:rFonts w:ascii="Times New Roman" w:hAnsi="Times New Roman"/>
                <w:sz w:val="24"/>
                <w:szCs w:val="24"/>
              </w:rPr>
            </w:pPr>
            <w:r w:rsidRPr="00D07157">
              <w:rPr>
                <w:rFonts w:ascii="Times New Roman" w:hAnsi="Times New Roman"/>
                <w:sz w:val="24"/>
                <w:szCs w:val="24"/>
              </w:rPr>
              <w:t>0.1</w:t>
            </w:r>
          </w:p>
        </w:tc>
        <w:tc>
          <w:tcPr>
            <w:tcW w:w="958" w:type="dxa"/>
            <w:vAlign w:val="center"/>
          </w:tcPr>
          <w:p w:rsidR="00255591" w:rsidRDefault="00255591" w:rsidP="00D436FE">
            <w:pPr>
              <w:jc w:val="center"/>
              <w:rPr>
                <w:rFonts w:ascii="Times New Roman"/>
                <w:sz w:val="24"/>
                <w:szCs w:val="24"/>
              </w:rPr>
            </w:pPr>
            <w:r w:rsidRPr="00D07157">
              <w:rPr>
                <w:rFonts w:ascii="Times New Roman"/>
                <w:sz w:val="24"/>
                <w:szCs w:val="24"/>
              </w:rPr>
              <w:t>曹永敏</w:t>
            </w:r>
          </w:p>
          <w:p w:rsidR="00005F95" w:rsidRPr="00D07157" w:rsidRDefault="00005F95" w:rsidP="00D436FE">
            <w:pPr>
              <w:jc w:val="center"/>
              <w:rPr>
                <w:rFonts w:ascii="Times New Roman" w:hAnsi="Times New Roman"/>
                <w:sz w:val="24"/>
                <w:szCs w:val="24"/>
              </w:rPr>
            </w:pPr>
            <w:r>
              <w:rPr>
                <w:rFonts w:ascii="Times New Roman" w:hint="eastAsia"/>
                <w:sz w:val="24"/>
                <w:szCs w:val="24"/>
              </w:rPr>
              <w:t>李杰</w:t>
            </w:r>
          </w:p>
        </w:tc>
        <w:tc>
          <w:tcPr>
            <w:tcW w:w="1247" w:type="dxa"/>
            <w:vAlign w:val="center"/>
          </w:tcPr>
          <w:p w:rsidR="00255591" w:rsidRPr="00D07157" w:rsidRDefault="00255591" w:rsidP="00CF0B71">
            <w:pPr>
              <w:jc w:val="center"/>
              <w:rPr>
                <w:rFonts w:ascii="Times New Roman" w:hAnsi="Times New Roman"/>
                <w:sz w:val="24"/>
                <w:szCs w:val="24"/>
              </w:rPr>
            </w:pPr>
            <w:r w:rsidRPr="00D07157">
              <w:rPr>
                <w:rFonts w:ascii="Times New Roman" w:hAnsi="Times New Roman"/>
                <w:sz w:val="24"/>
                <w:szCs w:val="24"/>
              </w:rPr>
              <w:t>2014.</w:t>
            </w:r>
            <w:r w:rsidR="00CF0B71">
              <w:rPr>
                <w:rFonts w:ascii="Times New Roman" w:hAnsi="Times New Roman" w:hint="eastAsia"/>
                <w:sz w:val="24"/>
                <w:szCs w:val="24"/>
              </w:rPr>
              <w:t>5</w:t>
            </w:r>
            <w:r w:rsidRPr="00D07157">
              <w:rPr>
                <w:rFonts w:ascii="Times New Roman" w:hAnsi="Times New Roman"/>
                <w:sz w:val="24"/>
                <w:szCs w:val="24"/>
              </w:rPr>
              <w:t>.1</w:t>
            </w:r>
            <w:r w:rsidR="00CF0B71">
              <w:rPr>
                <w:rFonts w:ascii="Times New Roman" w:hAnsi="Times New Roman" w:hint="eastAsia"/>
                <w:sz w:val="24"/>
                <w:szCs w:val="24"/>
              </w:rPr>
              <w:t>0</w:t>
            </w:r>
          </w:p>
        </w:tc>
        <w:tc>
          <w:tcPr>
            <w:tcW w:w="1902" w:type="dxa"/>
            <w:vAlign w:val="center"/>
          </w:tcPr>
          <w:p w:rsidR="00255591" w:rsidRPr="00D07157" w:rsidRDefault="00255591" w:rsidP="00D436FE">
            <w:pPr>
              <w:jc w:val="center"/>
              <w:rPr>
                <w:rFonts w:ascii="Times New Roman" w:hAnsi="Times New Roman"/>
                <w:sz w:val="24"/>
                <w:szCs w:val="24"/>
              </w:rPr>
            </w:pPr>
            <w:r w:rsidRPr="00D07157">
              <w:rPr>
                <w:rFonts w:ascii="Times New Roman"/>
                <w:sz w:val="24"/>
                <w:szCs w:val="24"/>
              </w:rPr>
              <w:t>创建</w:t>
            </w:r>
          </w:p>
        </w:tc>
        <w:tc>
          <w:tcPr>
            <w:tcW w:w="2304" w:type="dxa"/>
            <w:vAlign w:val="center"/>
          </w:tcPr>
          <w:p w:rsidR="00255591" w:rsidRPr="00D07157" w:rsidRDefault="00255591" w:rsidP="00D436FE">
            <w:pPr>
              <w:jc w:val="center"/>
              <w:rPr>
                <w:rFonts w:ascii="Times New Roman" w:hAnsi="Times New Roman"/>
                <w:sz w:val="24"/>
                <w:szCs w:val="24"/>
              </w:rPr>
            </w:pPr>
          </w:p>
        </w:tc>
      </w:tr>
      <w:tr w:rsidR="00255591" w:rsidRPr="00D07157" w:rsidTr="00D436FE">
        <w:trPr>
          <w:jc w:val="center"/>
        </w:trPr>
        <w:tc>
          <w:tcPr>
            <w:tcW w:w="1789" w:type="dxa"/>
            <w:vAlign w:val="center"/>
          </w:tcPr>
          <w:p w:rsidR="00255591" w:rsidRPr="00D07157" w:rsidRDefault="00255591" w:rsidP="00D436FE">
            <w:pPr>
              <w:jc w:val="center"/>
              <w:rPr>
                <w:rFonts w:ascii="Times New Roman" w:hAnsi="Times New Roman"/>
                <w:sz w:val="24"/>
                <w:szCs w:val="24"/>
              </w:rPr>
            </w:pPr>
          </w:p>
        </w:tc>
        <w:tc>
          <w:tcPr>
            <w:tcW w:w="957" w:type="dxa"/>
            <w:vAlign w:val="center"/>
          </w:tcPr>
          <w:p w:rsidR="00255591" w:rsidRPr="00D07157" w:rsidRDefault="00255591" w:rsidP="00D436FE">
            <w:pPr>
              <w:jc w:val="center"/>
              <w:rPr>
                <w:rFonts w:ascii="Times New Roman" w:hAnsi="Times New Roman"/>
                <w:sz w:val="24"/>
                <w:szCs w:val="24"/>
              </w:rPr>
            </w:pPr>
          </w:p>
        </w:tc>
        <w:tc>
          <w:tcPr>
            <w:tcW w:w="958" w:type="dxa"/>
            <w:vAlign w:val="center"/>
          </w:tcPr>
          <w:p w:rsidR="00255591" w:rsidRPr="00D07157" w:rsidRDefault="00255591" w:rsidP="00D436FE">
            <w:pPr>
              <w:jc w:val="center"/>
              <w:rPr>
                <w:rFonts w:ascii="Times New Roman" w:hAnsi="Times New Roman"/>
                <w:sz w:val="24"/>
                <w:szCs w:val="24"/>
              </w:rPr>
            </w:pPr>
          </w:p>
        </w:tc>
        <w:tc>
          <w:tcPr>
            <w:tcW w:w="1247" w:type="dxa"/>
            <w:vAlign w:val="center"/>
          </w:tcPr>
          <w:p w:rsidR="00255591" w:rsidRPr="00D07157" w:rsidRDefault="00255591" w:rsidP="00D436FE">
            <w:pPr>
              <w:jc w:val="center"/>
              <w:rPr>
                <w:rFonts w:ascii="Times New Roman" w:hAnsi="Times New Roman"/>
                <w:sz w:val="24"/>
                <w:szCs w:val="24"/>
              </w:rPr>
            </w:pPr>
          </w:p>
        </w:tc>
        <w:tc>
          <w:tcPr>
            <w:tcW w:w="1902" w:type="dxa"/>
            <w:vAlign w:val="center"/>
          </w:tcPr>
          <w:p w:rsidR="00255591" w:rsidRPr="00D07157" w:rsidRDefault="00255591" w:rsidP="00D436FE">
            <w:pPr>
              <w:jc w:val="center"/>
              <w:rPr>
                <w:rFonts w:ascii="Times New Roman" w:hAnsi="Times New Roman"/>
                <w:sz w:val="24"/>
                <w:szCs w:val="24"/>
              </w:rPr>
            </w:pPr>
          </w:p>
        </w:tc>
        <w:tc>
          <w:tcPr>
            <w:tcW w:w="2304" w:type="dxa"/>
            <w:vAlign w:val="center"/>
          </w:tcPr>
          <w:p w:rsidR="00255591" w:rsidRPr="00D07157" w:rsidRDefault="00255591" w:rsidP="00D436FE">
            <w:pPr>
              <w:jc w:val="center"/>
              <w:rPr>
                <w:rFonts w:ascii="Times New Roman" w:hAnsi="Times New Roman"/>
                <w:sz w:val="24"/>
                <w:szCs w:val="24"/>
              </w:rPr>
            </w:pPr>
          </w:p>
        </w:tc>
      </w:tr>
      <w:tr w:rsidR="00255591" w:rsidRPr="00D07157" w:rsidTr="00D436FE">
        <w:trPr>
          <w:jc w:val="center"/>
        </w:trPr>
        <w:tc>
          <w:tcPr>
            <w:tcW w:w="1789" w:type="dxa"/>
            <w:vAlign w:val="center"/>
          </w:tcPr>
          <w:p w:rsidR="00255591" w:rsidRPr="00D07157" w:rsidRDefault="00255591" w:rsidP="00D436FE">
            <w:pPr>
              <w:jc w:val="center"/>
              <w:rPr>
                <w:rFonts w:ascii="Times New Roman" w:hAnsi="Times New Roman"/>
                <w:sz w:val="24"/>
                <w:szCs w:val="24"/>
              </w:rPr>
            </w:pPr>
          </w:p>
        </w:tc>
        <w:tc>
          <w:tcPr>
            <w:tcW w:w="957" w:type="dxa"/>
            <w:vAlign w:val="center"/>
          </w:tcPr>
          <w:p w:rsidR="00255591" w:rsidRPr="00D07157" w:rsidRDefault="00255591" w:rsidP="00D436FE">
            <w:pPr>
              <w:jc w:val="center"/>
              <w:rPr>
                <w:rFonts w:ascii="Times New Roman" w:hAnsi="Times New Roman"/>
                <w:sz w:val="24"/>
                <w:szCs w:val="24"/>
              </w:rPr>
            </w:pPr>
          </w:p>
        </w:tc>
        <w:tc>
          <w:tcPr>
            <w:tcW w:w="958" w:type="dxa"/>
            <w:vAlign w:val="center"/>
          </w:tcPr>
          <w:p w:rsidR="00255591" w:rsidRPr="00D07157" w:rsidRDefault="00255591" w:rsidP="00D436FE">
            <w:pPr>
              <w:jc w:val="center"/>
              <w:rPr>
                <w:rFonts w:ascii="Times New Roman" w:hAnsi="Times New Roman"/>
                <w:sz w:val="24"/>
                <w:szCs w:val="24"/>
              </w:rPr>
            </w:pPr>
          </w:p>
        </w:tc>
        <w:tc>
          <w:tcPr>
            <w:tcW w:w="1247" w:type="dxa"/>
            <w:vAlign w:val="center"/>
          </w:tcPr>
          <w:p w:rsidR="00255591" w:rsidRPr="00D07157" w:rsidRDefault="00255591" w:rsidP="00D436FE">
            <w:pPr>
              <w:jc w:val="center"/>
              <w:rPr>
                <w:rFonts w:ascii="Times New Roman" w:hAnsi="Times New Roman"/>
                <w:sz w:val="24"/>
                <w:szCs w:val="24"/>
              </w:rPr>
            </w:pPr>
          </w:p>
        </w:tc>
        <w:tc>
          <w:tcPr>
            <w:tcW w:w="1902" w:type="dxa"/>
            <w:vAlign w:val="center"/>
          </w:tcPr>
          <w:p w:rsidR="00255591" w:rsidRPr="00D07157" w:rsidRDefault="00255591" w:rsidP="00D436FE">
            <w:pPr>
              <w:jc w:val="center"/>
              <w:rPr>
                <w:rFonts w:ascii="Times New Roman" w:hAnsi="Times New Roman"/>
                <w:sz w:val="24"/>
                <w:szCs w:val="24"/>
              </w:rPr>
            </w:pPr>
          </w:p>
        </w:tc>
        <w:tc>
          <w:tcPr>
            <w:tcW w:w="2304" w:type="dxa"/>
            <w:vAlign w:val="center"/>
          </w:tcPr>
          <w:p w:rsidR="00255591" w:rsidRPr="00D07157" w:rsidRDefault="00255591" w:rsidP="00D436FE">
            <w:pPr>
              <w:jc w:val="center"/>
              <w:rPr>
                <w:rFonts w:ascii="Times New Roman" w:hAnsi="Times New Roman"/>
                <w:sz w:val="24"/>
                <w:szCs w:val="24"/>
              </w:rPr>
            </w:pPr>
          </w:p>
        </w:tc>
      </w:tr>
      <w:tr w:rsidR="00255591" w:rsidRPr="00D07157" w:rsidTr="00D436FE">
        <w:trPr>
          <w:jc w:val="center"/>
        </w:trPr>
        <w:tc>
          <w:tcPr>
            <w:tcW w:w="1789" w:type="dxa"/>
          </w:tcPr>
          <w:p w:rsidR="00255591" w:rsidRPr="00D07157" w:rsidRDefault="00255591" w:rsidP="00D436FE">
            <w:pPr>
              <w:rPr>
                <w:rFonts w:ascii="Times New Roman" w:hAnsi="Times New Roman"/>
                <w:sz w:val="24"/>
                <w:szCs w:val="24"/>
              </w:rPr>
            </w:pPr>
          </w:p>
        </w:tc>
        <w:tc>
          <w:tcPr>
            <w:tcW w:w="957" w:type="dxa"/>
          </w:tcPr>
          <w:p w:rsidR="00255591" w:rsidRPr="00D07157" w:rsidRDefault="00255591" w:rsidP="00D436FE">
            <w:pPr>
              <w:rPr>
                <w:rFonts w:ascii="Times New Roman" w:hAnsi="Times New Roman"/>
                <w:sz w:val="24"/>
                <w:szCs w:val="24"/>
              </w:rPr>
            </w:pPr>
          </w:p>
        </w:tc>
        <w:tc>
          <w:tcPr>
            <w:tcW w:w="958" w:type="dxa"/>
          </w:tcPr>
          <w:p w:rsidR="00255591" w:rsidRPr="00D07157" w:rsidRDefault="00255591" w:rsidP="00D436FE">
            <w:pPr>
              <w:rPr>
                <w:rFonts w:ascii="Times New Roman" w:hAnsi="Times New Roman"/>
                <w:sz w:val="24"/>
                <w:szCs w:val="24"/>
              </w:rPr>
            </w:pPr>
          </w:p>
        </w:tc>
        <w:tc>
          <w:tcPr>
            <w:tcW w:w="1247" w:type="dxa"/>
          </w:tcPr>
          <w:p w:rsidR="00255591" w:rsidRPr="00D07157" w:rsidRDefault="00255591" w:rsidP="00D436FE">
            <w:pPr>
              <w:rPr>
                <w:rFonts w:ascii="Times New Roman" w:hAnsi="Times New Roman"/>
                <w:sz w:val="24"/>
                <w:szCs w:val="24"/>
              </w:rPr>
            </w:pPr>
          </w:p>
        </w:tc>
        <w:tc>
          <w:tcPr>
            <w:tcW w:w="1902" w:type="dxa"/>
          </w:tcPr>
          <w:p w:rsidR="00255591" w:rsidRPr="00D07157" w:rsidRDefault="00255591" w:rsidP="00D436FE">
            <w:pPr>
              <w:jc w:val="left"/>
              <w:rPr>
                <w:rFonts w:ascii="Times New Roman" w:hAnsi="Times New Roman"/>
                <w:sz w:val="24"/>
                <w:szCs w:val="24"/>
              </w:rPr>
            </w:pPr>
          </w:p>
        </w:tc>
        <w:tc>
          <w:tcPr>
            <w:tcW w:w="2304" w:type="dxa"/>
          </w:tcPr>
          <w:p w:rsidR="00255591" w:rsidRPr="00D07157" w:rsidRDefault="00255591" w:rsidP="00D436FE">
            <w:pPr>
              <w:rPr>
                <w:rFonts w:ascii="Times New Roman" w:hAnsi="Times New Roman"/>
                <w:sz w:val="24"/>
                <w:szCs w:val="24"/>
              </w:rPr>
            </w:pPr>
          </w:p>
        </w:tc>
      </w:tr>
      <w:tr w:rsidR="00255591" w:rsidRPr="00D07157" w:rsidTr="00D436FE">
        <w:trPr>
          <w:jc w:val="center"/>
        </w:trPr>
        <w:tc>
          <w:tcPr>
            <w:tcW w:w="1789" w:type="dxa"/>
          </w:tcPr>
          <w:p w:rsidR="00255591" w:rsidRPr="00D07157" w:rsidRDefault="00255591" w:rsidP="00D436FE">
            <w:pPr>
              <w:rPr>
                <w:rFonts w:ascii="Times New Roman" w:hAnsi="Times New Roman"/>
                <w:sz w:val="24"/>
                <w:szCs w:val="24"/>
              </w:rPr>
            </w:pPr>
          </w:p>
        </w:tc>
        <w:tc>
          <w:tcPr>
            <w:tcW w:w="957" w:type="dxa"/>
          </w:tcPr>
          <w:p w:rsidR="00255591" w:rsidRPr="00D07157" w:rsidRDefault="00255591" w:rsidP="00D436FE">
            <w:pPr>
              <w:rPr>
                <w:rFonts w:ascii="Times New Roman" w:hAnsi="Times New Roman"/>
                <w:sz w:val="24"/>
                <w:szCs w:val="24"/>
              </w:rPr>
            </w:pPr>
          </w:p>
        </w:tc>
        <w:tc>
          <w:tcPr>
            <w:tcW w:w="958" w:type="dxa"/>
          </w:tcPr>
          <w:p w:rsidR="00255591" w:rsidRPr="00D07157" w:rsidRDefault="00255591" w:rsidP="00D436FE">
            <w:pPr>
              <w:rPr>
                <w:rFonts w:ascii="Times New Roman" w:hAnsi="Times New Roman"/>
                <w:sz w:val="24"/>
                <w:szCs w:val="24"/>
              </w:rPr>
            </w:pPr>
          </w:p>
        </w:tc>
        <w:tc>
          <w:tcPr>
            <w:tcW w:w="1247" w:type="dxa"/>
          </w:tcPr>
          <w:p w:rsidR="00255591" w:rsidRPr="00D07157" w:rsidRDefault="00255591" w:rsidP="00D436FE">
            <w:pPr>
              <w:rPr>
                <w:rFonts w:ascii="Times New Roman" w:hAnsi="Times New Roman"/>
                <w:sz w:val="24"/>
                <w:szCs w:val="24"/>
              </w:rPr>
            </w:pPr>
          </w:p>
        </w:tc>
        <w:tc>
          <w:tcPr>
            <w:tcW w:w="1902" w:type="dxa"/>
          </w:tcPr>
          <w:p w:rsidR="00255591" w:rsidRPr="00D07157" w:rsidRDefault="00255591" w:rsidP="00D436FE">
            <w:pPr>
              <w:rPr>
                <w:rFonts w:ascii="Times New Roman" w:hAnsi="Times New Roman"/>
                <w:sz w:val="24"/>
                <w:szCs w:val="24"/>
              </w:rPr>
            </w:pPr>
          </w:p>
        </w:tc>
        <w:tc>
          <w:tcPr>
            <w:tcW w:w="2304" w:type="dxa"/>
          </w:tcPr>
          <w:p w:rsidR="00255591" w:rsidRPr="00D07157" w:rsidRDefault="00255591" w:rsidP="00D436FE">
            <w:pPr>
              <w:rPr>
                <w:rFonts w:ascii="Times New Roman" w:hAnsi="Times New Roman"/>
                <w:sz w:val="24"/>
                <w:szCs w:val="24"/>
              </w:rPr>
            </w:pPr>
          </w:p>
        </w:tc>
      </w:tr>
      <w:tr w:rsidR="00255591" w:rsidRPr="00D07157" w:rsidTr="00D436FE">
        <w:trPr>
          <w:jc w:val="center"/>
        </w:trPr>
        <w:tc>
          <w:tcPr>
            <w:tcW w:w="1789" w:type="dxa"/>
          </w:tcPr>
          <w:p w:rsidR="00255591" w:rsidRPr="00D07157" w:rsidRDefault="00255591" w:rsidP="00D436FE">
            <w:pPr>
              <w:rPr>
                <w:rFonts w:ascii="Times New Roman" w:hAnsi="Times New Roman"/>
                <w:sz w:val="24"/>
                <w:szCs w:val="24"/>
              </w:rPr>
            </w:pPr>
          </w:p>
        </w:tc>
        <w:tc>
          <w:tcPr>
            <w:tcW w:w="957" w:type="dxa"/>
          </w:tcPr>
          <w:p w:rsidR="00255591" w:rsidRPr="00D07157" w:rsidRDefault="00255591" w:rsidP="00D436FE">
            <w:pPr>
              <w:rPr>
                <w:rFonts w:ascii="Times New Roman" w:hAnsi="Times New Roman"/>
                <w:sz w:val="24"/>
                <w:szCs w:val="24"/>
              </w:rPr>
            </w:pPr>
          </w:p>
        </w:tc>
        <w:tc>
          <w:tcPr>
            <w:tcW w:w="958" w:type="dxa"/>
          </w:tcPr>
          <w:p w:rsidR="00255591" w:rsidRPr="00D07157" w:rsidRDefault="00255591" w:rsidP="00D436FE">
            <w:pPr>
              <w:rPr>
                <w:rFonts w:ascii="Times New Roman" w:hAnsi="Times New Roman"/>
                <w:sz w:val="24"/>
                <w:szCs w:val="24"/>
              </w:rPr>
            </w:pPr>
          </w:p>
        </w:tc>
        <w:tc>
          <w:tcPr>
            <w:tcW w:w="1247" w:type="dxa"/>
          </w:tcPr>
          <w:p w:rsidR="00255591" w:rsidRPr="00D07157" w:rsidRDefault="00255591" w:rsidP="00D436FE">
            <w:pPr>
              <w:rPr>
                <w:rFonts w:ascii="Times New Roman" w:hAnsi="Times New Roman"/>
                <w:sz w:val="24"/>
                <w:szCs w:val="24"/>
              </w:rPr>
            </w:pPr>
          </w:p>
        </w:tc>
        <w:tc>
          <w:tcPr>
            <w:tcW w:w="1902" w:type="dxa"/>
          </w:tcPr>
          <w:p w:rsidR="00255591" w:rsidRPr="00D07157" w:rsidRDefault="00255591" w:rsidP="00D436FE">
            <w:pPr>
              <w:rPr>
                <w:rFonts w:ascii="Times New Roman" w:hAnsi="Times New Roman"/>
                <w:sz w:val="24"/>
                <w:szCs w:val="24"/>
              </w:rPr>
            </w:pPr>
          </w:p>
        </w:tc>
        <w:tc>
          <w:tcPr>
            <w:tcW w:w="2304" w:type="dxa"/>
          </w:tcPr>
          <w:p w:rsidR="00255591" w:rsidRPr="00D07157" w:rsidRDefault="00255591" w:rsidP="00D436FE">
            <w:pPr>
              <w:rPr>
                <w:rFonts w:ascii="Times New Roman" w:hAnsi="Times New Roman"/>
                <w:sz w:val="24"/>
                <w:szCs w:val="24"/>
              </w:rPr>
            </w:pPr>
          </w:p>
        </w:tc>
      </w:tr>
      <w:tr w:rsidR="00255591" w:rsidRPr="00D07157" w:rsidTr="00D436FE">
        <w:trPr>
          <w:jc w:val="center"/>
        </w:trPr>
        <w:tc>
          <w:tcPr>
            <w:tcW w:w="1789" w:type="dxa"/>
          </w:tcPr>
          <w:p w:rsidR="00255591" w:rsidRPr="00D07157" w:rsidRDefault="00255591" w:rsidP="00D436FE">
            <w:pPr>
              <w:rPr>
                <w:rFonts w:ascii="Times New Roman" w:hAnsi="Times New Roman"/>
                <w:sz w:val="24"/>
                <w:szCs w:val="24"/>
              </w:rPr>
            </w:pPr>
          </w:p>
        </w:tc>
        <w:tc>
          <w:tcPr>
            <w:tcW w:w="957" w:type="dxa"/>
          </w:tcPr>
          <w:p w:rsidR="00255591" w:rsidRPr="00D07157" w:rsidRDefault="00255591" w:rsidP="00D436FE">
            <w:pPr>
              <w:rPr>
                <w:rFonts w:ascii="Times New Roman" w:hAnsi="Times New Roman"/>
                <w:sz w:val="24"/>
                <w:szCs w:val="24"/>
              </w:rPr>
            </w:pPr>
          </w:p>
        </w:tc>
        <w:tc>
          <w:tcPr>
            <w:tcW w:w="958" w:type="dxa"/>
          </w:tcPr>
          <w:p w:rsidR="00255591" w:rsidRPr="00D07157" w:rsidRDefault="00255591" w:rsidP="00D436FE">
            <w:pPr>
              <w:rPr>
                <w:rFonts w:ascii="Times New Roman" w:hAnsi="Times New Roman"/>
                <w:sz w:val="24"/>
                <w:szCs w:val="24"/>
              </w:rPr>
            </w:pPr>
          </w:p>
        </w:tc>
        <w:tc>
          <w:tcPr>
            <w:tcW w:w="1247" w:type="dxa"/>
          </w:tcPr>
          <w:p w:rsidR="00255591" w:rsidRPr="00D07157" w:rsidRDefault="00255591" w:rsidP="00D436FE">
            <w:pPr>
              <w:rPr>
                <w:rFonts w:ascii="Times New Roman" w:hAnsi="Times New Roman"/>
                <w:sz w:val="24"/>
                <w:szCs w:val="24"/>
              </w:rPr>
            </w:pPr>
          </w:p>
        </w:tc>
        <w:tc>
          <w:tcPr>
            <w:tcW w:w="1902" w:type="dxa"/>
          </w:tcPr>
          <w:p w:rsidR="00255591" w:rsidRPr="00D07157" w:rsidRDefault="00255591" w:rsidP="00D436FE">
            <w:pPr>
              <w:rPr>
                <w:rFonts w:ascii="Times New Roman" w:hAnsi="Times New Roman"/>
                <w:sz w:val="24"/>
                <w:szCs w:val="24"/>
              </w:rPr>
            </w:pPr>
          </w:p>
        </w:tc>
        <w:tc>
          <w:tcPr>
            <w:tcW w:w="2304" w:type="dxa"/>
          </w:tcPr>
          <w:p w:rsidR="00255591" w:rsidRPr="00D07157" w:rsidRDefault="00255591" w:rsidP="00D436FE">
            <w:pPr>
              <w:rPr>
                <w:rFonts w:ascii="Times New Roman" w:hAnsi="Times New Roman"/>
                <w:sz w:val="24"/>
                <w:szCs w:val="24"/>
              </w:rPr>
            </w:pPr>
          </w:p>
        </w:tc>
      </w:tr>
      <w:tr w:rsidR="00255591" w:rsidRPr="00D07157" w:rsidTr="00D436FE">
        <w:trPr>
          <w:jc w:val="center"/>
        </w:trPr>
        <w:tc>
          <w:tcPr>
            <w:tcW w:w="1789" w:type="dxa"/>
          </w:tcPr>
          <w:p w:rsidR="00255591" w:rsidRPr="00D07157" w:rsidRDefault="00255591" w:rsidP="00D436FE">
            <w:pPr>
              <w:rPr>
                <w:rFonts w:ascii="Times New Roman" w:hAnsi="Times New Roman"/>
                <w:sz w:val="24"/>
                <w:szCs w:val="24"/>
              </w:rPr>
            </w:pPr>
          </w:p>
        </w:tc>
        <w:tc>
          <w:tcPr>
            <w:tcW w:w="957" w:type="dxa"/>
          </w:tcPr>
          <w:p w:rsidR="00255591" w:rsidRPr="00D07157" w:rsidRDefault="00255591" w:rsidP="00D436FE">
            <w:pPr>
              <w:rPr>
                <w:rFonts w:ascii="Times New Roman" w:hAnsi="Times New Roman"/>
                <w:sz w:val="24"/>
                <w:szCs w:val="24"/>
              </w:rPr>
            </w:pPr>
          </w:p>
        </w:tc>
        <w:tc>
          <w:tcPr>
            <w:tcW w:w="958" w:type="dxa"/>
          </w:tcPr>
          <w:p w:rsidR="00255591" w:rsidRPr="00D07157" w:rsidRDefault="00255591" w:rsidP="00D436FE">
            <w:pPr>
              <w:rPr>
                <w:rFonts w:ascii="Times New Roman" w:hAnsi="Times New Roman"/>
                <w:sz w:val="24"/>
                <w:szCs w:val="24"/>
              </w:rPr>
            </w:pPr>
          </w:p>
        </w:tc>
        <w:tc>
          <w:tcPr>
            <w:tcW w:w="1247" w:type="dxa"/>
          </w:tcPr>
          <w:p w:rsidR="00255591" w:rsidRPr="00D07157" w:rsidRDefault="00255591" w:rsidP="00D436FE">
            <w:pPr>
              <w:rPr>
                <w:rFonts w:ascii="Times New Roman" w:hAnsi="Times New Roman"/>
                <w:sz w:val="24"/>
                <w:szCs w:val="24"/>
              </w:rPr>
            </w:pPr>
          </w:p>
        </w:tc>
        <w:tc>
          <w:tcPr>
            <w:tcW w:w="1902" w:type="dxa"/>
          </w:tcPr>
          <w:p w:rsidR="00255591" w:rsidRPr="00D07157" w:rsidRDefault="00255591" w:rsidP="00D436FE">
            <w:pPr>
              <w:rPr>
                <w:rFonts w:ascii="Times New Roman" w:hAnsi="Times New Roman"/>
                <w:sz w:val="24"/>
                <w:szCs w:val="24"/>
              </w:rPr>
            </w:pPr>
          </w:p>
        </w:tc>
        <w:tc>
          <w:tcPr>
            <w:tcW w:w="2304" w:type="dxa"/>
          </w:tcPr>
          <w:p w:rsidR="00255591" w:rsidRPr="00D07157" w:rsidRDefault="00255591" w:rsidP="00D436FE">
            <w:pPr>
              <w:rPr>
                <w:rFonts w:ascii="Times New Roman" w:hAnsi="Times New Roman"/>
                <w:sz w:val="24"/>
                <w:szCs w:val="24"/>
              </w:rPr>
            </w:pPr>
          </w:p>
        </w:tc>
      </w:tr>
      <w:tr w:rsidR="00255591" w:rsidRPr="00D07157" w:rsidTr="00D436FE">
        <w:trPr>
          <w:jc w:val="center"/>
        </w:trPr>
        <w:tc>
          <w:tcPr>
            <w:tcW w:w="1789" w:type="dxa"/>
          </w:tcPr>
          <w:p w:rsidR="00255591" w:rsidRPr="00D07157" w:rsidRDefault="00255591" w:rsidP="00D436FE">
            <w:pPr>
              <w:rPr>
                <w:rFonts w:ascii="Times New Roman" w:hAnsi="Times New Roman"/>
                <w:sz w:val="24"/>
                <w:szCs w:val="24"/>
              </w:rPr>
            </w:pPr>
          </w:p>
        </w:tc>
        <w:tc>
          <w:tcPr>
            <w:tcW w:w="957" w:type="dxa"/>
          </w:tcPr>
          <w:p w:rsidR="00255591" w:rsidRPr="00D07157" w:rsidRDefault="00255591" w:rsidP="00D436FE">
            <w:pPr>
              <w:rPr>
                <w:rFonts w:ascii="Times New Roman" w:hAnsi="Times New Roman"/>
                <w:sz w:val="24"/>
                <w:szCs w:val="24"/>
              </w:rPr>
            </w:pPr>
          </w:p>
        </w:tc>
        <w:tc>
          <w:tcPr>
            <w:tcW w:w="958" w:type="dxa"/>
          </w:tcPr>
          <w:p w:rsidR="00255591" w:rsidRPr="00D07157" w:rsidRDefault="00255591" w:rsidP="00D436FE">
            <w:pPr>
              <w:rPr>
                <w:rFonts w:ascii="Times New Roman" w:hAnsi="Times New Roman"/>
                <w:sz w:val="24"/>
                <w:szCs w:val="24"/>
              </w:rPr>
            </w:pPr>
          </w:p>
        </w:tc>
        <w:tc>
          <w:tcPr>
            <w:tcW w:w="1247" w:type="dxa"/>
          </w:tcPr>
          <w:p w:rsidR="00255591" w:rsidRPr="00D07157" w:rsidRDefault="00255591" w:rsidP="00D436FE">
            <w:pPr>
              <w:rPr>
                <w:rFonts w:ascii="Times New Roman" w:hAnsi="Times New Roman"/>
                <w:sz w:val="24"/>
                <w:szCs w:val="24"/>
              </w:rPr>
            </w:pPr>
          </w:p>
        </w:tc>
        <w:tc>
          <w:tcPr>
            <w:tcW w:w="1902" w:type="dxa"/>
          </w:tcPr>
          <w:p w:rsidR="00255591" w:rsidRPr="00D07157" w:rsidRDefault="00255591" w:rsidP="00D436FE">
            <w:pPr>
              <w:rPr>
                <w:rFonts w:ascii="Times New Roman" w:hAnsi="Times New Roman"/>
                <w:sz w:val="24"/>
                <w:szCs w:val="24"/>
              </w:rPr>
            </w:pPr>
          </w:p>
        </w:tc>
        <w:tc>
          <w:tcPr>
            <w:tcW w:w="2304" w:type="dxa"/>
          </w:tcPr>
          <w:p w:rsidR="00255591" w:rsidRPr="00D07157" w:rsidRDefault="00255591" w:rsidP="00D436FE">
            <w:pPr>
              <w:rPr>
                <w:rFonts w:ascii="Times New Roman" w:hAnsi="Times New Roman"/>
                <w:sz w:val="24"/>
                <w:szCs w:val="24"/>
              </w:rPr>
            </w:pPr>
          </w:p>
        </w:tc>
      </w:tr>
      <w:tr w:rsidR="00255591" w:rsidRPr="00D07157" w:rsidTr="00D436FE">
        <w:trPr>
          <w:cantSplit/>
          <w:jc w:val="center"/>
        </w:trPr>
        <w:tc>
          <w:tcPr>
            <w:tcW w:w="9157" w:type="dxa"/>
            <w:gridSpan w:val="6"/>
          </w:tcPr>
          <w:p w:rsidR="00255591" w:rsidRPr="00D07157" w:rsidRDefault="00255591" w:rsidP="00D436FE">
            <w:pPr>
              <w:rPr>
                <w:rFonts w:ascii="Times New Roman" w:hAnsi="Times New Roman"/>
                <w:sz w:val="24"/>
                <w:szCs w:val="24"/>
              </w:rPr>
            </w:pPr>
            <w:r w:rsidRPr="00D07157">
              <w:rPr>
                <w:rFonts w:ascii="Times New Roman" w:hAnsi="Times New Roman"/>
                <w:sz w:val="24"/>
                <w:szCs w:val="24"/>
              </w:rPr>
              <w:t>注</w:t>
            </w:r>
            <w:r w:rsidRPr="00D07157">
              <w:rPr>
                <w:rFonts w:ascii="Times New Roman" w:hAnsi="Times New Roman"/>
                <w:sz w:val="24"/>
                <w:szCs w:val="24"/>
              </w:rPr>
              <w:t>1</w:t>
            </w:r>
            <w:r w:rsidRPr="00D07157">
              <w:rPr>
                <w:rFonts w:ascii="Times New Roman" w:hAnsi="Times New Roman"/>
                <w:sz w:val="24"/>
                <w:szCs w:val="24"/>
              </w:rPr>
              <w:t>：每次更改归档</w:t>
            </w:r>
            <w:proofErr w:type="gramStart"/>
            <w:r w:rsidRPr="00D07157">
              <w:rPr>
                <w:rFonts w:ascii="Times New Roman" w:hAnsi="Times New Roman"/>
                <w:sz w:val="24"/>
                <w:szCs w:val="24"/>
              </w:rPr>
              <w:t>档</w:t>
            </w:r>
            <w:proofErr w:type="gramEnd"/>
            <w:r w:rsidRPr="00D07157">
              <w:rPr>
                <w:rFonts w:ascii="Times New Roman" w:hAnsi="Times New Roman"/>
                <w:sz w:val="24"/>
                <w:szCs w:val="24"/>
              </w:rPr>
              <w:t>（指归档到组内及研究室的档）时，需填写此表。</w:t>
            </w:r>
          </w:p>
          <w:p w:rsidR="00255591" w:rsidRPr="00D07157" w:rsidRDefault="00255591" w:rsidP="00D436FE">
            <w:pPr>
              <w:rPr>
                <w:rFonts w:ascii="Times New Roman" w:hAnsi="Times New Roman"/>
                <w:sz w:val="24"/>
                <w:szCs w:val="24"/>
              </w:rPr>
            </w:pPr>
            <w:r w:rsidRPr="00D07157">
              <w:rPr>
                <w:rFonts w:ascii="Times New Roman" w:hAnsi="Times New Roman"/>
                <w:sz w:val="24"/>
                <w:szCs w:val="24"/>
              </w:rPr>
              <w:t>注</w:t>
            </w:r>
            <w:r w:rsidRPr="00D07157">
              <w:rPr>
                <w:rFonts w:ascii="Times New Roman" w:hAnsi="Times New Roman"/>
                <w:sz w:val="24"/>
                <w:szCs w:val="24"/>
              </w:rPr>
              <w:t>2</w:t>
            </w:r>
            <w:r w:rsidRPr="00D07157">
              <w:rPr>
                <w:rFonts w:ascii="Times New Roman" w:hAnsi="Times New Roman"/>
                <w:sz w:val="24"/>
                <w:szCs w:val="24"/>
              </w:rPr>
              <w:t>：当第一次归档时，</w:t>
            </w:r>
            <w:r w:rsidRPr="00D07157">
              <w:rPr>
                <w:rFonts w:ascii="Times New Roman" w:hAnsi="Times New Roman"/>
                <w:sz w:val="24"/>
                <w:szCs w:val="24"/>
              </w:rPr>
              <w:t>“</w:t>
            </w:r>
            <w:r w:rsidRPr="00D07157">
              <w:rPr>
                <w:rFonts w:ascii="Times New Roman" w:hAnsi="Times New Roman"/>
                <w:sz w:val="24"/>
                <w:szCs w:val="24"/>
              </w:rPr>
              <w:t>更改理由</w:t>
            </w:r>
            <w:r w:rsidRPr="00D07157">
              <w:rPr>
                <w:rFonts w:ascii="Times New Roman" w:hAnsi="Times New Roman"/>
                <w:sz w:val="24"/>
                <w:szCs w:val="24"/>
              </w:rPr>
              <w:t>”</w:t>
            </w:r>
            <w:r w:rsidRPr="00D07157">
              <w:rPr>
                <w:rFonts w:ascii="Times New Roman" w:hAnsi="Times New Roman"/>
                <w:sz w:val="24"/>
                <w:szCs w:val="24"/>
              </w:rPr>
              <w:t>、</w:t>
            </w:r>
            <w:r w:rsidRPr="00D07157">
              <w:rPr>
                <w:rFonts w:ascii="Times New Roman" w:hAnsi="Times New Roman"/>
                <w:sz w:val="24"/>
                <w:szCs w:val="24"/>
              </w:rPr>
              <w:t>“</w:t>
            </w:r>
            <w:r w:rsidRPr="00D07157">
              <w:rPr>
                <w:rFonts w:ascii="Times New Roman" w:hAnsi="Times New Roman"/>
                <w:sz w:val="24"/>
                <w:szCs w:val="24"/>
              </w:rPr>
              <w:t>主要更改内容</w:t>
            </w:r>
            <w:r w:rsidRPr="00D07157">
              <w:rPr>
                <w:rFonts w:ascii="Times New Roman" w:hAnsi="Times New Roman"/>
                <w:sz w:val="24"/>
                <w:szCs w:val="24"/>
              </w:rPr>
              <w:t>”</w:t>
            </w:r>
            <w:r w:rsidRPr="00D07157">
              <w:rPr>
                <w:rFonts w:ascii="Times New Roman" w:hAnsi="Times New Roman"/>
                <w:sz w:val="24"/>
                <w:szCs w:val="24"/>
              </w:rPr>
              <w:t>栏写</w:t>
            </w:r>
            <w:r w:rsidRPr="00D07157">
              <w:rPr>
                <w:rFonts w:ascii="Times New Roman" w:hAnsi="Times New Roman"/>
                <w:sz w:val="24"/>
                <w:szCs w:val="24"/>
              </w:rPr>
              <w:t>“</w:t>
            </w:r>
            <w:r w:rsidRPr="00D07157">
              <w:rPr>
                <w:rFonts w:ascii="Times New Roman" w:hAnsi="Times New Roman"/>
                <w:sz w:val="24"/>
                <w:szCs w:val="24"/>
              </w:rPr>
              <w:t>无</w:t>
            </w:r>
            <w:r w:rsidRPr="00D07157">
              <w:rPr>
                <w:rFonts w:ascii="Times New Roman" w:hAnsi="Times New Roman"/>
                <w:sz w:val="24"/>
                <w:szCs w:val="24"/>
              </w:rPr>
              <w:t>”</w:t>
            </w:r>
            <w:r w:rsidRPr="00D07157">
              <w:rPr>
                <w:rFonts w:ascii="Times New Roman" w:hAnsi="Times New Roman"/>
                <w:sz w:val="24"/>
                <w:szCs w:val="24"/>
              </w:rPr>
              <w:t>。</w:t>
            </w:r>
          </w:p>
        </w:tc>
      </w:tr>
    </w:tbl>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r w:rsidRPr="00D07157">
        <w:rPr>
          <w:rFonts w:ascii="Times New Roman" w:hAnsi="Times New Roman"/>
        </w:rPr>
        <w:t>修改列表：</w:t>
      </w: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rPr>
          <w:rFonts w:ascii="Times New Roman" w:hAnsi="Times New Roman"/>
        </w:rPr>
      </w:pPr>
      <w:r w:rsidRPr="00D07157">
        <w:rPr>
          <w:rFonts w:ascii="Times New Roman" w:hAnsi="Times New Roman"/>
        </w:rPr>
        <w:t>本文档的程序或内容受版权法的保护，未经中科院计算所的书面许可，不得擅自泄漏、拷贝或复制本文档资料的全部或部分。</w:t>
      </w:r>
    </w:p>
    <w:p w:rsidR="00255591" w:rsidRPr="00D07157" w:rsidRDefault="00255591" w:rsidP="00255591">
      <w:pPr>
        <w:rPr>
          <w:rFonts w:ascii="Times New Roman" w:hAnsi="Times New Roman"/>
        </w:rPr>
      </w:pPr>
      <w:r w:rsidRPr="00D07157">
        <w:rPr>
          <w:rFonts w:ascii="Times New Roman" w:hAnsi="Times New Roman"/>
        </w:rPr>
        <w:br w:type="page"/>
      </w:r>
    </w:p>
    <w:p w:rsidR="00255591" w:rsidRPr="00D07157" w:rsidRDefault="00255591" w:rsidP="00255591">
      <w:pPr>
        <w:pStyle w:val="TOC"/>
        <w:rPr>
          <w:rFonts w:ascii="Times New Roman" w:hAnsi="Times New Roman"/>
        </w:rPr>
      </w:pPr>
      <w:r w:rsidRPr="00D07157">
        <w:rPr>
          <w:rFonts w:ascii="Times New Roman"/>
        </w:rPr>
        <w:lastRenderedPageBreak/>
        <w:t>目录</w:t>
      </w:r>
    </w:p>
    <w:p w:rsidR="001530F2" w:rsidRDefault="006C15DF">
      <w:pPr>
        <w:pStyle w:val="10"/>
        <w:tabs>
          <w:tab w:val="left" w:pos="420"/>
          <w:tab w:val="right" w:leader="dot" w:pos="9736"/>
        </w:tabs>
        <w:rPr>
          <w:rFonts w:asciiTheme="minorHAnsi" w:eastAsiaTheme="minorEastAsia" w:hAnsiTheme="minorHAnsi" w:cstheme="minorBidi"/>
          <w:noProof/>
        </w:rPr>
      </w:pPr>
      <w:r w:rsidRPr="00D07157">
        <w:rPr>
          <w:rFonts w:ascii="Times New Roman" w:hAnsi="Times New Roman"/>
        </w:rPr>
        <w:fldChar w:fldCharType="begin"/>
      </w:r>
      <w:r w:rsidR="00255591" w:rsidRPr="00D07157">
        <w:rPr>
          <w:rFonts w:ascii="Times New Roman" w:hAnsi="Times New Roman"/>
        </w:rPr>
        <w:instrText xml:space="preserve"> TOC \o "1-4" \h \z \u </w:instrText>
      </w:r>
      <w:r w:rsidRPr="00D07157">
        <w:rPr>
          <w:rFonts w:ascii="Times New Roman" w:hAnsi="Times New Roman"/>
        </w:rPr>
        <w:fldChar w:fldCharType="separate"/>
      </w:r>
      <w:hyperlink w:anchor="_Toc387754529" w:history="1">
        <w:r w:rsidR="001530F2" w:rsidRPr="00050D4C">
          <w:rPr>
            <w:rStyle w:val="a6"/>
            <w:rFonts w:ascii="Times New Roman" w:hAnsi="Times New Roman"/>
            <w:noProof/>
          </w:rPr>
          <w:t>1.</w:t>
        </w:r>
        <w:r w:rsidR="001530F2">
          <w:rPr>
            <w:rFonts w:asciiTheme="minorHAnsi" w:eastAsiaTheme="minorEastAsia" w:hAnsiTheme="minorHAnsi" w:cstheme="minorBidi"/>
            <w:noProof/>
          </w:rPr>
          <w:tab/>
        </w:r>
        <w:r w:rsidR="001530F2" w:rsidRPr="00050D4C">
          <w:rPr>
            <w:rStyle w:val="a6"/>
            <w:rFonts w:ascii="Times New Roman" w:hAnsi="Times New Roman"/>
            <w:noProof/>
          </w:rPr>
          <w:t>CPRI</w:t>
        </w:r>
        <w:r w:rsidR="001530F2" w:rsidRPr="00050D4C">
          <w:rPr>
            <w:rStyle w:val="a6"/>
            <w:rFonts w:ascii="Times New Roman" w:hint="eastAsia"/>
            <w:noProof/>
          </w:rPr>
          <w:t>协议简介</w:t>
        </w:r>
        <w:r w:rsidR="001530F2">
          <w:rPr>
            <w:noProof/>
            <w:webHidden/>
          </w:rPr>
          <w:tab/>
        </w:r>
        <w:r>
          <w:rPr>
            <w:noProof/>
            <w:webHidden/>
          </w:rPr>
          <w:fldChar w:fldCharType="begin"/>
        </w:r>
        <w:r w:rsidR="001530F2">
          <w:rPr>
            <w:noProof/>
            <w:webHidden/>
          </w:rPr>
          <w:instrText xml:space="preserve"> PAGEREF _Toc387754529 \h </w:instrText>
        </w:r>
        <w:r>
          <w:rPr>
            <w:noProof/>
            <w:webHidden/>
          </w:rPr>
        </w:r>
        <w:r>
          <w:rPr>
            <w:noProof/>
            <w:webHidden/>
          </w:rPr>
          <w:fldChar w:fldCharType="separate"/>
        </w:r>
        <w:r w:rsidR="001530F2">
          <w:rPr>
            <w:noProof/>
            <w:webHidden/>
          </w:rPr>
          <w:t>4</w:t>
        </w:r>
        <w:r>
          <w:rPr>
            <w:noProof/>
            <w:webHidden/>
          </w:rPr>
          <w:fldChar w:fldCharType="end"/>
        </w:r>
      </w:hyperlink>
    </w:p>
    <w:p w:rsidR="001530F2" w:rsidRDefault="008550C4" w:rsidP="001530F2">
      <w:pPr>
        <w:pStyle w:val="20"/>
        <w:tabs>
          <w:tab w:val="left" w:pos="945"/>
          <w:tab w:val="right" w:leader="dot" w:pos="9736"/>
        </w:tabs>
        <w:rPr>
          <w:rFonts w:asciiTheme="minorHAnsi" w:eastAsiaTheme="minorEastAsia" w:hAnsiTheme="minorHAnsi" w:cstheme="minorBidi"/>
          <w:noProof/>
        </w:rPr>
      </w:pPr>
      <w:hyperlink w:anchor="_Toc387754530" w:history="1">
        <w:r w:rsidR="001530F2" w:rsidRPr="00050D4C">
          <w:rPr>
            <w:rStyle w:val="a6"/>
            <w:rFonts w:ascii="Times New Roman" w:hAnsi="Times New Roman"/>
            <w:noProof/>
          </w:rPr>
          <w:t>1.1</w:t>
        </w:r>
        <w:r w:rsidR="001530F2">
          <w:rPr>
            <w:rFonts w:asciiTheme="minorHAnsi" w:eastAsiaTheme="minorEastAsia" w:hAnsiTheme="minorHAnsi" w:cstheme="minorBidi"/>
            <w:noProof/>
          </w:rPr>
          <w:tab/>
        </w:r>
        <w:r w:rsidR="001530F2" w:rsidRPr="00050D4C">
          <w:rPr>
            <w:rStyle w:val="a6"/>
            <w:rFonts w:ascii="Times New Roman" w:hAnsi="Times New Roman"/>
            <w:noProof/>
          </w:rPr>
          <w:t>CPRI</w:t>
        </w:r>
        <w:r w:rsidR="001530F2" w:rsidRPr="00050D4C">
          <w:rPr>
            <w:rStyle w:val="a6"/>
            <w:rFonts w:ascii="Times New Roman" w:hint="eastAsia"/>
            <w:noProof/>
          </w:rPr>
          <w:t>协议框架</w:t>
        </w:r>
        <w:r w:rsidR="001530F2">
          <w:rPr>
            <w:noProof/>
            <w:webHidden/>
          </w:rPr>
          <w:tab/>
        </w:r>
        <w:r w:rsidR="006C15DF">
          <w:rPr>
            <w:noProof/>
            <w:webHidden/>
          </w:rPr>
          <w:fldChar w:fldCharType="begin"/>
        </w:r>
        <w:r w:rsidR="001530F2">
          <w:rPr>
            <w:noProof/>
            <w:webHidden/>
          </w:rPr>
          <w:instrText xml:space="preserve"> PAGEREF _Toc387754530 \h </w:instrText>
        </w:r>
        <w:r w:rsidR="006C15DF">
          <w:rPr>
            <w:noProof/>
            <w:webHidden/>
          </w:rPr>
        </w:r>
        <w:r w:rsidR="006C15DF">
          <w:rPr>
            <w:noProof/>
            <w:webHidden/>
          </w:rPr>
          <w:fldChar w:fldCharType="separate"/>
        </w:r>
        <w:r w:rsidR="001530F2">
          <w:rPr>
            <w:noProof/>
            <w:webHidden/>
          </w:rPr>
          <w:t>4</w:t>
        </w:r>
        <w:r w:rsidR="006C15DF">
          <w:rPr>
            <w:noProof/>
            <w:webHidden/>
          </w:rPr>
          <w:fldChar w:fldCharType="end"/>
        </w:r>
      </w:hyperlink>
    </w:p>
    <w:p w:rsidR="001530F2" w:rsidRDefault="008550C4" w:rsidP="001530F2">
      <w:pPr>
        <w:pStyle w:val="20"/>
        <w:tabs>
          <w:tab w:val="left" w:pos="945"/>
          <w:tab w:val="right" w:leader="dot" w:pos="9736"/>
        </w:tabs>
        <w:rPr>
          <w:rFonts w:asciiTheme="minorHAnsi" w:eastAsiaTheme="minorEastAsia" w:hAnsiTheme="minorHAnsi" w:cstheme="minorBidi"/>
          <w:noProof/>
        </w:rPr>
      </w:pPr>
      <w:hyperlink w:anchor="_Toc387754531" w:history="1">
        <w:r w:rsidR="001530F2" w:rsidRPr="00050D4C">
          <w:rPr>
            <w:rStyle w:val="a6"/>
            <w:rFonts w:ascii="Times New Roman" w:hAnsi="Times New Roman"/>
            <w:noProof/>
          </w:rPr>
          <w:t>1.2</w:t>
        </w:r>
        <w:r w:rsidR="001530F2">
          <w:rPr>
            <w:rFonts w:asciiTheme="minorHAnsi" w:eastAsiaTheme="minorEastAsia" w:hAnsiTheme="minorHAnsi" w:cstheme="minorBidi"/>
            <w:noProof/>
          </w:rPr>
          <w:tab/>
        </w:r>
        <w:r w:rsidR="001530F2" w:rsidRPr="00050D4C">
          <w:rPr>
            <w:rStyle w:val="a6"/>
            <w:rFonts w:ascii="Times New Roman" w:hAnsi="Times New Roman"/>
            <w:noProof/>
          </w:rPr>
          <w:t>CPRI</w:t>
        </w:r>
        <w:r w:rsidR="001530F2" w:rsidRPr="00050D4C">
          <w:rPr>
            <w:rStyle w:val="a6"/>
            <w:rFonts w:ascii="Times New Roman" w:hint="eastAsia"/>
            <w:noProof/>
          </w:rPr>
          <w:t>帧结构</w:t>
        </w:r>
        <w:r w:rsidR="001530F2">
          <w:rPr>
            <w:noProof/>
            <w:webHidden/>
          </w:rPr>
          <w:tab/>
        </w:r>
        <w:r w:rsidR="006C15DF">
          <w:rPr>
            <w:noProof/>
            <w:webHidden/>
          </w:rPr>
          <w:fldChar w:fldCharType="begin"/>
        </w:r>
        <w:r w:rsidR="001530F2">
          <w:rPr>
            <w:noProof/>
            <w:webHidden/>
          </w:rPr>
          <w:instrText xml:space="preserve"> PAGEREF _Toc387754531 \h </w:instrText>
        </w:r>
        <w:r w:rsidR="006C15DF">
          <w:rPr>
            <w:noProof/>
            <w:webHidden/>
          </w:rPr>
        </w:r>
        <w:r w:rsidR="006C15DF">
          <w:rPr>
            <w:noProof/>
            <w:webHidden/>
          </w:rPr>
          <w:fldChar w:fldCharType="separate"/>
        </w:r>
        <w:r w:rsidR="001530F2">
          <w:rPr>
            <w:noProof/>
            <w:webHidden/>
          </w:rPr>
          <w:t>4</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32" w:history="1">
        <w:r w:rsidR="001530F2" w:rsidRPr="00050D4C">
          <w:rPr>
            <w:rStyle w:val="a6"/>
            <w:rFonts w:ascii="Times New Roman" w:hAnsi="Times New Roman"/>
            <w:noProof/>
          </w:rPr>
          <w:t>1.2.1</w:t>
        </w:r>
        <w:r w:rsidR="001530F2">
          <w:rPr>
            <w:rFonts w:asciiTheme="minorHAnsi" w:eastAsiaTheme="minorEastAsia" w:hAnsiTheme="minorHAnsi" w:cstheme="minorBidi"/>
            <w:noProof/>
          </w:rPr>
          <w:tab/>
        </w:r>
        <w:r w:rsidR="001530F2" w:rsidRPr="00050D4C">
          <w:rPr>
            <w:rStyle w:val="a6"/>
            <w:rFonts w:ascii="Times New Roman" w:hAnsi="Times New Roman"/>
            <w:noProof/>
          </w:rPr>
          <w:t>CPRI</w:t>
        </w:r>
        <w:r w:rsidR="001530F2" w:rsidRPr="00050D4C">
          <w:rPr>
            <w:rStyle w:val="a6"/>
            <w:rFonts w:ascii="Times New Roman" w:hint="eastAsia"/>
            <w:noProof/>
          </w:rPr>
          <w:t>基本帧</w:t>
        </w:r>
        <w:r w:rsidR="001530F2">
          <w:rPr>
            <w:noProof/>
            <w:webHidden/>
          </w:rPr>
          <w:tab/>
        </w:r>
        <w:r w:rsidR="006C15DF">
          <w:rPr>
            <w:noProof/>
            <w:webHidden/>
          </w:rPr>
          <w:fldChar w:fldCharType="begin"/>
        </w:r>
        <w:r w:rsidR="001530F2">
          <w:rPr>
            <w:noProof/>
            <w:webHidden/>
          </w:rPr>
          <w:instrText xml:space="preserve"> PAGEREF _Toc387754532 \h </w:instrText>
        </w:r>
        <w:r w:rsidR="006C15DF">
          <w:rPr>
            <w:noProof/>
            <w:webHidden/>
          </w:rPr>
        </w:r>
        <w:r w:rsidR="006C15DF">
          <w:rPr>
            <w:noProof/>
            <w:webHidden/>
          </w:rPr>
          <w:fldChar w:fldCharType="separate"/>
        </w:r>
        <w:r w:rsidR="001530F2">
          <w:rPr>
            <w:noProof/>
            <w:webHidden/>
          </w:rPr>
          <w:t>5</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33" w:history="1">
        <w:r w:rsidR="001530F2" w:rsidRPr="00050D4C">
          <w:rPr>
            <w:rStyle w:val="a6"/>
            <w:rFonts w:ascii="Times New Roman" w:hAnsi="Times New Roman"/>
            <w:noProof/>
          </w:rPr>
          <w:t>1.2.2</w:t>
        </w:r>
        <w:r w:rsidR="001530F2">
          <w:rPr>
            <w:rFonts w:asciiTheme="minorHAnsi" w:eastAsiaTheme="minorEastAsia" w:hAnsiTheme="minorHAnsi" w:cstheme="minorBidi"/>
            <w:noProof/>
          </w:rPr>
          <w:tab/>
        </w:r>
        <w:r w:rsidR="001530F2" w:rsidRPr="00050D4C">
          <w:rPr>
            <w:rStyle w:val="a6"/>
            <w:rFonts w:ascii="Times New Roman" w:hint="eastAsia"/>
            <w:noProof/>
          </w:rPr>
          <w:t>超帧控制字</w:t>
        </w:r>
        <w:r w:rsidR="001530F2">
          <w:rPr>
            <w:noProof/>
            <w:webHidden/>
          </w:rPr>
          <w:tab/>
        </w:r>
        <w:r w:rsidR="006C15DF">
          <w:rPr>
            <w:noProof/>
            <w:webHidden/>
          </w:rPr>
          <w:fldChar w:fldCharType="begin"/>
        </w:r>
        <w:r w:rsidR="001530F2">
          <w:rPr>
            <w:noProof/>
            <w:webHidden/>
          </w:rPr>
          <w:instrText xml:space="preserve"> PAGEREF _Toc387754533 \h </w:instrText>
        </w:r>
        <w:r w:rsidR="006C15DF">
          <w:rPr>
            <w:noProof/>
            <w:webHidden/>
          </w:rPr>
        </w:r>
        <w:r w:rsidR="006C15DF">
          <w:rPr>
            <w:noProof/>
            <w:webHidden/>
          </w:rPr>
          <w:fldChar w:fldCharType="separate"/>
        </w:r>
        <w:r w:rsidR="001530F2">
          <w:rPr>
            <w:noProof/>
            <w:webHidden/>
          </w:rPr>
          <w:t>6</w:t>
        </w:r>
        <w:r w:rsidR="006C15DF">
          <w:rPr>
            <w:noProof/>
            <w:webHidden/>
          </w:rPr>
          <w:fldChar w:fldCharType="end"/>
        </w:r>
      </w:hyperlink>
    </w:p>
    <w:p w:rsidR="001530F2" w:rsidRDefault="008550C4">
      <w:pPr>
        <w:pStyle w:val="10"/>
        <w:tabs>
          <w:tab w:val="left" w:pos="420"/>
          <w:tab w:val="right" w:leader="dot" w:pos="9736"/>
        </w:tabs>
        <w:rPr>
          <w:rFonts w:asciiTheme="minorHAnsi" w:eastAsiaTheme="minorEastAsia" w:hAnsiTheme="minorHAnsi" w:cstheme="minorBidi"/>
          <w:noProof/>
        </w:rPr>
      </w:pPr>
      <w:hyperlink w:anchor="_Toc387754534" w:history="1">
        <w:r w:rsidR="001530F2" w:rsidRPr="00050D4C">
          <w:rPr>
            <w:rStyle w:val="a6"/>
            <w:rFonts w:ascii="Times New Roman" w:hAnsi="Times New Roman"/>
            <w:noProof/>
          </w:rPr>
          <w:t>2.</w:t>
        </w:r>
        <w:r w:rsidR="001530F2">
          <w:rPr>
            <w:rFonts w:asciiTheme="minorHAnsi" w:eastAsiaTheme="minorEastAsia" w:hAnsiTheme="minorHAnsi" w:cstheme="minorBidi"/>
            <w:noProof/>
          </w:rPr>
          <w:tab/>
        </w:r>
        <w:r w:rsidR="001530F2" w:rsidRPr="00050D4C">
          <w:rPr>
            <w:rStyle w:val="a6"/>
            <w:rFonts w:ascii="Times New Roman" w:hint="eastAsia"/>
            <w:noProof/>
          </w:rPr>
          <w:t>下行链路设计</w:t>
        </w:r>
        <w:r w:rsidR="001530F2">
          <w:rPr>
            <w:noProof/>
            <w:webHidden/>
          </w:rPr>
          <w:tab/>
        </w:r>
        <w:r w:rsidR="006C15DF">
          <w:rPr>
            <w:noProof/>
            <w:webHidden/>
          </w:rPr>
          <w:fldChar w:fldCharType="begin"/>
        </w:r>
        <w:r w:rsidR="001530F2">
          <w:rPr>
            <w:noProof/>
            <w:webHidden/>
          </w:rPr>
          <w:instrText xml:space="preserve"> PAGEREF _Toc387754534 \h </w:instrText>
        </w:r>
        <w:r w:rsidR="006C15DF">
          <w:rPr>
            <w:noProof/>
            <w:webHidden/>
          </w:rPr>
        </w:r>
        <w:r w:rsidR="006C15DF">
          <w:rPr>
            <w:noProof/>
            <w:webHidden/>
          </w:rPr>
          <w:fldChar w:fldCharType="separate"/>
        </w:r>
        <w:r w:rsidR="001530F2">
          <w:rPr>
            <w:noProof/>
            <w:webHidden/>
          </w:rPr>
          <w:t>7</w:t>
        </w:r>
        <w:r w:rsidR="006C15DF">
          <w:rPr>
            <w:noProof/>
            <w:webHidden/>
          </w:rPr>
          <w:fldChar w:fldCharType="end"/>
        </w:r>
      </w:hyperlink>
    </w:p>
    <w:p w:rsidR="001530F2" w:rsidRDefault="008550C4" w:rsidP="001530F2">
      <w:pPr>
        <w:pStyle w:val="20"/>
        <w:tabs>
          <w:tab w:val="left" w:pos="945"/>
          <w:tab w:val="right" w:leader="dot" w:pos="9736"/>
        </w:tabs>
        <w:rPr>
          <w:rFonts w:asciiTheme="minorHAnsi" w:eastAsiaTheme="minorEastAsia" w:hAnsiTheme="minorHAnsi" w:cstheme="minorBidi"/>
          <w:noProof/>
        </w:rPr>
      </w:pPr>
      <w:hyperlink w:anchor="_Toc387754535" w:history="1">
        <w:r w:rsidR="001530F2" w:rsidRPr="00050D4C">
          <w:rPr>
            <w:rStyle w:val="a6"/>
            <w:rFonts w:ascii="Times New Roman" w:hAnsi="Times New Roman"/>
            <w:noProof/>
          </w:rPr>
          <w:t>2.1</w:t>
        </w:r>
        <w:r w:rsidR="001530F2">
          <w:rPr>
            <w:rFonts w:asciiTheme="minorHAnsi" w:eastAsiaTheme="minorEastAsia" w:hAnsiTheme="minorHAnsi" w:cstheme="minorBidi"/>
            <w:noProof/>
          </w:rPr>
          <w:tab/>
        </w:r>
        <w:r w:rsidR="001530F2" w:rsidRPr="00050D4C">
          <w:rPr>
            <w:rStyle w:val="a6"/>
            <w:rFonts w:ascii="Times New Roman" w:hAnsi="Times New Roman"/>
            <w:noProof/>
          </w:rPr>
          <w:t>LISU</w:t>
        </w:r>
        <w:r w:rsidR="001530F2" w:rsidRPr="00050D4C">
          <w:rPr>
            <w:rStyle w:val="a6"/>
            <w:rFonts w:ascii="Times New Roman" w:hint="eastAsia"/>
            <w:noProof/>
          </w:rPr>
          <w:t>传输信号格式</w:t>
        </w:r>
        <w:r w:rsidR="001530F2">
          <w:rPr>
            <w:noProof/>
            <w:webHidden/>
          </w:rPr>
          <w:tab/>
        </w:r>
        <w:r w:rsidR="006C15DF">
          <w:rPr>
            <w:noProof/>
            <w:webHidden/>
          </w:rPr>
          <w:fldChar w:fldCharType="begin"/>
        </w:r>
        <w:r w:rsidR="001530F2">
          <w:rPr>
            <w:noProof/>
            <w:webHidden/>
          </w:rPr>
          <w:instrText xml:space="preserve"> PAGEREF _Toc387754535 \h </w:instrText>
        </w:r>
        <w:r w:rsidR="006C15DF">
          <w:rPr>
            <w:noProof/>
            <w:webHidden/>
          </w:rPr>
        </w:r>
        <w:r w:rsidR="006C15DF">
          <w:rPr>
            <w:noProof/>
            <w:webHidden/>
          </w:rPr>
          <w:fldChar w:fldCharType="separate"/>
        </w:r>
        <w:r w:rsidR="001530F2">
          <w:rPr>
            <w:noProof/>
            <w:webHidden/>
          </w:rPr>
          <w:t>7</w:t>
        </w:r>
        <w:r w:rsidR="006C15DF">
          <w:rPr>
            <w:noProof/>
            <w:webHidden/>
          </w:rPr>
          <w:fldChar w:fldCharType="end"/>
        </w:r>
      </w:hyperlink>
    </w:p>
    <w:p w:rsidR="001530F2" w:rsidRDefault="008550C4">
      <w:pPr>
        <w:pStyle w:val="20"/>
        <w:tabs>
          <w:tab w:val="right" w:leader="dot" w:pos="9736"/>
        </w:tabs>
        <w:rPr>
          <w:rFonts w:asciiTheme="minorHAnsi" w:eastAsiaTheme="minorEastAsia" w:hAnsiTheme="minorHAnsi" w:cstheme="minorBidi"/>
          <w:noProof/>
        </w:rPr>
      </w:pPr>
      <w:hyperlink w:anchor="_Toc387754536" w:history="1">
        <w:r w:rsidR="001530F2" w:rsidRPr="00050D4C">
          <w:rPr>
            <w:rStyle w:val="a6"/>
            <w:rFonts w:ascii="Times New Roman" w:hAnsi="Times New Roman"/>
            <w:noProof/>
          </w:rPr>
          <w:t>2.2  RapidIO</w:t>
        </w:r>
        <w:r w:rsidR="001530F2" w:rsidRPr="00050D4C">
          <w:rPr>
            <w:rStyle w:val="a6"/>
            <w:rFonts w:ascii="Times New Roman" w:hint="eastAsia"/>
            <w:noProof/>
          </w:rPr>
          <w:t>接口定义</w:t>
        </w:r>
        <w:r w:rsidR="001530F2">
          <w:rPr>
            <w:noProof/>
            <w:webHidden/>
          </w:rPr>
          <w:tab/>
        </w:r>
        <w:r w:rsidR="006C15DF">
          <w:rPr>
            <w:noProof/>
            <w:webHidden/>
          </w:rPr>
          <w:fldChar w:fldCharType="begin"/>
        </w:r>
        <w:r w:rsidR="001530F2">
          <w:rPr>
            <w:noProof/>
            <w:webHidden/>
          </w:rPr>
          <w:instrText xml:space="preserve"> PAGEREF _Toc387754536 \h </w:instrText>
        </w:r>
        <w:r w:rsidR="006C15DF">
          <w:rPr>
            <w:noProof/>
            <w:webHidden/>
          </w:rPr>
        </w:r>
        <w:r w:rsidR="006C15DF">
          <w:rPr>
            <w:noProof/>
            <w:webHidden/>
          </w:rPr>
          <w:fldChar w:fldCharType="separate"/>
        </w:r>
        <w:r w:rsidR="001530F2">
          <w:rPr>
            <w:noProof/>
            <w:webHidden/>
          </w:rPr>
          <w:t>8</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37" w:history="1">
        <w:r w:rsidR="001530F2" w:rsidRPr="00050D4C">
          <w:rPr>
            <w:rStyle w:val="a6"/>
            <w:rFonts w:ascii="Times New Roman" w:hAnsi="Times New Roman"/>
            <w:noProof/>
          </w:rPr>
          <w:t>2.2.1  RapidIO</w:t>
        </w:r>
        <w:r w:rsidR="001530F2" w:rsidRPr="00050D4C">
          <w:rPr>
            <w:rStyle w:val="a6"/>
            <w:rFonts w:ascii="Times New Roman" w:hint="eastAsia"/>
            <w:noProof/>
          </w:rPr>
          <w:t>帧格式</w:t>
        </w:r>
        <w:r w:rsidR="001530F2">
          <w:rPr>
            <w:noProof/>
            <w:webHidden/>
          </w:rPr>
          <w:tab/>
        </w:r>
        <w:r w:rsidR="006C15DF">
          <w:rPr>
            <w:noProof/>
            <w:webHidden/>
          </w:rPr>
          <w:fldChar w:fldCharType="begin"/>
        </w:r>
        <w:r w:rsidR="001530F2">
          <w:rPr>
            <w:noProof/>
            <w:webHidden/>
          </w:rPr>
          <w:instrText xml:space="preserve"> PAGEREF _Toc387754537 \h </w:instrText>
        </w:r>
        <w:r w:rsidR="006C15DF">
          <w:rPr>
            <w:noProof/>
            <w:webHidden/>
          </w:rPr>
        </w:r>
        <w:r w:rsidR="006C15DF">
          <w:rPr>
            <w:noProof/>
            <w:webHidden/>
          </w:rPr>
          <w:fldChar w:fldCharType="separate"/>
        </w:r>
        <w:r w:rsidR="001530F2">
          <w:rPr>
            <w:noProof/>
            <w:webHidden/>
          </w:rPr>
          <w:t>8</w:t>
        </w:r>
        <w:r w:rsidR="006C15DF">
          <w:rPr>
            <w:noProof/>
            <w:webHidden/>
          </w:rPr>
          <w:fldChar w:fldCharType="end"/>
        </w:r>
      </w:hyperlink>
    </w:p>
    <w:p w:rsidR="001530F2" w:rsidRDefault="008550C4">
      <w:pPr>
        <w:pStyle w:val="20"/>
        <w:tabs>
          <w:tab w:val="right" w:leader="dot" w:pos="9736"/>
        </w:tabs>
        <w:rPr>
          <w:rFonts w:asciiTheme="minorHAnsi" w:eastAsiaTheme="minorEastAsia" w:hAnsiTheme="minorHAnsi" w:cstheme="minorBidi"/>
          <w:noProof/>
        </w:rPr>
      </w:pPr>
      <w:hyperlink w:anchor="_Toc387754538" w:history="1">
        <w:r w:rsidR="001530F2" w:rsidRPr="00050D4C">
          <w:rPr>
            <w:rStyle w:val="a6"/>
            <w:rFonts w:ascii="Times New Roman" w:hAnsi="Times New Roman"/>
            <w:noProof/>
          </w:rPr>
          <w:t>2.3  CPRI</w:t>
        </w:r>
        <w:r w:rsidR="001530F2" w:rsidRPr="00050D4C">
          <w:rPr>
            <w:rStyle w:val="a6"/>
            <w:rFonts w:ascii="Times New Roman" w:hAnsi="Times New Roman" w:hint="eastAsia"/>
            <w:noProof/>
          </w:rPr>
          <w:t>板卡程序设计</w:t>
        </w:r>
        <w:r w:rsidR="001530F2">
          <w:rPr>
            <w:noProof/>
            <w:webHidden/>
          </w:rPr>
          <w:tab/>
        </w:r>
        <w:r w:rsidR="006C15DF">
          <w:rPr>
            <w:noProof/>
            <w:webHidden/>
          </w:rPr>
          <w:fldChar w:fldCharType="begin"/>
        </w:r>
        <w:r w:rsidR="001530F2">
          <w:rPr>
            <w:noProof/>
            <w:webHidden/>
          </w:rPr>
          <w:instrText xml:space="preserve"> PAGEREF _Toc387754538 \h </w:instrText>
        </w:r>
        <w:r w:rsidR="006C15DF">
          <w:rPr>
            <w:noProof/>
            <w:webHidden/>
          </w:rPr>
        </w:r>
        <w:r w:rsidR="006C15DF">
          <w:rPr>
            <w:noProof/>
            <w:webHidden/>
          </w:rPr>
          <w:fldChar w:fldCharType="separate"/>
        </w:r>
        <w:r w:rsidR="001530F2">
          <w:rPr>
            <w:noProof/>
            <w:webHidden/>
          </w:rPr>
          <w:t>10</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39" w:history="1">
        <w:r w:rsidR="001530F2" w:rsidRPr="00050D4C">
          <w:rPr>
            <w:rStyle w:val="a6"/>
            <w:noProof/>
          </w:rPr>
          <w:t xml:space="preserve">2.3.1 </w:t>
        </w:r>
        <w:r w:rsidR="001530F2" w:rsidRPr="00050D4C">
          <w:rPr>
            <w:rStyle w:val="a6"/>
            <w:rFonts w:hint="eastAsia"/>
            <w:noProof/>
          </w:rPr>
          <w:t>实时性传输的</w:t>
        </w:r>
        <w:r w:rsidR="001530F2" w:rsidRPr="00050D4C">
          <w:rPr>
            <w:rStyle w:val="a6"/>
            <w:noProof/>
          </w:rPr>
          <w:t>CPRI</w:t>
        </w:r>
        <w:r w:rsidR="001530F2" w:rsidRPr="00050D4C">
          <w:rPr>
            <w:rStyle w:val="a6"/>
            <w:rFonts w:hint="eastAsia"/>
            <w:noProof/>
          </w:rPr>
          <w:t>板卡程序设计</w:t>
        </w:r>
        <w:r w:rsidR="001530F2">
          <w:rPr>
            <w:noProof/>
            <w:webHidden/>
          </w:rPr>
          <w:tab/>
        </w:r>
        <w:r w:rsidR="006C15DF">
          <w:rPr>
            <w:noProof/>
            <w:webHidden/>
          </w:rPr>
          <w:fldChar w:fldCharType="begin"/>
        </w:r>
        <w:r w:rsidR="001530F2">
          <w:rPr>
            <w:noProof/>
            <w:webHidden/>
          </w:rPr>
          <w:instrText xml:space="preserve"> PAGEREF _Toc387754539 \h </w:instrText>
        </w:r>
        <w:r w:rsidR="006C15DF">
          <w:rPr>
            <w:noProof/>
            <w:webHidden/>
          </w:rPr>
        </w:r>
        <w:r w:rsidR="006C15DF">
          <w:rPr>
            <w:noProof/>
            <w:webHidden/>
          </w:rPr>
          <w:fldChar w:fldCharType="separate"/>
        </w:r>
        <w:r w:rsidR="001530F2">
          <w:rPr>
            <w:noProof/>
            <w:webHidden/>
          </w:rPr>
          <w:t>10</w:t>
        </w:r>
        <w:r w:rsidR="006C15DF">
          <w:rPr>
            <w:noProof/>
            <w:webHidden/>
          </w:rPr>
          <w:fldChar w:fldCharType="end"/>
        </w:r>
      </w:hyperlink>
    </w:p>
    <w:p w:rsidR="001530F2" w:rsidRDefault="008550C4">
      <w:pPr>
        <w:pStyle w:val="40"/>
        <w:rPr>
          <w:rFonts w:asciiTheme="minorHAnsi" w:eastAsiaTheme="minorEastAsia" w:hAnsiTheme="minorHAnsi" w:cstheme="minorBidi"/>
          <w:noProof/>
        </w:rPr>
      </w:pPr>
      <w:hyperlink w:anchor="_Toc387754540" w:history="1">
        <w:r w:rsidR="001530F2" w:rsidRPr="00050D4C">
          <w:rPr>
            <w:rStyle w:val="a6"/>
            <w:rFonts w:ascii="Times New Roman" w:hAnsi="Times New Roman"/>
            <w:noProof/>
          </w:rPr>
          <w:t>2.3.1.1  SRIO</w:t>
        </w:r>
        <w:r w:rsidR="001530F2" w:rsidRPr="00050D4C">
          <w:rPr>
            <w:rStyle w:val="a6"/>
            <w:rFonts w:ascii="Times New Roman" w:hAnsi="Times New Roman" w:hint="eastAsia"/>
            <w:noProof/>
          </w:rPr>
          <w:t>解帧器设计</w:t>
        </w:r>
        <w:r w:rsidR="001530F2">
          <w:rPr>
            <w:noProof/>
            <w:webHidden/>
          </w:rPr>
          <w:tab/>
        </w:r>
        <w:r w:rsidR="006C15DF">
          <w:rPr>
            <w:noProof/>
            <w:webHidden/>
          </w:rPr>
          <w:fldChar w:fldCharType="begin"/>
        </w:r>
        <w:r w:rsidR="001530F2">
          <w:rPr>
            <w:noProof/>
            <w:webHidden/>
          </w:rPr>
          <w:instrText xml:space="preserve"> PAGEREF _Toc387754540 \h </w:instrText>
        </w:r>
        <w:r w:rsidR="006C15DF">
          <w:rPr>
            <w:noProof/>
            <w:webHidden/>
          </w:rPr>
        </w:r>
        <w:r w:rsidR="006C15DF">
          <w:rPr>
            <w:noProof/>
            <w:webHidden/>
          </w:rPr>
          <w:fldChar w:fldCharType="separate"/>
        </w:r>
        <w:r w:rsidR="001530F2">
          <w:rPr>
            <w:noProof/>
            <w:webHidden/>
          </w:rPr>
          <w:t>11</w:t>
        </w:r>
        <w:r w:rsidR="006C15DF">
          <w:rPr>
            <w:noProof/>
            <w:webHidden/>
          </w:rPr>
          <w:fldChar w:fldCharType="end"/>
        </w:r>
      </w:hyperlink>
    </w:p>
    <w:p w:rsidR="001530F2" w:rsidRDefault="008550C4">
      <w:pPr>
        <w:pStyle w:val="40"/>
        <w:rPr>
          <w:rFonts w:asciiTheme="minorHAnsi" w:eastAsiaTheme="minorEastAsia" w:hAnsiTheme="minorHAnsi" w:cstheme="minorBidi"/>
          <w:noProof/>
        </w:rPr>
      </w:pPr>
      <w:hyperlink w:anchor="_Toc387754541" w:history="1">
        <w:r w:rsidR="001530F2" w:rsidRPr="00050D4C">
          <w:rPr>
            <w:rStyle w:val="a6"/>
            <w:noProof/>
          </w:rPr>
          <w:t xml:space="preserve">2.3.1.2  </w:t>
        </w:r>
        <w:r w:rsidR="001530F2" w:rsidRPr="00050D4C">
          <w:rPr>
            <w:rStyle w:val="a6"/>
            <w:rFonts w:hint="eastAsia"/>
            <w:noProof/>
          </w:rPr>
          <w:t>下行缓冲器设计</w:t>
        </w:r>
        <w:r w:rsidR="001530F2">
          <w:rPr>
            <w:noProof/>
            <w:webHidden/>
          </w:rPr>
          <w:tab/>
        </w:r>
        <w:r w:rsidR="006C15DF">
          <w:rPr>
            <w:noProof/>
            <w:webHidden/>
          </w:rPr>
          <w:fldChar w:fldCharType="begin"/>
        </w:r>
        <w:r w:rsidR="001530F2">
          <w:rPr>
            <w:noProof/>
            <w:webHidden/>
          </w:rPr>
          <w:instrText xml:space="preserve"> PAGEREF _Toc387754541 \h </w:instrText>
        </w:r>
        <w:r w:rsidR="006C15DF">
          <w:rPr>
            <w:noProof/>
            <w:webHidden/>
          </w:rPr>
        </w:r>
        <w:r w:rsidR="006C15DF">
          <w:rPr>
            <w:noProof/>
            <w:webHidden/>
          </w:rPr>
          <w:fldChar w:fldCharType="separate"/>
        </w:r>
        <w:r w:rsidR="001530F2">
          <w:rPr>
            <w:noProof/>
            <w:webHidden/>
          </w:rPr>
          <w:t>11</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42" w:history="1">
        <w:r w:rsidR="001530F2" w:rsidRPr="00050D4C">
          <w:rPr>
            <w:rStyle w:val="a6"/>
            <w:noProof/>
          </w:rPr>
          <w:t xml:space="preserve">2.3.2  </w:t>
        </w:r>
        <w:r w:rsidR="001530F2" w:rsidRPr="00050D4C">
          <w:rPr>
            <w:rStyle w:val="a6"/>
            <w:rFonts w:ascii="Times New Roman" w:hAnsi="Times New Roman"/>
            <w:noProof/>
          </w:rPr>
          <w:t>1.5ms</w:t>
        </w:r>
        <w:r w:rsidR="001530F2" w:rsidRPr="00050D4C">
          <w:rPr>
            <w:rStyle w:val="a6"/>
            <w:rFonts w:hint="eastAsia"/>
            <w:noProof/>
          </w:rPr>
          <w:t>传输一次</w:t>
        </w:r>
        <w:r w:rsidR="001530F2" w:rsidRPr="00050D4C">
          <w:rPr>
            <w:rStyle w:val="a6"/>
            <w:noProof/>
          </w:rPr>
          <w:t>IQ</w:t>
        </w:r>
        <w:r w:rsidR="001530F2" w:rsidRPr="00050D4C">
          <w:rPr>
            <w:rStyle w:val="a6"/>
            <w:rFonts w:hint="eastAsia"/>
            <w:noProof/>
          </w:rPr>
          <w:t>数据的</w:t>
        </w:r>
        <w:r w:rsidR="001530F2" w:rsidRPr="00050D4C">
          <w:rPr>
            <w:rStyle w:val="a6"/>
            <w:noProof/>
          </w:rPr>
          <w:t>CPRI</w:t>
        </w:r>
        <w:r w:rsidR="001530F2" w:rsidRPr="00050D4C">
          <w:rPr>
            <w:rStyle w:val="a6"/>
            <w:rFonts w:hint="eastAsia"/>
            <w:noProof/>
          </w:rPr>
          <w:t>板卡程序设计</w:t>
        </w:r>
        <w:r w:rsidR="001530F2">
          <w:rPr>
            <w:noProof/>
            <w:webHidden/>
          </w:rPr>
          <w:tab/>
        </w:r>
        <w:r w:rsidR="006C15DF">
          <w:rPr>
            <w:noProof/>
            <w:webHidden/>
          </w:rPr>
          <w:fldChar w:fldCharType="begin"/>
        </w:r>
        <w:r w:rsidR="001530F2">
          <w:rPr>
            <w:noProof/>
            <w:webHidden/>
          </w:rPr>
          <w:instrText xml:space="preserve"> PAGEREF _Toc387754542 \h </w:instrText>
        </w:r>
        <w:r w:rsidR="006C15DF">
          <w:rPr>
            <w:noProof/>
            <w:webHidden/>
          </w:rPr>
        </w:r>
        <w:r w:rsidR="006C15DF">
          <w:rPr>
            <w:noProof/>
            <w:webHidden/>
          </w:rPr>
          <w:fldChar w:fldCharType="separate"/>
        </w:r>
        <w:r w:rsidR="001530F2">
          <w:rPr>
            <w:noProof/>
            <w:webHidden/>
          </w:rPr>
          <w:t>14</w:t>
        </w:r>
        <w:r w:rsidR="006C15DF">
          <w:rPr>
            <w:noProof/>
            <w:webHidden/>
          </w:rPr>
          <w:fldChar w:fldCharType="end"/>
        </w:r>
      </w:hyperlink>
    </w:p>
    <w:p w:rsidR="001530F2" w:rsidRDefault="008550C4">
      <w:pPr>
        <w:pStyle w:val="40"/>
        <w:rPr>
          <w:rFonts w:asciiTheme="minorHAnsi" w:eastAsiaTheme="minorEastAsia" w:hAnsiTheme="minorHAnsi" w:cstheme="minorBidi"/>
          <w:noProof/>
        </w:rPr>
      </w:pPr>
      <w:hyperlink w:anchor="_Toc387754543" w:history="1">
        <w:r w:rsidR="001530F2" w:rsidRPr="00050D4C">
          <w:rPr>
            <w:rStyle w:val="a6"/>
            <w:noProof/>
          </w:rPr>
          <w:t xml:space="preserve">2.3.2.1  </w:t>
        </w:r>
        <w:r w:rsidR="001530F2" w:rsidRPr="00050D4C">
          <w:rPr>
            <w:rStyle w:val="a6"/>
            <w:rFonts w:ascii="Times New Roman" w:hAnsi="Times New Roman"/>
            <w:noProof/>
          </w:rPr>
          <w:t>SRIO</w:t>
        </w:r>
        <w:r w:rsidR="001530F2" w:rsidRPr="00050D4C">
          <w:rPr>
            <w:rStyle w:val="a6"/>
            <w:rFonts w:hint="eastAsia"/>
            <w:noProof/>
          </w:rPr>
          <w:t>解帧器设计</w:t>
        </w:r>
        <w:r w:rsidR="001530F2">
          <w:rPr>
            <w:noProof/>
            <w:webHidden/>
          </w:rPr>
          <w:tab/>
        </w:r>
        <w:r w:rsidR="006C15DF">
          <w:rPr>
            <w:noProof/>
            <w:webHidden/>
          </w:rPr>
          <w:fldChar w:fldCharType="begin"/>
        </w:r>
        <w:r w:rsidR="001530F2">
          <w:rPr>
            <w:noProof/>
            <w:webHidden/>
          </w:rPr>
          <w:instrText xml:space="preserve"> PAGEREF _Toc387754543 \h </w:instrText>
        </w:r>
        <w:r w:rsidR="006C15DF">
          <w:rPr>
            <w:noProof/>
            <w:webHidden/>
          </w:rPr>
        </w:r>
        <w:r w:rsidR="006C15DF">
          <w:rPr>
            <w:noProof/>
            <w:webHidden/>
          </w:rPr>
          <w:fldChar w:fldCharType="separate"/>
        </w:r>
        <w:r w:rsidR="001530F2">
          <w:rPr>
            <w:noProof/>
            <w:webHidden/>
          </w:rPr>
          <w:t>14</w:t>
        </w:r>
        <w:r w:rsidR="006C15DF">
          <w:rPr>
            <w:noProof/>
            <w:webHidden/>
          </w:rPr>
          <w:fldChar w:fldCharType="end"/>
        </w:r>
      </w:hyperlink>
    </w:p>
    <w:p w:rsidR="001530F2" w:rsidRDefault="008550C4">
      <w:pPr>
        <w:pStyle w:val="40"/>
        <w:rPr>
          <w:rFonts w:asciiTheme="minorHAnsi" w:eastAsiaTheme="minorEastAsia" w:hAnsiTheme="minorHAnsi" w:cstheme="minorBidi"/>
          <w:noProof/>
        </w:rPr>
      </w:pPr>
      <w:hyperlink w:anchor="_Toc387754544" w:history="1">
        <w:r w:rsidR="001530F2" w:rsidRPr="00050D4C">
          <w:rPr>
            <w:rStyle w:val="a6"/>
            <w:rFonts w:ascii="Times New Roman" w:hAnsi="Times New Roman"/>
            <w:noProof/>
          </w:rPr>
          <w:t xml:space="preserve">2.3.2.2  </w:t>
        </w:r>
        <w:r w:rsidR="00C35D05">
          <w:rPr>
            <w:rStyle w:val="a6"/>
            <w:rFonts w:ascii="Times New Roman" w:hAnsi="Times New Roman" w:hint="eastAsia"/>
            <w:noProof/>
          </w:rPr>
          <w:t>下行</w:t>
        </w:r>
        <w:r w:rsidR="001530F2" w:rsidRPr="00050D4C">
          <w:rPr>
            <w:rStyle w:val="a6"/>
            <w:rFonts w:ascii="Times New Roman" w:hAnsi="Times New Roman" w:hint="eastAsia"/>
            <w:noProof/>
          </w:rPr>
          <w:t>缓冲器设计</w:t>
        </w:r>
        <w:r w:rsidR="001530F2">
          <w:rPr>
            <w:noProof/>
            <w:webHidden/>
          </w:rPr>
          <w:tab/>
        </w:r>
        <w:r w:rsidR="006C15DF">
          <w:rPr>
            <w:noProof/>
            <w:webHidden/>
          </w:rPr>
          <w:fldChar w:fldCharType="begin"/>
        </w:r>
        <w:r w:rsidR="001530F2">
          <w:rPr>
            <w:noProof/>
            <w:webHidden/>
          </w:rPr>
          <w:instrText xml:space="preserve"> PAGEREF _Toc387754544 \h </w:instrText>
        </w:r>
        <w:r w:rsidR="006C15DF">
          <w:rPr>
            <w:noProof/>
            <w:webHidden/>
          </w:rPr>
        </w:r>
        <w:r w:rsidR="006C15DF">
          <w:rPr>
            <w:noProof/>
            <w:webHidden/>
          </w:rPr>
          <w:fldChar w:fldCharType="separate"/>
        </w:r>
        <w:r w:rsidR="001530F2">
          <w:rPr>
            <w:noProof/>
            <w:webHidden/>
          </w:rPr>
          <w:t>15</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45" w:history="1">
        <w:r w:rsidR="001530F2" w:rsidRPr="00050D4C">
          <w:rPr>
            <w:rStyle w:val="a6"/>
            <w:rFonts w:ascii="Times New Roman" w:hAnsi="Times New Roman"/>
            <w:noProof/>
          </w:rPr>
          <w:t xml:space="preserve">2.3.3  </w:t>
        </w:r>
        <w:r w:rsidR="001530F2" w:rsidRPr="00050D4C">
          <w:rPr>
            <w:rStyle w:val="a6"/>
            <w:rFonts w:ascii="Times New Roman" w:hAnsi="Times New Roman" w:hint="eastAsia"/>
            <w:noProof/>
          </w:rPr>
          <w:t>组帧模块的设计</w:t>
        </w:r>
        <w:r w:rsidR="001530F2">
          <w:rPr>
            <w:noProof/>
            <w:webHidden/>
          </w:rPr>
          <w:tab/>
        </w:r>
        <w:r w:rsidR="006C15DF">
          <w:rPr>
            <w:noProof/>
            <w:webHidden/>
          </w:rPr>
          <w:fldChar w:fldCharType="begin"/>
        </w:r>
        <w:r w:rsidR="001530F2">
          <w:rPr>
            <w:noProof/>
            <w:webHidden/>
          </w:rPr>
          <w:instrText xml:space="preserve"> PAGEREF _Toc387754545 \h </w:instrText>
        </w:r>
        <w:r w:rsidR="006C15DF">
          <w:rPr>
            <w:noProof/>
            <w:webHidden/>
          </w:rPr>
        </w:r>
        <w:r w:rsidR="006C15DF">
          <w:rPr>
            <w:noProof/>
            <w:webHidden/>
          </w:rPr>
          <w:fldChar w:fldCharType="separate"/>
        </w:r>
        <w:r w:rsidR="001530F2">
          <w:rPr>
            <w:noProof/>
            <w:webHidden/>
          </w:rPr>
          <w:t>17</w:t>
        </w:r>
        <w:r w:rsidR="006C15DF">
          <w:rPr>
            <w:noProof/>
            <w:webHidden/>
          </w:rPr>
          <w:fldChar w:fldCharType="end"/>
        </w:r>
      </w:hyperlink>
    </w:p>
    <w:p w:rsidR="001530F2" w:rsidRDefault="008550C4">
      <w:pPr>
        <w:pStyle w:val="40"/>
        <w:rPr>
          <w:rFonts w:asciiTheme="minorHAnsi" w:eastAsiaTheme="minorEastAsia" w:hAnsiTheme="minorHAnsi" w:cstheme="minorBidi"/>
          <w:noProof/>
        </w:rPr>
      </w:pPr>
      <w:hyperlink w:anchor="_Toc387754546" w:history="1">
        <w:r w:rsidR="001530F2" w:rsidRPr="00050D4C">
          <w:rPr>
            <w:rStyle w:val="a6"/>
            <w:rFonts w:ascii="Times New Roman" w:hAnsi="Times New Roman"/>
            <w:noProof/>
          </w:rPr>
          <w:t xml:space="preserve">2.3.3.1   CTRL </w:t>
        </w:r>
        <w:r w:rsidR="001530F2" w:rsidRPr="00050D4C">
          <w:rPr>
            <w:rStyle w:val="a6"/>
            <w:rFonts w:ascii="Times New Roman" w:hAnsi="Times New Roman" w:hint="eastAsia"/>
            <w:noProof/>
          </w:rPr>
          <w:t>模块</w:t>
        </w:r>
        <w:r w:rsidR="001530F2">
          <w:rPr>
            <w:noProof/>
            <w:webHidden/>
          </w:rPr>
          <w:tab/>
        </w:r>
        <w:r w:rsidR="006C15DF">
          <w:rPr>
            <w:noProof/>
            <w:webHidden/>
          </w:rPr>
          <w:fldChar w:fldCharType="begin"/>
        </w:r>
        <w:r w:rsidR="001530F2">
          <w:rPr>
            <w:noProof/>
            <w:webHidden/>
          </w:rPr>
          <w:instrText xml:space="preserve"> PAGEREF _Toc387754546 \h </w:instrText>
        </w:r>
        <w:r w:rsidR="006C15DF">
          <w:rPr>
            <w:noProof/>
            <w:webHidden/>
          </w:rPr>
        </w:r>
        <w:r w:rsidR="006C15DF">
          <w:rPr>
            <w:noProof/>
            <w:webHidden/>
          </w:rPr>
          <w:fldChar w:fldCharType="separate"/>
        </w:r>
        <w:r w:rsidR="001530F2">
          <w:rPr>
            <w:noProof/>
            <w:webHidden/>
          </w:rPr>
          <w:t>18</w:t>
        </w:r>
        <w:r w:rsidR="006C15DF">
          <w:rPr>
            <w:noProof/>
            <w:webHidden/>
          </w:rPr>
          <w:fldChar w:fldCharType="end"/>
        </w:r>
      </w:hyperlink>
    </w:p>
    <w:p w:rsidR="001530F2" w:rsidRDefault="008550C4">
      <w:pPr>
        <w:pStyle w:val="40"/>
        <w:rPr>
          <w:rFonts w:asciiTheme="minorHAnsi" w:eastAsiaTheme="minorEastAsia" w:hAnsiTheme="minorHAnsi" w:cstheme="minorBidi"/>
          <w:noProof/>
        </w:rPr>
      </w:pPr>
      <w:hyperlink w:anchor="_Toc387754547" w:history="1">
        <w:r w:rsidR="001530F2" w:rsidRPr="00050D4C">
          <w:rPr>
            <w:rStyle w:val="a6"/>
            <w:rFonts w:ascii="Times New Roman" w:hAnsi="Times New Roman"/>
            <w:noProof/>
          </w:rPr>
          <w:t>2.3.3.2   IQ</w:t>
        </w:r>
        <w:r w:rsidR="001530F2" w:rsidRPr="00050D4C">
          <w:rPr>
            <w:rStyle w:val="a6"/>
            <w:rFonts w:ascii="Times New Roman" w:hAnsi="Times New Roman" w:hint="eastAsia"/>
            <w:noProof/>
          </w:rPr>
          <w:t>映射与</w:t>
        </w:r>
        <w:r w:rsidR="001530F2" w:rsidRPr="00050D4C">
          <w:rPr>
            <w:rStyle w:val="a6"/>
            <w:rFonts w:ascii="Times New Roman" w:hAnsi="Times New Roman"/>
            <w:noProof/>
          </w:rPr>
          <w:t>IQ</w:t>
        </w:r>
        <w:r w:rsidR="001530F2" w:rsidRPr="00050D4C">
          <w:rPr>
            <w:rStyle w:val="a6"/>
            <w:rFonts w:ascii="Times New Roman" w:hAnsi="Times New Roman" w:hint="eastAsia"/>
            <w:noProof/>
          </w:rPr>
          <w:t>指示信号映射模块</w:t>
        </w:r>
        <w:r w:rsidR="001530F2">
          <w:rPr>
            <w:noProof/>
            <w:webHidden/>
          </w:rPr>
          <w:tab/>
        </w:r>
        <w:r w:rsidR="006C15DF">
          <w:rPr>
            <w:noProof/>
            <w:webHidden/>
          </w:rPr>
          <w:fldChar w:fldCharType="begin"/>
        </w:r>
        <w:r w:rsidR="001530F2">
          <w:rPr>
            <w:noProof/>
            <w:webHidden/>
          </w:rPr>
          <w:instrText xml:space="preserve"> PAGEREF _Toc387754547 \h </w:instrText>
        </w:r>
        <w:r w:rsidR="006C15DF">
          <w:rPr>
            <w:noProof/>
            <w:webHidden/>
          </w:rPr>
        </w:r>
        <w:r w:rsidR="006C15DF">
          <w:rPr>
            <w:noProof/>
            <w:webHidden/>
          </w:rPr>
          <w:fldChar w:fldCharType="separate"/>
        </w:r>
        <w:r w:rsidR="001530F2">
          <w:rPr>
            <w:noProof/>
            <w:webHidden/>
          </w:rPr>
          <w:t>18</w:t>
        </w:r>
        <w:r w:rsidR="006C15DF">
          <w:rPr>
            <w:noProof/>
            <w:webHidden/>
          </w:rPr>
          <w:fldChar w:fldCharType="end"/>
        </w:r>
      </w:hyperlink>
    </w:p>
    <w:p w:rsidR="001530F2" w:rsidRDefault="008550C4">
      <w:pPr>
        <w:pStyle w:val="10"/>
        <w:tabs>
          <w:tab w:val="left" w:pos="420"/>
          <w:tab w:val="right" w:leader="dot" w:pos="9736"/>
        </w:tabs>
        <w:rPr>
          <w:rFonts w:asciiTheme="minorHAnsi" w:eastAsiaTheme="minorEastAsia" w:hAnsiTheme="minorHAnsi" w:cstheme="minorBidi"/>
          <w:noProof/>
        </w:rPr>
      </w:pPr>
      <w:hyperlink w:anchor="_Toc387754548" w:history="1">
        <w:r w:rsidR="001530F2" w:rsidRPr="00050D4C">
          <w:rPr>
            <w:rStyle w:val="a6"/>
            <w:rFonts w:ascii="Times New Roman" w:hAnsi="Times New Roman"/>
            <w:noProof/>
          </w:rPr>
          <w:t>2</w:t>
        </w:r>
        <w:r w:rsidR="001530F2">
          <w:rPr>
            <w:rFonts w:asciiTheme="minorHAnsi" w:eastAsiaTheme="minorEastAsia" w:hAnsiTheme="minorHAnsi" w:cstheme="minorBidi"/>
            <w:noProof/>
          </w:rPr>
          <w:tab/>
        </w:r>
        <w:r w:rsidR="001530F2" w:rsidRPr="00050D4C">
          <w:rPr>
            <w:rStyle w:val="a6"/>
            <w:rFonts w:ascii="Times New Roman" w:hAnsi="Times New Roman" w:hint="eastAsia"/>
            <w:noProof/>
          </w:rPr>
          <w:t>上行链路的设计</w:t>
        </w:r>
        <w:r w:rsidR="001530F2">
          <w:rPr>
            <w:noProof/>
            <w:webHidden/>
          </w:rPr>
          <w:tab/>
        </w:r>
        <w:r w:rsidR="006C15DF">
          <w:rPr>
            <w:noProof/>
            <w:webHidden/>
          </w:rPr>
          <w:fldChar w:fldCharType="begin"/>
        </w:r>
        <w:r w:rsidR="001530F2">
          <w:rPr>
            <w:noProof/>
            <w:webHidden/>
          </w:rPr>
          <w:instrText xml:space="preserve"> PAGEREF _Toc387754548 \h </w:instrText>
        </w:r>
        <w:r w:rsidR="006C15DF">
          <w:rPr>
            <w:noProof/>
            <w:webHidden/>
          </w:rPr>
        </w:r>
        <w:r w:rsidR="006C15DF">
          <w:rPr>
            <w:noProof/>
            <w:webHidden/>
          </w:rPr>
          <w:fldChar w:fldCharType="separate"/>
        </w:r>
        <w:r w:rsidR="001530F2">
          <w:rPr>
            <w:noProof/>
            <w:webHidden/>
          </w:rPr>
          <w:t>21</w:t>
        </w:r>
        <w:r w:rsidR="006C15DF">
          <w:rPr>
            <w:noProof/>
            <w:webHidden/>
          </w:rPr>
          <w:fldChar w:fldCharType="end"/>
        </w:r>
      </w:hyperlink>
    </w:p>
    <w:p w:rsidR="001530F2" w:rsidRDefault="008550C4">
      <w:pPr>
        <w:pStyle w:val="20"/>
        <w:tabs>
          <w:tab w:val="right" w:leader="dot" w:pos="9736"/>
        </w:tabs>
        <w:rPr>
          <w:rFonts w:asciiTheme="minorHAnsi" w:eastAsiaTheme="minorEastAsia" w:hAnsiTheme="minorHAnsi" w:cstheme="minorBidi"/>
          <w:noProof/>
        </w:rPr>
      </w:pPr>
      <w:hyperlink w:anchor="_Toc387754549" w:history="1">
        <w:r w:rsidR="001530F2" w:rsidRPr="00050D4C">
          <w:rPr>
            <w:rStyle w:val="a6"/>
            <w:rFonts w:ascii="Times New Roman" w:hAnsi="Times New Roman"/>
            <w:noProof/>
          </w:rPr>
          <w:t>3.1  CPRI</w:t>
        </w:r>
        <w:r w:rsidR="001530F2" w:rsidRPr="00050D4C">
          <w:rPr>
            <w:rStyle w:val="a6"/>
            <w:rFonts w:ascii="Times New Roman" w:hAnsi="Times New Roman" w:hint="eastAsia"/>
            <w:noProof/>
          </w:rPr>
          <w:t>板卡程序设计</w:t>
        </w:r>
        <w:r w:rsidR="001530F2">
          <w:rPr>
            <w:noProof/>
            <w:webHidden/>
          </w:rPr>
          <w:tab/>
        </w:r>
        <w:r w:rsidR="006C15DF">
          <w:rPr>
            <w:noProof/>
            <w:webHidden/>
          </w:rPr>
          <w:fldChar w:fldCharType="begin"/>
        </w:r>
        <w:r w:rsidR="001530F2">
          <w:rPr>
            <w:noProof/>
            <w:webHidden/>
          </w:rPr>
          <w:instrText xml:space="preserve"> PAGEREF _Toc387754549 \h </w:instrText>
        </w:r>
        <w:r w:rsidR="006C15DF">
          <w:rPr>
            <w:noProof/>
            <w:webHidden/>
          </w:rPr>
        </w:r>
        <w:r w:rsidR="006C15DF">
          <w:rPr>
            <w:noProof/>
            <w:webHidden/>
          </w:rPr>
          <w:fldChar w:fldCharType="separate"/>
        </w:r>
        <w:r w:rsidR="001530F2">
          <w:rPr>
            <w:noProof/>
            <w:webHidden/>
          </w:rPr>
          <w:t>22</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50" w:history="1">
        <w:r w:rsidR="001530F2" w:rsidRPr="00050D4C">
          <w:rPr>
            <w:rStyle w:val="a6"/>
            <w:rFonts w:ascii="Times New Roman" w:hAnsi="Times New Roman"/>
            <w:noProof/>
          </w:rPr>
          <w:t>3.1.1  BBU</w:t>
        </w:r>
        <w:r w:rsidR="001530F2" w:rsidRPr="00050D4C">
          <w:rPr>
            <w:rStyle w:val="a6"/>
            <w:rFonts w:ascii="Times New Roman" w:hAnsi="Times New Roman" w:hint="eastAsia"/>
            <w:noProof/>
          </w:rPr>
          <w:t>处理定时信息：解帧模块的设计</w:t>
        </w:r>
        <w:r w:rsidR="001530F2">
          <w:rPr>
            <w:noProof/>
            <w:webHidden/>
          </w:rPr>
          <w:tab/>
        </w:r>
        <w:r w:rsidR="006C15DF">
          <w:rPr>
            <w:noProof/>
            <w:webHidden/>
          </w:rPr>
          <w:fldChar w:fldCharType="begin"/>
        </w:r>
        <w:r w:rsidR="001530F2">
          <w:rPr>
            <w:noProof/>
            <w:webHidden/>
          </w:rPr>
          <w:instrText xml:space="preserve"> PAGEREF _Toc387754550 \h </w:instrText>
        </w:r>
        <w:r w:rsidR="006C15DF">
          <w:rPr>
            <w:noProof/>
            <w:webHidden/>
          </w:rPr>
        </w:r>
        <w:r w:rsidR="006C15DF">
          <w:rPr>
            <w:noProof/>
            <w:webHidden/>
          </w:rPr>
          <w:fldChar w:fldCharType="separate"/>
        </w:r>
        <w:r w:rsidR="001530F2">
          <w:rPr>
            <w:noProof/>
            <w:webHidden/>
          </w:rPr>
          <w:t>22</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51" w:history="1">
        <w:r w:rsidR="001530F2" w:rsidRPr="00050D4C">
          <w:rPr>
            <w:rStyle w:val="a6"/>
            <w:rFonts w:ascii="Times New Roman" w:hAnsi="Times New Roman"/>
            <w:noProof/>
          </w:rPr>
          <w:t>3.1.2  BBU</w:t>
        </w:r>
        <w:r w:rsidR="001530F2" w:rsidRPr="00050D4C">
          <w:rPr>
            <w:rStyle w:val="a6"/>
            <w:rFonts w:ascii="Times New Roman" w:hAnsi="Times New Roman" w:hint="eastAsia"/>
            <w:noProof/>
          </w:rPr>
          <w:t>处理定时信息：上行缓冲器的设计</w:t>
        </w:r>
        <w:r w:rsidR="001530F2">
          <w:rPr>
            <w:noProof/>
            <w:webHidden/>
          </w:rPr>
          <w:tab/>
        </w:r>
        <w:r w:rsidR="006C15DF">
          <w:rPr>
            <w:noProof/>
            <w:webHidden/>
          </w:rPr>
          <w:fldChar w:fldCharType="begin"/>
        </w:r>
        <w:r w:rsidR="001530F2">
          <w:rPr>
            <w:noProof/>
            <w:webHidden/>
          </w:rPr>
          <w:instrText xml:space="preserve"> PAGEREF _Toc387754551 \h </w:instrText>
        </w:r>
        <w:r w:rsidR="006C15DF">
          <w:rPr>
            <w:noProof/>
            <w:webHidden/>
          </w:rPr>
        </w:r>
        <w:r w:rsidR="006C15DF">
          <w:rPr>
            <w:noProof/>
            <w:webHidden/>
          </w:rPr>
          <w:fldChar w:fldCharType="separate"/>
        </w:r>
        <w:r w:rsidR="001530F2">
          <w:rPr>
            <w:noProof/>
            <w:webHidden/>
          </w:rPr>
          <w:t>24</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52" w:history="1">
        <w:r w:rsidR="001530F2" w:rsidRPr="00050D4C">
          <w:rPr>
            <w:rStyle w:val="a6"/>
            <w:rFonts w:ascii="Times New Roman" w:hAnsi="Times New Roman"/>
            <w:noProof/>
          </w:rPr>
          <w:t>3.1.3  BBU</w:t>
        </w:r>
        <w:r w:rsidR="001530F2" w:rsidRPr="00050D4C">
          <w:rPr>
            <w:rStyle w:val="a6"/>
            <w:rFonts w:ascii="Times New Roman" w:hAnsi="Times New Roman" w:hint="eastAsia"/>
            <w:noProof/>
          </w:rPr>
          <w:t>定时信息的获取</w:t>
        </w:r>
        <w:r w:rsidR="001530F2">
          <w:rPr>
            <w:noProof/>
            <w:webHidden/>
          </w:rPr>
          <w:tab/>
        </w:r>
        <w:r w:rsidR="006C15DF">
          <w:rPr>
            <w:noProof/>
            <w:webHidden/>
          </w:rPr>
          <w:fldChar w:fldCharType="begin"/>
        </w:r>
        <w:r w:rsidR="001530F2">
          <w:rPr>
            <w:noProof/>
            <w:webHidden/>
          </w:rPr>
          <w:instrText xml:space="preserve"> PAGEREF _Toc387754552 \h </w:instrText>
        </w:r>
        <w:r w:rsidR="006C15DF">
          <w:rPr>
            <w:noProof/>
            <w:webHidden/>
          </w:rPr>
        </w:r>
        <w:r w:rsidR="006C15DF">
          <w:rPr>
            <w:noProof/>
            <w:webHidden/>
          </w:rPr>
          <w:fldChar w:fldCharType="separate"/>
        </w:r>
        <w:r w:rsidR="001530F2">
          <w:rPr>
            <w:noProof/>
            <w:webHidden/>
          </w:rPr>
          <w:t>25</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53" w:history="1">
        <w:r w:rsidR="001530F2" w:rsidRPr="00050D4C">
          <w:rPr>
            <w:rStyle w:val="a6"/>
            <w:rFonts w:ascii="Times New Roman" w:hAnsi="Times New Roman"/>
            <w:noProof/>
          </w:rPr>
          <w:t>3.1.4  CPRI</w:t>
        </w:r>
        <w:r w:rsidR="001530F2" w:rsidRPr="00050D4C">
          <w:rPr>
            <w:rStyle w:val="a6"/>
            <w:rFonts w:ascii="Times New Roman" w:hAnsi="Times New Roman" w:hint="eastAsia"/>
            <w:noProof/>
          </w:rPr>
          <w:t>处理定时信息：解帧模块的设计</w:t>
        </w:r>
        <w:r w:rsidR="001530F2">
          <w:rPr>
            <w:noProof/>
            <w:webHidden/>
          </w:rPr>
          <w:tab/>
        </w:r>
        <w:r w:rsidR="006C15DF">
          <w:rPr>
            <w:noProof/>
            <w:webHidden/>
          </w:rPr>
          <w:fldChar w:fldCharType="begin"/>
        </w:r>
        <w:r w:rsidR="001530F2">
          <w:rPr>
            <w:noProof/>
            <w:webHidden/>
          </w:rPr>
          <w:instrText xml:space="preserve"> PAGEREF _Toc387754553 \h </w:instrText>
        </w:r>
        <w:r w:rsidR="006C15DF">
          <w:rPr>
            <w:noProof/>
            <w:webHidden/>
          </w:rPr>
        </w:r>
        <w:r w:rsidR="006C15DF">
          <w:rPr>
            <w:noProof/>
            <w:webHidden/>
          </w:rPr>
          <w:fldChar w:fldCharType="separate"/>
        </w:r>
        <w:r w:rsidR="001530F2">
          <w:rPr>
            <w:noProof/>
            <w:webHidden/>
          </w:rPr>
          <w:t>25</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54" w:history="1">
        <w:r w:rsidR="001530F2" w:rsidRPr="00050D4C">
          <w:rPr>
            <w:rStyle w:val="a6"/>
            <w:rFonts w:ascii="Times New Roman" w:hAnsi="Times New Roman"/>
            <w:noProof/>
          </w:rPr>
          <w:t>3.1.5  CPRI</w:t>
        </w:r>
        <w:r w:rsidR="001530F2" w:rsidRPr="00050D4C">
          <w:rPr>
            <w:rStyle w:val="a6"/>
            <w:rFonts w:ascii="Times New Roman" w:hAnsi="Times New Roman" w:hint="eastAsia"/>
            <w:noProof/>
          </w:rPr>
          <w:t>处理定时信息：上行缓冲器的设计</w:t>
        </w:r>
        <w:r w:rsidR="001530F2">
          <w:rPr>
            <w:noProof/>
            <w:webHidden/>
          </w:rPr>
          <w:tab/>
        </w:r>
        <w:r w:rsidR="006C15DF">
          <w:rPr>
            <w:noProof/>
            <w:webHidden/>
          </w:rPr>
          <w:fldChar w:fldCharType="begin"/>
        </w:r>
        <w:r w:rsidR="001530F2">
          <w:rPr>
            <w:noProof/>
            <w:webHidden/>
          </w:rPr>
          <w:instrText xml:space="preserve"> PAGEREF _Toc387754554 \h </w:instrText>
        </w:r>
        <w:r w:rsidR="006C15DF">
          <w:rPr>
            <w:noProof/>
            <w:webHidden/>
          </w:rPr>
        </w:r>
        <w:r w:rsidR="006C15DF">
          <w:rPr>
            <w:noProof/>
            <w:webHidden/>
          </w:rPr>
          <w:fldChar w:fldCharType="separate"/>
        </w:r>
        <w:r w:rsidR="001530F2">
          <w:rPr>
            <w:noProof/>
            <w:webHidden/>
          </w:rPr>
          <w:t>26</w:t>
        </w:r>
        <w:r w:rsidR="006C15DF">
          <w:rPr>
            <w:noProof/>
            <w:webHidden/>
          </w:rPr>
          <w:fldChar w:fldCharType="end"/>
        </w:r>
      </w:hyperlink>
    </w:p>
    <w:p w:rsidR="001530F2" w:rsidRDefault="008550C4" w:rsidP="007E4E7E">
      <w:pPr>
        <w:pStyle w:val="30"/>
        <w:rPr>
          <w:rFonts w:asciiTheme="minorHAnsi" w:eastAsiaTheme="minorEastAsia" w:hAnsiTheme="minorHAnsi" w:cstheme="minorBidi"/>
          <w:noProof/>
        </w:rPr>
      </w:pPr>
      <w:hyperlink w:anchor="_Toc387754555" w:history="1">
        <w:r w:rsidR="001530F2" w:rsidRPr="00050D4C">
          <w:rPr>
            <w:rStyle w:val="a6"/>
            <w:rFonts w:ascii="Times New Roman" w:hAnsi="Times New Roman"/>
            <w:noProof/>
          </w:rPr>
          <w:t>3.1.6  SRIO</w:t>
        </w:r>
        <w:r w:rsidR="001530F2" w:rsidRPr="00050D4C">
          <w:rPr>
            <w:rStyle w:val="a6"/>
            <w:rFonts w:ascii="Times New Roman" w:hAnsi="Times New Roman" w:hint="eastAsia"/>
            <w:noProof/>
          </w:rPr>
          <w:t>成帧器设计</w:t>
        </w:r>
        <w:r w:rsidR="001530F2">
          <w:rPr>
            <w:noProof/>
            <w:webHidden/>
          </w:rPr>
          <w:tab/>
        </w:r>
        <w:r w:rsidR="006C15DF">
          <w:rPr>
            <w:noProof/>
            <w:webHidden/>
          </w:rPr>
          <w:fldChar w:fldCharType="begin"/>
        </w:r>
        <w:r w:rsidR="001530F2">
          <w:rPr>
            <w:noProof/>
            <w:webHidden/>
          </w:rPr>
          <w:instrText xml:space="preserve"> PAGEREF _Toc387754555 \h </w:instrText>
        </w:r>
        <w:r w:rsidR="006C15DF">
          <w:rPr>
            <w:noProof/>
            <w:webHidden/>
          </w:rPr>
        </w:r>
        <w:r w:rsidR="006C15DF">
          <w:rPr>
            <w:noProof/>
            <w:webHidden/>
          </w:rPr>
          <w:fldChar w:fldCharType="separate"/>
        </w:r>
        <w:r w:rsidR="001530F2">
          <w:rPr>
            <w:noProof/>
            <w:webHidden/>
          </w:rPr>
          <w:t>27</w:t>
        </w:r>
        <w:r w:rsidR="006C15DF">
          <w:rPr>
            <w:noProof/>
            <w:webHidden/>
          </w:rPr>
          <w:fldChar w:fldCharType="end"/>
        </w:r>
      </w:hyperlink>
    </w:p>
    <w:p w:rsidR="00255591" w:rsidRPr="00D07157" w:rsidRDefault="006C15DF" w:rsidP="00255591">
      <w:pPr>
        <w:ind w:firstLineChars="200" w:firstLine="420"/>
        <w:rPr>
          <w:rFonts w:ascii="Times New Roman" w:hAnsi="Times New Roman"/>
        </w:rPr>
      </w:pPr>
      <w:r w:rsidRPr="00D07157">
        <w:rPr>
          <w:rFonts w:ascii="Times New Roman" w:hAnsi="Times New Roman"/>
        </w:rPr>
        <w:fldChar w:fldCharType="end"/>
      </w:r>
    </w:p>
    <w:p w:rsidR="00255591" w:rsidRPr="00D07157" w:rsidRDefault="00255591" w:rsidP="00255591">
      <w:pPr>
        <w:rPr>
          <w:rFonts w:ascii="Times New Roman" w:hAnsi="Times New Roman"/>
        </w:rPr>
      </w:pPr>
      <w:r w:rsidRPr="00D07157">
        <w:rPr>
          <w:rFonts w:ascii="Times New Roman" w:hAnsi="Times New Roman"/>
        </w:rPr>
        <w:br w:type="page"/>
      </w:r>
    </w:p>
    <w:p w:rsidR="00255591" w:rsidRPr="00D07157" w:rsidRDefault="00255591" w:rsidP="00255591">
      <w:pPr>
        <w:pStyle w:val="1"/>
        <w:numPr>
          <w:ilvl w:val="0"/>
          <w:numId w:val="1"/>
        </w:numPr>
        <w:rPr>
          <w:rFonts w:ascii="Times New Roman" w:hAnsi="Times New Roman"/>
        </w:rPr>
      </w:pPr>
      <w:r w:rsidRPr="00D07157">
        <w:rPr>
          <w:rFonts w:ascii="Times New Roman" w:hAnsi="Times New Roman"/>
        </w:rPr>
        <w:lastRenderedPageBreak/>
        <w:t xml:space="preserve"> </w:t>
      </w:r>
      <w:bookmarkStart w:id="1" w:name="_Toc387754529"/>
      <w:r w:rsidRPr="00D07157">
        <w:rPr>
          <w:rFonts w:ascii="Times New Roman" w:hAnsi="Times New Roman"/>
        </w:rPr>
        <w:t>CPRI</w:t>
      </w:r>
      <w:r w:rsidRPr="00D07157">
        <w:rPr>
          <w:rFonts w:ascii="Times New Roman"/>
        </w:rPr>
        <w:t>协议简介</w:t>
      </w:r>
      <w:bookmarkEnd w:id="1"/>
    </w:p>
    <w:p w:rsidR="00255591" w:rsidRPr="00D07157" w:rsidRDefault="00255591" w:rsidP="00255591">
      <w:pPr>
        <w:ind w:firstLineChars="200" w:firstLine="480"/>
        <w:rPr>
          <w:rFonts w:ascii="Times New Roman" w:hAnsi="Times New Roman"/>
          <w:kern w:val="0"/>
          <w:sz w:val="24"/>
          <w:szCs w:val="24"/>
        </w:rPr>
      </w:pPr>
      <w:r w:rsidRPr="00D07157">
        <w:rPr>
          <w:rFonts w:ascii="Times New Roman" w:hAnsi="宋体"/>
          <w:kern w:val="0"/>
          <w:sz w:val="24"/>
          <w:szCs w:val="24"/>
        </w:rPr>
        <w:t>为了有效的对无线基站进行产品划分，独立的发展无线设备控制中心（简称</w:t>
      </w:r>
      <w:r w:rsidRPr="00D07157">
        <w:rPr>
          <w:rFonts w:ascii="Times New Roman" w:hAnsi="Times New Roman"/>
          <w:kern w:val="0"/>
          <w:sz w:val="24"/>
          <w:szCs w:val="24"/>
        </w:rPr>
        <w:t>REC</w:t>
      </w:r>
      <w:r w:rsidRPr="00D07157">
        <w:rPr>
          <w:rFonts w:ascii="Times New Roman" w:hAnsi="宋体"/>
          <w:kern w:val="0"/>
          <w:sz w:val="24"/>
          <w:szCs w:val="24"/>
        </w:rPr>
        <w:t>）及无线设备（简称</w:t>
      </w:r>
      <w:r w:rsidRPr="00D07157">
        <w:rPr>
          <w:rFonts w:ascii="Times New Roman" w:hAnsi="Times New Roman"/>
          <w:kern w:val="0"/>
          <w:sz w:val="24"/>
          <w:szCs w:val="24"/>
        </w:rPr>
        <w:t>RE</w:t>
      </w:r>
      <w:r w:rsidRPr="00D07157">
        <w:rPr>
          <w:rFonts w:ascii="Times New Roman" w:hAnsi="宋体"/>
          <w:kern w:val="0"/>
          <w:sz w:val="24"/>
          <w:szCs w:val="24"/>
        </w:rPr>
        <w:t>）技术，爱立信、华为、</w:t>
      </w:r>
      <w:r w:rsidRPr="00D07157">
        <w:rPr>
          <w:rFonts w:ascii="Times New Roman" w:hAnsi="Times New Roman"/>
          <w:kern w:val="0"/>
          <w:sz w:val="24"/>
          <w:szCs w:val="24"/>
        </w:rPr>
        <w:t>NEC</w:t>
      </w:r>
      <w:r w:rsidRPr="00D07157">
        <w:rPr>
          <w:rFonts w:ascii="Times New Roman" w:hAnsi="宋体"/>
          <w:kern w:val="0"/>
          <w:sz w:val="24"/>
          <w:szCs w:val="24"/>
        </w:rPr>
        <w:t>、北</w:t>
      </w:r>
      <w:proofErr w:type="gramStart"/>
      <w:r w:rsidRPr="00D07157">
        <w:rPr>
          <w:rFonts w:ascii="Times New Roman" w:hAnsi="宋体"/>
          <w:kern w:val="0"/>
          <w:sz w:val="24"/>
          <w:szCs w:val="24"/>
        </w:rPr>
        <w:t>电网络</w:t>
      </w:r>
      <w:proofErr w:type="gramEnd"/>
      <w:r w:rsidRPr="00D07157">
        <w:rPr>
          <w:rFonts w:ascii="Times New Roman" w:hAnsi="宋体"/>
          <w:kern w:val="0"/>
          <w:sz w:val="24"/>
          <w:szCs w:val="24"/>
        </w:rPr>
        <w:t>及西门子</w:t>
      </w:r>
      <w:proofErr w:type="gramStart"/>
      <w:r w:rsidRPr="00D07157">
        <w:rPr>
          <w:rFonts w:ascii="Times New Roman" w:hAnsi="宋体"/>
          <w:kern w:val="0"/>
          <w:sz w:val="24"/>
          <w:szCs w:val="24"/>
        </w:rPr>
        <w:t>公成立</w:t>
      </w:r>
      <w:proofErr w:type="gramEnd"/>
      <w:r w:rsidRPr="00D07157">
        <w:rPr>
          <w:rFonts w:ascii="Times New Roman" w:hAnsi="宋体"/>
          <w:kern w:val="0"/>
          <w:sz w:val="24"/>
          <w:szCs w:val="24"/>
        </w:rPr>
        <w:t>了通用公共无线接口（</w:t>
      </w:r>
      <w:r w:rsidRPr="00D07157">
        <w:rPr>
          <w:rFonts w:ascii="Times New Roman" w:hAnsi="Times New Roman"/>
          <w:kern w:val="0"/>
          <w:sz w:val="24"/>
          <w:szCs w:val="24"/>
        </w:rPr>
        <w:t>CPRI</w:t>
      </w:r>
      <w:r w:rsidRPr="00D07157">
        <w:rPr>
          <w:rFonts w:ascii="Times New Roman" w:hAnsi="宋体"/>
          <w:kern w:val="0"/>
          <w:sz w:val="24"/>
          <w:szCs w:val="24"/>
        </w:rPr>
        <w:t>）联盟，致力于从事无线基站内部</w:t>
      </w:r>
      <w:r w:rsidRPr="00D07157">
        <w:rPr>
          <w:rFonts w:ascii="Times New Roman" w:hAnsi="Times New Roman"/>
          <w:kern w:val="0"/>
          <w:sz w:val="24"/>
          <w:szCs w:val="24"/>
        </w:rPr>
        <w:t>REC</w:t>
      </w:r>
      <w:r w:rsidRPr="00D07157">
        <w:rPr>
          <w:rFonts w:ascii="Times New Roman" w:hAnsi="宋体"/>
          <w:kern w:val="0"/>
          <w:sz w:val="24"/>
          <w:szCs w:val="24"/>
        </w:rPr>
        <w:t>及</w:t>
      </w:r>
      <w:r w:rsidRPr="00D07157">
        <w:rPr>
          <w:rFonts w:ascii="Times New Roman" w:hAnsi="Times New Roman"/>
          <w:kern w:val="0"/>
          <w:sz w:val="24"/>
          <w:szCs w:val="24"/>
        </w:rPr>
        <w:t>RE</w:t>
      </w:r>
      <w:r w:rsidRPr="00D07157">
        <w:rPr>
          <w:rFonts w:ascii="Times New Roman" w:hAnsi="宋体"/>
          <w:kern w:val="0"/>
          <w:sz w:val="24"/>
          <w:szCs w:val="24"/>
        </w:rPr>
        <w:t>之间主要接口规范的制定工作。</w:t>
      </w:r>
    </w:p>
    <w:p w:rsidR="00255591" w:rsidRPr="00D07157" w:rsidRDefault="00255591" w:rsidP="00255591">
      <w:pPr>
        <w:pStyle w:val="2"/>
        <w:numPr>
          <w:ilvl w:val="1"/>
          <w:numId w:val="1"/>
        </w:numPr>
        <w:rPr>
          <w:rFonts w:ascii="Times New Roman" w:hAnsi="Times New Roman"/>
        </w:rPr>
      </w:pPr>
      <w:bookmarkStart w:id="2" w:name="_Toc387754530"/>
      <w:r w:rsidRPr="00D07157">
        <w:rPr>
          <w:rFonts w:ascii="Times New Roman" w:hAnsi="Times New Roman"/>
        </w:rPr>
        <w:t>CPRI</w:t>
      </w:r>
      <w:r w:rsidRPr="00D07157">
        <w:rPr>
          <w:rFonts w:ascii="Times New Roman"/>
        </w:rPr>
        <w:t>协议框架</w:t>
      </w:r>
      <w:bookmarkEnd w:id="2"/>
    </w:p>
    <w:p w:rsidR="00255591" w:rsidRPr="00D07157" w:rsidRDefault="00255591" w:rsidP="00255591">
      <w:pPr>
        <w:widowControl/>
        <w:jc w:val="left"/>
        <w:rPr>
          <w:rFonts w:ascii="Times New Roman" w:hAnsi="Times New Roman"/>
          <w:kern w:val="0"/>
          <w:sz w:val="18"/>
          <w:szCs w:val="18"/>
        </w:rPr>
      </w:pPr>
      <w:r w:rsidRPr="00D07157">
        <w:rPr>
          <w:rFonts w:ascii="Times New Roman" w:hAnsi="Times New Roman"/>
          <w:kern w:val="0"/>
          <w:sz w:val="18"/>
          <w:szCs w:val="18"/>
        </w:rPr>
        <w:t xml:space="preserve">      </w:t>
      </w:r>
      <w:r w:rsidRPr="00D07157">
        <w:rPr>
          <w:rFonts w:ascii="Times New Roman" w:hAnsi="Times New Roman"/>
          <w:kern w:val="0"/>
          <w:sz w:val="24"/>
          <w:szCs w:val="24"/>
        </w:rPr>
        <w:t>CPRI</w:t>
      </w:r>
      <w:r w:rsidRPr="00D07157">
        <w:rPr>
          <w:rFonts w:ascii="Times New Roman" w:hAnsi="宋体"/>
          <w:kern w:val="0"/>
          <w:sz w:val="24"/>
          <w:szCs w:val="24"/>
        </w:rPr>
        <w:t>协议支持多种连接方式。可以满足灵活的网络拓扑结构。几条</w:t>
      </w:r>
      <w:r w:rsidRPr="00D07157">
        <w:rPr>
          <w:rFonts w:ascii="Times New Roman" w:hAnsi="Times New Roman"/>
          <w:kern w:val="0"/>
          <w:sz w:val="24"/>
          <w:szCs w:val="24"/>
        </w:rPr>
        <w:t xml:space="preserve">CPRI </w:t>
      </w:r>
      <w:r w:rsidRPr="00D07157">
        <w:rPr>
          <w:rFonts w:ascii="Times New Roman" w:hAnsi="宋体"/>
          <w:kern w:val="0"/>
          <w:sz w:val="24"/>
          <w:szCs w:val="24"/>
        </w:rPr>
        <w:t>链路可以用来增加系统容量来满足有很多天线和载波的大系统配置要求，这就要求一条</w:t>
      </w:r>
      <w:r w:rsidRPr="00D07157">
        <w:rPr>
          <w:rFonts w:ascii="Times New Roman" w:hAnsi="Times New Roman"/>
          <w:kern w:val="0"/>
          <w:sz w:val="24"/>
          <w:szCs w:val="24"/>
        </w:rPr>
        <w:t xml:space="preserve">CPRI </w:t>
      </w:r>
      <w:r w:rsidRPr="00D07157">
        <w:rPr>
          <w:rFonts w:ascii="Times New Roman" w:hAnsi="宋体"/>
          <w:kern w:val="0"/>
          <w:sz w:val="24"/>
          <w:szCs w:val="24"/>
        </w:rPr>
        <w:t>链路能够完整携带某个天线和某个天线载波的一个</w:t>
      </w:r>
      <w:r w:rsidRPr="00D07157">
        <w:rPr>
          <w:rFonts w:ascii="Times New Roman" w:hAnsi="Times New Roman"/>
          <w:kern w:val="0"/>
          <w:sz w:val="24"/>
          <w:szCs w:val="24"/>
        </w:rPr>
        <w:t xml:space="preserve">IQ </w:t>
      </w:r>
      <w:r w:rsidRPr="00D07157">
        <w:rPr>
          <w:rFonts w:ascii="Times New Roman" w:hAnsi="宋体"/>
          <w:kern w:val="0"/>
          <w:sz w:val="24"/>
          <w:szCs w:val="24"/>
        </w:rPr>
        <w:t>数据流（尽管允许同一个天线载波可以同时在几个链路上传输）。一个</w:t>
      </w:r>
      <w:r w:rsidRPr="00D07157">
        <w:rPr>
          <w:rFonts w:ascii="Times New Roman" w:hAnsi="Times New Roman"/>
          <w:kern w:val="0"/>
          <w:sz w:val="24"/>
          <w:szCs w:val="24"/>
        </w:rPr>
        <w:t>REC</w:t>
      </w:r>
      <w:r w:rsidRPr="00D07157">
        <w:rPr>
          <w:rFonts w:ascii="Times New Roman" w:hAnsi="宋体"/>
          <w:kern w:val="0"/>
          <w:sz w:val="24"/>
          <w:szCs w:val="24"/>
        </w:rPr>
        <w:t>可以为几个</w:t>
      </w:r>
      <w:r w:rsidRPr="00D07157">
        <w:rPr>
          <w:rFonts w:ascii="Times New Roman" w:hAnsi="Times New Roman"/>
          <w:kern w:val="0"/>
          <w:sz w:val="24"/>
          <w:szCs w:val="24"/>
        </w:rPr>
        <w:t>RE</w:t>
      </w:r>
      <w:r w:rsidRPr="00D07157">
        <w:rPr>
          <w:rFonts w:ascii="Times New Roman" w:hAnsi="宋体"/>
          <w:kern w:val="0"/>
          <w:sz w:val="24"/>
          <w:szCs w:val="24"/>
        </w:rPr>
        <w:t>提供服务，下图是</w:t>
      </w:r>
      <w:r w:rsidRPr="00D07157">
        <w:rPr>
          <w:rFonts w:ascii="Times New Roman" w:hAnsi="Times New Roman"/>
          <w:kern w:val="0"/>
          <w:sz w:val="24"/>
          <w:szCs w:val="24"/>
        </w:rPr>
        <w:t>REC</w:t>
      </w:r>
      <w:r w:rsidRPr="00D07157">
        <w:rPr>
          <w:rFonts w:ascii="Times New Roman" w:hAnsi="宋体"/>
          <w:kern w:val="0"/>
          <w:sz w:val="24"/>
          <w:szCs w:val="24"/>
        </w:rPr>
        <w:t>与</w:t>
      </w:r>
      <w:r w:rsidRPr="00D07157">
        <w:rPr>
          <w:rFonts w:ascii="Times New Roman" w:hAnsi="Times New Roman"/>
          <w:kern w:val="0"/>
          <w:sz w:val="24"/>
          <w:szCs w:val="24"/>
        </w:rPr>
        <w:t>RE</w:t>
      </w:r>
      <w:r w:rsidRPr="00D07157">
        <w:rPr>
          <w:rFonts w:ascii="Times New Roman" w:hAnsi="宋体"/>
          <w:kern w:val="0"/>
          <w:sz w:val="24"/>
          <w:szCs w:val="24"/>
        </w:rPr>
        <w:t>之间的连接，本设计</w:t>
      </w:r>
      <w:r w:rsidRPr="00D07157">
        <w:rPr>
          <w:rFonts w:ascii="Times New Roman" w:hAnsi="Times New Roman"/>
          <w:kern w:val="0"/>
          <w:sz w:val="24"/>
          <w:szCs w:val="24"/>
        </w:rPr>
        <w:t>LISU</w:t>
      </w:r>
      <w:r w:rsidRPr="00D07157">
        <w:rPr>
          <w:rFonts w:ascii="Times New Roman" w:hAnsi="宋体"/>
          <w:kern w:val="0"/>
          <w:sz w:val="24"/>
          <w:szCs w:val="24"/>
        </w:rPr>
        <w:t>与</w:t>
      </w:r>
      <w:r w:rsidRPr="00D07157">
        <w:rPr>
          <w:rFonts w:ascii="Times New Roman" w:hAnsi="Times New Roman"/>
          <w:kern w:val="0"/>
          <w:sz w:val="24"/>
          <w:szCs w:val="24"/>
        </w:rPr>
        <w:t>BBU</w:t>
      </w:r>
      <w:r w:rsidRPr="00D07157">
        <w:rPr>
          <w:rFonts w:ascii="Times New Roman" w:hAnsi="宋体"/>
          <w:kern w:val="0"/>
          <w:sz w:val="24"/>
          <w:szCs w:val="24"/>
        </w:rPr>
        <w:t>的连接就是通过这种拓扑方式连接，拓扑方式还可以是链式的，星型，环形等等，这里不做介绍了。</w:t>
      </w:r>
    </w:p>
    <w:p w:rsidR="00255591" w:rsidRPr="00D07157" w:rsidRDefault="00255591" w:rsidP="00255591">
      <w:pPr>
        <w:rPr>
          <w:rFonts w:ascii="Times New Roman" w:hAnsi="Times New Roman"/>
          <w:kern w:val="0"/>
          <w:sz w:val="24"/>
          <w:szCs w:val="24"/>
        </w:rPr>
      </w:pPr>
      <w:r w:rsidRPr="00D07157">
        <w:rPr>
          <w:rFonts w:ascii="Times New Roman" w:hAnsi="Times New Roman"/>
          <w:noProof/>
          <w:kern w:val="0"/>
          <w:sz w:val="24"/>
          <w:szCs w:val="24"/>
        </w:rPr>
        <w:drawing>
          <wp:inline distT="0" distB="0" distL="0" distR="0">
            <wp:extent cx="2992120" cy="819150"/>
            <wp:effectExtent l="19050" t="0" r="0" b="0"/>
            <wp:docPr id="1" name="图片 2" descr="70IJ9]RY~3I%JJ(AUJ0_S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70IJ9]RY~3I%JJ(AUJ0_S6V"/>
                    <pic:cNvPicPr>
                      <a:picLocks noChangeAspect="1" noChangeArrowheads="1"/>
                    </pic:cNvPicPr>
                  </pic:nvPicPr>
                  <pic:blipFill>
                    <a:blip r:embed="rId9"/>
                    <a:srcRect/>
                    <a:stretch>
                      <a:fillRect/>
                    </a:stretch>
                  </pic:blipFill>
                  <pic:spPr bwMode="auto">
                    <a:xfrm>
                      <a:off x="0" y="0"/>
                      <a:ext cx="2992120" cy="819150"/>
                    </a:xfrm>
                    <a:prstGeom prst="rect">
                      <a:avLst/>
                    </a:prstGeom>
                    <a:noFill/>
                    <a:ln w="9525">
                      <a:noFill/>
                      <a:miter lim="800000"/>
                      <a:headEnd/>
                      <a:tailEnd/>
                    </a:ln>
                  </pic:spPr>
                </pic:pic>
              </a:graphicData>
            </a:graphic>
          </wp:inline>
        </w:drawing>
      </w:r>
      <w:r w:rsidRPr="00D07157">
        <w:rPr>
          <w:rFonts w:ascii="Times New Roman" w:hAnsi="Times New Roman"/>
        </w:rPr>
        <w:t xml:space="preserve"> </w:t>
      </w:r>
      <w:r w:rsidRPr="00D07157">
        <w:rPr>
          <w:rFonts w:ascii="Times New Roman" w:hAnsi="Times New Roman"/>
          <w:noProof/>
          <w:kern w:val="0"/>
          <w:sz w:val="24"/>
          <w:szCs w:val="24"/>
        </w:rPr>
        <w:drawing>
          <wp:inline distT="0" distB="0" distL="0" distR="0">
            <wp:extent cx="2816225" cy="812165"/>
            <wp:effectExtent l="19050" t="0" r="3175" b="0"/>
            <wp:docPr id="2" name="图片 3" descr="9EYA$_BWVY@3V59`{XI}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9EYA$_BWVY@3V59`{XI}51R"/>
                    <pic:cNvPicPr>
                      <a:picLocks noChangeAspect="1" noChangeArrowheads="1"/>
                    </pic:cNvPicPr>
                  </pic:nvPicPr>
                  <pic:blipFill>
                    <a:blip r:embed="rId10"/>
                    <a:srcRect/>
                    <a:stretch>
                      <a:fillRect/>
                    </a:stretch>
                  </pic:blipFill>
                  <pic:spPr bwMode="auto">
                    <a:xfrm>
                      <a:off x="0" y="0"/>
                      <a:ext cx="2816225" cy="812165"/>
                    </a:xfrm>
                    <a:prstGeom prst="rect">
                      <a:avLst/>
                    </a:prstGeom>
                    <a:noFill/>
                    <a:ln w="9525">
                      <a:noFill/>
                      <a:miter lim="800000"/>
                      <a:headEnd/>
                      <a:tailEnd/>
                    </a:ln>
                  </pic:spPr>
                </pic:pic>
              </a:graphicData>
            </a:graphic>
          </wp:inline>
        </w:drawing>
      </w:r>
    </w:p>
    <w:p w:rsidR="00255591" w:rsidRPr="00D07157" w:rsidRDefault="00255591" w:rsidP="00255591">
      <w:pPr>
        <w:widowControl/>
        <w:jc w:val="center"/>
        <w:rPr>
          <w:rFonts w:ascii="Times New Roman" w:hAnsi="Times New Roman"/>
          <w:kern w:val="0"/>
          <w:sz w:val="18"/>
          <w:szCs w:val="18"/>
        </w:rPr>
      </w:pPr>
      <w:r w:rsidRPr="00D07157">
        <w:rPr>
          <w:rFonts w:ascii="Times New Roman" w:hAnsi="宋体"/>
          <w:kern w:val="0"/>
          <w:sz w:val="18"/>
          <w:szCs w:val="18"/>
        </w:rPr>
        <w:t>图</w:t>
      </w:r>
      <w:r w:rsidRPr="00D07157">
        <w:rPr>
          <w:rFonts w:ascii="Times New Roman" w:hAnsi="Times New Roman"/>
          <w:kern w:val="0"/>
          <w:sz w:val="18"/>
          <w:szCs w:val="18"/>
        </w:rPr>
        <w:t>1-2 REC</w:t>
      </w:r>
      <w:r w:rsidRPr="00D07157">
        <w:rPr>
          <w:rFonts w:ascii="Times New Roman" w:hAnsi="宋体"/>
          <w:kern w:val="0"/>
          <w:sz w:val="18"/>
          <w:szCs w:val="18"/>
        </w:rPr>
        <w:t>与</w:t>
      </w:r>
      <w:r w:rsidRPr="00D07157">
        <w:rPr>
          <w:rFonts w:ascii="Times New Roman" w:hAnsi="Times New Roman"/>
          <w:kern w:val="0"/>
          <w:sz w:val="18"/>
          <w:szCs w:val="18"/>
        </w:rPr>
        <w:t>RE</w:t>
      </w:r>
      <w:r w:rsidRPr="00D07157">
        <w:rPr>
          <w:rFonts w:ascii="Times New Roman" w:hAnsi="宋体"/>
          <w:kern w:val="0"/>
          <w:sz w:val="18"/>
          <w:szCs w:val="18"/>
        </w:rPr>
        <w:t>之间的链接</w:t>
      </w:r>
    </w:p>
    <w:p w:rsidR="00255591" w:rsidRPr="00AA1389" w:rsidRDefault="00255591" w:rsidP="00255591">
      <w:pPr>
        <w:pStyle w:val="2"/>
        <w:numPr>
          <w:ilvl w:val="1"/>
          <w:numId w:val="1"/>
        </w:numPr>
        <w:rPr>
          <w:rFonts w:ascii="Times New Roman" w:hAnsi="Times New Roman"/>
          <w:color w:val="FF0000"/>
        </w:rPr>
      </w:pPr>
      <w:bookmarkStart w:id="3" w:name="_Toc387754531"/>
      <w:r w:rsidRPr="00AA1389">
        <w:rPr>
          <w:rFonts w:ascii="Times New Roman" w:hAnsi="Times New Roman"/>
          <w:color w:val="FF0000"/>
        </w:rPr>
        <w:t>CPRI</w:t>
      </w:r>
      <w:proofErr w:type="gramStart"/>
      <w:r w:rsidRPr="00AA1389">
        <w:rPr>
          <w:rFonts w:ascii="Times New Roman"/>
          <w:color w:val="FF0000"/>
        </w:rPr>
        <w:t>帧</w:t>
      </w:r>
      <w:proofErr w:type="gramEnd"/>
      <w:r w:rsidRPr="00AA1389">
        <w:rPr>
          <w:rFonts w:ascii="Times New Roman"/>
          <w:color w:val="FF0000"/>
        </w:rPr>
        <w:t>结构</w:t>
      </w:r>
      <w:bookmarkEnd w:id="3"/>
    </w:p>
    <w:p w:rsidR="00255591" w:rsidRPr="00D07157" w:rsidRDefault="00255591" w:rsidP="00255591">
      <w:pPr>
        <w:ind w:firstLineChars="200" w:firstLine="480"/>
        <w:rPr>
          <w:rFonts w:ascii="Times New Roman" w:hAnsi="Times New Roman"/>
          <w:sz w:val="24"/>
          <w:szCs w:val="24"/>
        </w:rPr>
      </w:pPr>
      <w:r w:rsidRPr="00D07157">
        <w:rPr>
          <w:rFonts w:ascii="Times New Roman"/>
          <w:sz w:val="24"/>
          <w:szCs w:val="24"/>
        </w:rPr>
        <w:t>一个</w:t>
      </w:r>
      <w:r w:rsidRPr="00D07157">
        <w:rPr>
          <w:rFonts w:ascii="Times New Roman" w:hAnsi="Times New Roman"/>
          <w:sz w:val="24"/>
          <w:szCs w:val="24"/>
        </w:rPr>
        <w:t>UMTS</w:t>
      </w:r>
      <w:r w:rsidRPr="00D07157">
        <w:rPr>
          <w:rFonts w:ascii="Times New Roman"/>
          <w:sz w:val="24"/>
          <w:szCs w:val="24"/>
        </w:rPr>
        <w:t>无线</w:t>
      </w:r>
      <w:proofErr w:type="gramStart"/>
      <w:r w:rsidRPr="00D07157">
        <w:rPr>
          <w:rFonts w:ascii="Times New Roman"/>
          <w:sz w:val="24"/>
          <w:szCs w:val="24"/>
        </w:rPr>
        <w:t>帧由</w:t>
      </w:r>
      <w:r w:rsidRPr="00D07157">
        <w:rPr>
          <w:rFonts w:ascii="Times New Roman" w:hAnsi="Times New Roman"/>
          <w:sz w:val="24"/>
          <w:szCs w:val="24"/>
        </w:rPr>
        <w:t>150</w:t>
      </w:r>
      <w:r w:rsidRPr="00D07157">
        <w:rPr>
          <w:rFonts w:ascii="Times New Roman"/>
          <w:sz w:val="24"/>
          <w:szCs w:val="24"/>
        </w:rPr>
        <w:t>个超帧</w:t>
      </w:r>
      <w:proofErr w:type="gramEnd"/>
      <w:r w:rsidRPr="00D07157">
        <w:rPr>
          <w:rFonts w:ascii="Times New Roman"/>
          <w:sz w:val="24"/>
          <w:szCs w:val="24"/>
        </w:rPr>
        <w:t>组成，一个</w:t>
      </w:r>
      <w:proofErr w:type="gramStart"/>
      <w:r w:rsidRPr="00D07157">
        <w:rPr>
          <w:rFonts w:ascii="Times New Roman"/>
          <w:sz w:val="24"/>
          <w:szCs w:val="24"/>
        </w:rPr>
        <w:t>超帧由</w:t>
      </w:r>
      <w:proofErr w:type="gramEnd"/>
      <w:r w:rsidRPr="00D07157">
        <w:rPr>
          <w:rFonts w:ascii="Times New Roman" w:hAnsi="Times New Roman"/>
          <w:sz w:val="24"/>
          <w:szCs w:val="24"/>
        </w:rPr>
        <w:t>256</w:t>
      </w:r>
      <w:r w:rsidRPr="00D07157">
        <w:rPr>
          <w:rFonts w:ascii="Times New Roman"/>
          <w:sz w:val="24"/>
          <w:szCs w:val="24"/>
        </w:rPr>
        <w:t>个基本</w:t>
      </w:r>
      <w:proofErr w:type="gramStart"/>
      <w:r w:rsidRPr="00D07157">
        <w:rPr>
          <w:rFonts w:ascii="Times New Roman"/>
          <w:sz w:val="24"/>
          <w:szCs w:val="24"/>
        </w:rPr>
        <w:t>帧</w:t>
      </w:r>
      <w:proofErr w:type="gramEnd"/>
      <w:r w:rsidRPr="00D07157">
        <w:rPr>
          <w:rFonts w:ascii="Times New Roman"/>
          <w:sz w:val="24"/>
          <w:szCs w:val="24"/>
        </w:rPr>
        <w:t>组成。</w:t>
      </w:r>
      <w:r w:rsidRPr="00D07157">
        <w:rPr>
          <w:rFonts w:ascii="Times New Roman" w:hAnsi="Times New Roman"/>
          <w:sz w:val="24"/>
          <w:szCs w:val="24"/>
        </w:rPr>
        <w:t>CPRI</w:t>
      </w:r>
      <w:proofErr w:type="gramStart"/>
      <w:r w:rsidRPr="00D07157">
        <w:rPr>
          <w:rFonts w:ascii="Times New Roman"/>
          <w:sz w:val="24"/>
          <w:szCs w:val="24"/>
        </w:rPr>
        <w:t>帧</w:t>
      </w:r>
      <w:proofErr w:type="gramEnd"/>
      <w:r w:rsidRPr="00D07157">
        <w:rPr>
          <w:rFonts w:ascii="Times New Roman"/>
          <w:sz w:val="24"/>
          <w:szCs w:val="24"/>
        </w:rPr>
        <w:t>层次结构如图</w:t>
      </w:r>
      <w:r w:rsidRPr="00D07157">
        <w:rPr>
          <w:rFonts w:ascii="Times New Roman" w:hAnsi="Times New Roman"/>
          <w:sz w:val="24"/>
          <w:szCs w:val="24"/>
        </w:rPr>
        <w:t>1-4</w:t>
      </w:r>
      <w:r w:rsidRPr="00D07157">
        <w:rPr>
          <w:rFonts w:ascii="Times New Roman"/>
          <w:sz w:val="24"/>
          <w:szCs w:val="24"/>
        </w:rPr>
        <w:t>所示，</w:t>
      </w:r>
      <w:r w:rsidRPr="00D07157">
        <w:rPr>
          <w:rFonts w:ascii="Times New Roman" w:hAnsi="Times New Roman"/>
          <w:sz w:val="24"/>
          <w:szCs w:val="24"/>
        </w:rPr>
        <w:t>Z:</w:t>
      </w:r>
      <w:proofErr w:type="gramStart"/>
      <w:r w:rsidRPr="00D07157">
        <w:rPr>
          <w:rFonts w:ascii="Times New Roman"/>
          <w:sz w:val="24"/>
          <w:szCs w:val="24"/>
        </w:rPr>
        <w:t>超帧数</w:t>
      </w:r>
      <w:proofErr w:type="gramEnd"/>
      <w:r w:rsidRPr="00D07157">
        <w:rPr>
          <w:rFonts w:ascii="Times New Roman"/>
          <w:sz w:val="24"/>
          <w:szCs w:val="24"/>
        </w:rPr>
        <w:t>；</w:t>
      </w:r>
      <w:r w:rsidRPr="00D07157">
        <w:rPr>
          <w:rFonts w:ascii="Times New Roman" w:hAnsi="Times New Roman"/>
          <w:sz w:val="24"/>
          <w:szCs w:val="24"/>
        </w:rPr>
        <w:t>X</w:t>
      </w:r>
      <w:r w:rsidRPr="00D07157">
        <w:rPr>
          <w:rFonts w:ascii="Times New Roman"/>
          <w:sz w:val="24"/>
          <w:szCs w:val="24"/>
        </w:rPr>
        <w:t>：基本帧数；</w:t>
      </w:r>
      <w:r w:rsidRPr="00D07157">
        <w:rPr>
          <w:rFonts w:ascii="Times New Roman" w:hAnsi="Times New Roman"/>
          <w:sz w:val="24"/>
          <w:szCs w:val="24"/>
        </w:rPr>
        <w:t>W</w:t>
      </w:r>
      <w:r w:rsidRPr="00D07157">
        <w:rPr>
          <w:rFonts w:ascii="Times New Roman"/>
          <w:sz w:val="24"/>
          <w:szCs w:val="24"/>
        </w:rPr>
        <w:t>：</w:t>
      </w:r>
      <w:proofErr w:type="gramStart"/>
      <w:r w:rsidRPr="00D07157">
        <w:rPr>
          <w:rFonts w:ascii="Times New Roman"/>
          <w:sz w:val="24"/>
          <w:szCs w:val="24"/>
        </w:rPr>
        <w:t>基本帧里的</w:t>
      </w:r>
      <w:proofErr w:type="gramEnd"/>
      <w:r w:rsidRPr="00D07157">
        <w:rPr>
          <w:rFonts w:ascii="Times New Roman"/>
          <w:sz w:val="24"/>
          <w:szCs w:val="24"/>
        </w:rPr>
        <w:t>字数；</w:t>
      </w:r>
      <w:r w:rsidRPr="00D07157">
        <w:rPr>
          <w:rFonts w:ascii="Times New Roman" w:hAnsi="Times New Roman"/>
          <w:sz w:val="24"/>
          <w:szCs w:val="24"/>
        </w:rPr>
        <w:t>Y</w:t>
      </w:r>
      <w:r w:rsidRPr="00D07157">
        <w:rPr>
          <w:rFonts w:ascii="Times New Roman"/>
          <w:sz w:val="24"/>
          <w:szCs w:val="24"/>
        </w:rPr>
        <w:t>：每个字里的</w:t>
      </w:r>
      <w:r w:rsidRPr="00D07157">
        <w:rPr>
          <w:rFonts w:ascii="Times New Roman" w:hAnsi="Times New Roman"/>
          <w:sz w:val="24"/>
          <w:szCs w:val="24"/>
        </w:rPr>
        <w:t>byte</w:t>
      </w:r>
      <w:r w:rsidRPr="00D07157">
        <w:rPr>
          <w:rFonts w:ascii="Times New Roman"/>
          <w:sz w:val="24"/>
          <w:szCs w:val="24"/>
        </w:rPr>
        <w:t>数，</w:t>
      </w:r>
      <w:r w:rsidRPr="00D07157">
        <w:rPr>
          <w:rFonts w:ascii="Times New Roman" w:hAnsi="Times New Roman"/>
          <w:sz w:val="24"/>
          <w:szCs w:val="24"/>
        </w:rPr>
        <w:t>W=0</w:t>
      </w:r>
      <w:r w:rsidRPr="00D07157">
        <w:rPr>
          <w:rFonts w:ascii="Times New Roman"/>
          <w:sz w:val="24"/>
          <w:szCs w:val="24"/>
        </w:rPr>
        <w:t>为控制字。</w:t>
      </w:r>
      <w:bookmarkStart w:id="4" w:name="OLE_LINK1"/>
      <w:bookmarkStart w:id="5" w:name="OLE_LINK2"/>
      <w:r w:rsidRPr="00D07157">
        <w:rPr>
          <w:rFonts w:ascii="Times New Roman" w:hAnsi="Times New Roman"/>
          <w:sz w:val="24"/>
          <w:szCs w:val="24"/>
        </w:rPr>
        <w:t>Z</w:t>
      </w:r>
      <w:r w:rsidRPr="00D07157">
        <w:rPr>
          <w:rFonts w:ascii="Times New Roman"/>
          <w:sz w:val="24"/>
          <w:szCs w:val="24"/>
        </w:rPr>
        <w:t>、</w:t>
      </w:r>
      <w:r w:rsidRPr="00D07157">
        <w:rPr>
          <w:rFonts w:ascii="Times New Roman" w:hAnsi="Times New Roman"/>
          <w:sz w:val="24"/>
          <w:szCs w:val="24"/>
        </w:rPr>
        <w:t>X</w:t>
      </w:r>
      <w:r w:rsidRPr="00D07157">
        <w:rPr>
          <w:rFonts w:ascii="Times New Roman"/>
          <w:sz w:val="24"/>
          <w:szCs w:val="24"/>
        </w:rPr>
        <w:t>、</w:t>
      </w:r>
      <w:r w:rsidRPr="00D07157">
        <w:rPr>
          <w:rFonts w:ascii="Times New Roman" w:hAnsi="Times New Roman"/>
          <w:sz w:val="24"/>
          <w:szCs w:val="24"/>
        </w:rPr>
        <w:t>W</w:t>
      </w:r>
      <w:r w:rsidRPr="00D07157">
        <w:rPr>
          <w:rFonts w:ascii="Times New Roman"/>
          <w:sz w:val="24"/>
          <w:szCs w:val="24"/>
        </w:rPr>
        <w:t>、</w:t>
      </w:r>
      <w:r w:rsidRPr="00D07157">
        <w:rPr>
          <w:rFonts w:ascii="Times New Roman" w:hAnsi="Times New Roman"/>
          <w:sz w:val="24"/>
          <w:szCs w:val="24"/>
        </w:rPr>
        <w:t>Y</w:t>
      </w:r>
      <w:r w:rsidRPr="00D07157">
        <w:rPr>
          <w:rFonts w:ascii="Times New Roman"/>
          <w:sz w:val="24"/>
          <w:szCs w:val="24"/>
        </w:rPr>
        <w:t>、</w:t>
      </w:r>
      <w:r w:rsidRPr="00D07157">
        <w:rPr>
          <w:rFonts w:ascii="Times New Roman" w:hAnsi="Times New Roman"/>
          <w:sz w:val="24"/>
          <w:szCs w:val="24"/>
        </w:rPr>
        <w:t>B</w:t>
      </w:r>
      <w:bookmarkEnd w:id="4"/>
      <w:bookmarkEnd w:id="5"/>
      <w:r w:rsidRPr="00D07157">
        <w:rPr>
          <w:rFonts w:ascii="Times New Roman"/>
          <w:sz w:val="24"/>
          <w:szCs w:val="24"/>
        </w:rPr>
        <w:t>的范围如表</w:t>
      </w:r>
      <w:r w:rsidRPr="00D07157">
        <w:rPr>
          <w:rFonts w:ascii="Times New Roman" w:hAnsi="Times New Roman"/>
          <w:sz w:val="24"/>
          <w:szCs w:val="24"/>
        </w:rPr>
        <w:t>1-1.</w:t>
      </w:r>
    </w:p>
    <w:p w:rsidR="00255591" w:rsidRPr="00D07157" w:rsidRDefault="00255591" w:rsidP="00255591">
      <w:pPr>
        <w:widowControl/>
        <w:jc w:val="left"/>
        <w:rPr>
          <w:rFonts w:ascii="Times New Roman" w:hAnsi="Times New Roman"/>
          <w:kern w:val="0"/>
          <w:sz w:val="24"/>
          <w:szCs w:val="24"/>
        </w:rPr>
      </w:pPr>
      <w:r w:rsidRPr="00D07157">
        <w:rPr>
          <w:rFonts w:ascii="Times New Roman" w:hAnsi="Times New Roman"/>
          <w:noProof/>
          <w:kern w:val="0"/>
          <w:sz w:val="24"/>
          <w:szCs w:val="24"/>
        </w:rPr>
        <w:drawing>
          <wp:inline distT="0" distB="0" distL="0" distR="0">
            <wp:extent cx="6071986" cy="2772460"/>
            <wp:effectExtent l="0" t="0" r="0" b="0"/>
            <wp:docPr id="3" name="图片 5" descr="7XIFZR)GND}FGKG3~E~KL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7XIFZR)GND}FGKG3~E~KLZG"/>
                    <pic:cNvPicPr>
                      <a:picLocks noChangeAspect="1" noChangeArrowheads="1"/>
                    </pic:cNvPicPr>
                  </pic:nvPicPr>
                  <pic:blipFill>
                    <a:blip r:embed="rId11"/>
                    <a:srcRect/>
                    <a:stretch>
                      <a:fillRect/>
                    </a:stretch>
                  </pic:blipFill>
                  <pic:spPr bwMode="auto">
                    <a:xfrm>
                      <a:off x="0" y="0"/>
                      <a:ext cx="6072157" cy="2772538"/>
                    </a:xfrm>
                    <a:prstGeom prst="rect">
                      <a:avLst/>
                    </a:prstGeom>
                    <a:noFill/>
                    <a:ln w="9525">
                      <a:noFill/>
                      <a:miter lim="800000"/>
                      <a:headEnd/>
                      <a:tailEnd/>
                    </a:ln>
                  </pic:spPr>
                </pic:pic>
              </a:graphicData>
            </a:graphic>
          </wp:inline>
        </w:drawing>
      </w:r>
    </w:p>
    <w:p w:rsidR="00255591" w:rsidRPr="00D07157" w:rsidRDefault="00255591" w:rsidP="00255591">
      <w:pPr>
        <w:jc w:val="center"/>
        <w:rPr>
          <w:rFonts w:ascii="Times New Roman" w:hAnsi="Times New Roman"/>
          <w:szCs w:val="21"/>
        </w:rPr>
      </w:pPr>
      <w:r w:rsidRPr="00D07157">
        <w:rPr>
          <w:rFonts w:ascii="Times New Roman" w:hAnsi="宋体"/>
          <w:szCs w:val="21"/>
        </w:rPr>
        <w:t>图</w:t>
      </w:r>
      <w:r w:rsidRPr="00D07157">
        <w:rPr>
          <w:rFonts w:ascii="Times New Roman" w:hAnsi="Times New Roman"/>
          <w:szCs w:val="21"/>
        </w:rPr>
        <w:t>1-4 CPRI</w:t>
      </w:r>
      <w:proofErr w:type="gramStart"/>
      <w:r w:rsidRPr="00D07157">
        <w:rPr>
          <w:rFonts w:ascii="Times New Roman" w:hAnsi="宋体"/>
          <w:szCs w:val="21"/>
        </w:rPr>
        <w:t>帧</w:t>
      </w:r>
      <w:proofErr w:type="gramEnd"/>
      <w:r w:rsidRPr="00D07157">
        <w:rPr>
          <w:rFonts w:ascii="Times New Roman" w:hAnsi="宋体"/>
          <w:szCs w:val="21"/>
        </w:rPr>
        <w:t>层次结构</w:t>
      </w:r>
    </w:p>
    <w:p w:rsidR="00255591" w:rsidRPr="00D07157" w:rsidRDefault="00255591" w:rsidP="00255591">
      <w:pPr>
        <w:rPr>
          <w:rFonts w:ascii="Times New Roman" w:hAnsi="Times New Roman"/>
          <w:szCs w:val="21"/>
        </w:rPr>
      </w:pPr>
      <w:r w:rsidRPr="00D07157">
        <w:rPr>
          <w:rFonts w:ascii="Times New Roman"/>
          <w:szCs w:val="21"/>
        </w:rPr>
        <w:t>表</w:t>
      </w:r>
      <w:r w:rsidRPr="00D07157">
        <w:rPr>
          <w:rFonts w:ascii="Times New Roman" w:hAnsi="Times New Roman"/>
          <w:szCs w:val="21"/>
        </w:rPr>
        <w:t>1-1  Z</w:t>
      </w:r>
      <w:r w:rsidRPr="00D07157">
        <w:rPr>
          <w:rFonts w:ascii="Times New Roman"/>
          <w:szCs w:val="21"/>
        </w:rPr>
        <w:t>、</w:t>
      </w:r>
      <w:r w:rsidRPr="00D07157">
        <w:rPr>
          <w:rFonts w:ascii="Times New Roman" w:hAnsi="Times New Roman"/>
          <w:szCs w:val="21"/>
        </w:rPr>
        <w:t>X</w:t>
      </w:r>
      <w:r w:rsidRPr="00D07157">
        <w:rPr>
          <w:rFonts w:ascii="Times New Roman"/>
          <w:szCs w:val="21"/>
        </w:rPr>
        <w:t>、</w:t>
      </w:r>
      <w:r w:rsidRPr="00D07157">
        <w:rPr>
          <w:rFonts w:ascii="Times New Roman" w:hAnsi="Times New Roman"/>
          <w:szCs w:val="21"/>
        </w:rPr>
        <w:t>W</w:t>
      </w:r>
      <w:r w:rsidRPr="00D07157">
        <w:rPr>
          <w:rFonts w:ascii="Times New Roman"/>
          <w:szCs w:val="21"/>
        </w:rPr>
        <w:t>、</w:t>
      </w:r>
      <w:r w:rsidRPr="00D07157">
        <w:rPr>
          <w:rFonts w:ascii="Times New Roman" w:hAnsi="Times New Roman"/>
          <w:szCs w:val="21"/>
        </w:rPr>
        <w:t>Y</w:t>
      </w:r>
      <w:r w:rsidRPr="00D07157">
        <w:rPr>
          <w:rFonts w:ascii="Times New Roman"/>
          <w:szCs w:val="21"/>
        </w:rPr>
        <w:t>、</w:t>
      </w:r>
      <w:r w:rsidRPr="00D07157">
        <w:rPr>
          <w:rFonts w:ascii="Times New Roman" w:hAnsi="Times New Roman"/>
          <w:szCs w:val="21"/>
        </w:rPr>
        <w:t>B</w:t>
      </w:r>
      <w:r w:rsidRPr="00D07157">
        <w:rPr>
          <w:rFonts w:ascii="Times New Roman"/>
          <w:szCs w:val="21"/>
        </w:rPr>
        <w:t>取值范围</w:t>
      </w:r>
    </w:p>
    <w:p w:rsidR="00255591" w:rsidRPr="00D07157" w:rsidRDefault="00255591" w:rsidP="00255591">
      <w:pPr>
        <w:widowControl/>
        <w:jc w:val="left"/>
        <w:rPr>
          <w:rFonts w:ascii="Times New Roman" w:hAnsi="Times New Roman"/>
          <w:kern w:val="0"/>
          <w:sz w:val="24"/>
          <w:szCs w:val="24"/>
        </w:rPr>
      </w:pPr>
      <w:r w:rsidRPr="00D07157">
        <w:rPr>
          <w:rFonts w:ascii="Times New Roman" w:hAnsi="Times New Roman"/>
          <w:noProof/>
          <w:kern w:val="0"/>
          <w:sz w:val="24"/>
          <w:szCs w:val="24"/>
        </w:rPr>
        <w:lastRenderedPageBreak/>
        <w:drawing>
          <wp:inline distT="0" distB="0" distL="0" distR="0">
            <wp:extent cx="5113020" cy="1704340"/>
            <wp:effectExtent l="19050" t="0" r="0" b="0"/>
            <wp:docPr id="4" name="图片 6" descr="V%W$DD0}URH%$Q)D2PP(5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V%W$DD0}URH%$Q)D2PP(5JA"/>
                    <pic:cNvPicPr>
                      <a:picLocks noChangeAspect="1" noChangeArrowheads="1"/>
                    </pic:cNvPicPr>
                  </pic:nvPicPr>
                  <pic:blipFill>
                    <a:blip r:embed="rId12"/>
                    <a:srcRect/>
                    <a:stretch>
                      <a:fillRect/>
                    </a:stretch>
                  </pic:blipFill>
                  <pic:spPr bwMode="auto">
                    <a:xfrm>
                      <a:off x="0" y="0"/>
                      <a:ext cx="5113020" cy="1704340"/>
                    </a:xfrm>
                    <a:prstGeom prst="rect">
                      <a:avLst/>
                    </a:prstGeom>
                    <a:noFill/>
                    <a:ln w="9525">
                      <a:noFill/>
                      <a:miter lim="800000"/>
                      <a:headEnd/>
                      <a:tailEnd/>
                    </a:ln>
                  </pic:spPr>
                </pic:pic>
              </a:graphicData>
            </a:graphic>
          </wp:inline>
        </w:drawing>
      </w:r>
    </w:p>
    <w:p w:rsidR="00255591" w:rsidRPr="00AA1389" w:rsidRDefault="00255591" w:rsidP="00255591">
      <w:pPr>
        <w:pStyle w:val="3"/>
        <w:numPr>
          <w:ilvl w:val="2"/>
          <w:numId w:val="1"/>
        </w:numPr>
        <w:rPr>
          <w:rFonts w:ascii="Times New Roman" w:hAnsi="Times New Roman"/>
          <w:color w:val="FF0000"/>
        </w:rPr>
      </w:pPr>
      <w:bookmarkStart w:id="6" w:name="_Toc387754532"/>
      <w:r w:rsidRPr="00AA1389">
        <w:rPr>
          <w:rFonts w:ascii="Times New Roman" w:hAnsi="Times New Roman"/>
          <w:color w:val="FF0000"/>
        </w:rPr>
        <w:t>CPRI</w:t>
      </w:r>
      <w:r w:rsidRPr="00AA1389">
        <w:rPr>
          <w:rFonts w:ascii="Times New Roman"/>
          <w:color w:val="FF0000"/>
        </w:rPr>
        <w:t>基本</w:t>
      </w:r>
      <w:proofErr w:type="gramStart"/>
      <w:r w:rsidRPr="00AA1389">
        <w:rPr>
          <w:rFonts w:ascii="Times New Roman"/>
          <w:color w:val="FF0000"/>
        </w:rPr>
        <w:t>帧</w:t>
      </w:r>
      <w:bookmarkEnd w:id="6"/>
      <w:proofErr w:type="gramEnd"/>
    </w:p>
    <w:p w:rsidR="00255591" w:rsidRPr="00D07157" w:rsidRDefault="00255591" w:rsidP="00255591">
      <w:pPr>
        <w:autoSpaceDE w:val="0"/>
        <w:autoSpaceDN w:val="0"/>
        <w:adjustRightInd w:val="0"/>
        <w:spacing w:line="240" w:lineRule="atLeast"/>
        <w:ind w:firstLineChars="200" w:firstLine="480"/>
        <w:jc w:val="left"/>
        <w:rPr>
          <w:rFonts w:ascii="Times New Roman" w:hAnsi="Times New Roman"/>
          <w:kern w:val="0"/>
          <w:sz w:val="24"/>
          <w:szCs w:val="24"/>
        </w:rPr>
      </w:pPr>
      <w:r w:rsidRPr="00D07157">
        <w:rPr>
          <w:rFonts w:ascii="Times New Roman" w:hAnsi="宋体"/>
          <w:kern w:val="0"/>
          <w:sz w:val="24"/>
          <w:szCs w:val="24"/>
        </w:rPr>
        <w:t>基本帧长：</w:t>
      </w:r>
      <w:r w:rsidRPr="00D07157">
        <w:rPr>
          <w:rFonts w:ascii="Times New Roman" w:hAnsi="Times New Roman"/>
          <w:kern w:val="0"/>
          <w:sz w:val="24"/>
          <w:szCs w:val="24"/>
        </w:rPr>
        <w:t>1 Tc</w:t>
      </w:r>
      <w:r w:rsidRPr="00D07157">
        <w:rPr>
          <w:rFonts w:ascii="Times New Roman" w:hAnsi="宋体"/>
          <w:kern w:val="0"/>
          <w:sz w:val="24"/>
          <w:szCs w:val="24"/>
        </w:rPr>
        <w:t>＝</w:t>
      </w:r>
      <w:r w:rsidRPr="00D07157">
        <w:rPr>
          <w:rFonts w:ascii="Times New Roman" w:hAnsi="Times New Roman"/>
          <w:kern w:val="0"/>
          <w:sz w:val="24"/>
          <w:szCs w:val="24"/>
        </w:rPr>
        <w:t>1/3.84 MHz</w:t>
      </w:r>
      <w:r w:rsidRPr="00D07157">
        <w:rPr>
          <w:rFonts w:ascii="Times New Roman" w:hAnsi="宋体"/>
          <w:kern w:val="0"/>
          <w:sz w:val="24"/>
          <w:szCs w:val="24"/>
        </w:rPr>
        <w:t>＝</w:t>
      </w:r>
      <w:r w:rsidRPr="00D07157">
        <w:rPr>
          <w:rFonts w:ascii="Times New Roman" w:hAnsi="Times New Roman"/>
          <w:kern w:val="0"/>
          <w:sz w:val="24"/>
          <w:szCs w:val="24"/>
        </w:rPr>
        <w:t>260.416667ns</w:t>
      </w:r>
      <w:r w:rsidRPr="00D07157">
        <w:rPr>
          <w:rFonts w:ascii="Times New Roman" w:hAnsi="宋体"/>
          <w:kern w:val="0"/>
          <w:sz w:val="24"/>
          <w:szCs w:val="24"/>
        </w:rPr>
        <w:t>一个基本</w:t>
      </w:r>
      <w:proofErr w:type="gramStart"/>
      <w:r w:rsidRPr="00D07157">
        <w:rPr>
          <w:rFonts w:ascii="Times New Roman" w:hAnsi="宋体"/>
          <w:kern w:val="0"/>
          <w:sz w:val="24"/>
          <w:szCs w:val="24"/>
        </w:rPr>
        <w:t>帧</w:t>
      </w:r>
      <w:proofErr w:type="gramEnd"/>
      <w:r w:rsidRPr="00D07157">
        <w:rPr>
          <w:rFonts w:ascii="Times New Roman" w:hAnsi="宋体"/>
          <w:kern w:val="0"/>
          <w:sz w:val="24"/>
          <w:szCs w:val="24"/>
        </w:rPr>
        <w:t>包含</w:t>
      </w:r>
      <w:r w:rsidRPr="00D07157">
        <w:rPr>
          <w:rFonts w:ascii="Times New Roman" w:hAnsi="Times New Roman"/>
          <w:kern w:val="0"/>
          <w:sz w:val="24"/>
          <w:szCs w:val="24"/>
        </w:rPr>
        <w:t>16</w:t>
      </w:r>
      <w:r w:rsidRPr="00D07157">
        <w:rPr>
          <w:rFonts w:ascii="Times New Roman" w:hAnsi="宋体"/>
          <w:kern w:val="0"/>
          <w:sz w:val="24"/>
          <w:szCs w:val="24"/>
        </w:rPr>
        <w:t>个字：</w:t>
      </w:r>
      <w:r w:rsidRPr="00D07157">
        <w:rPr>
          <w:rFonts w:ascii="Times New Roman" w:hAnsi="Times New Roman"/>
          <w:kern w:val="0"/>
          <w:sz w:val="24"/>
          <w:szCs w:val="24"/>
        </w:rPr>
        <w:t>W=0…15</w:t>
      </w:r>
      <w:r w:rsidRPr="00D07157">
        <w:rPr>
          <w:rFonts w:ascii="Times New Roman" w:hAnsi="宋体"/>
          <w:kern w:val="0"/>
          <w:sz w:val="24"/>
          <w:szCs w:val="24"/>
        </w:rPr>
        <w:t>，字长</w:t>
      </w:r>
      <w:r w:rsidRPr="00D07157">
        <w:rPr>
          <w:rFonts w:ascii="Times New Roman" w:hAnsi="Times New Roman"/>
          <w:kern w:val="0"/>
          <w:sz w:val="24"/>
          <w:szCs w:val="24"/>
        </w:rPr>
        <w:t xml:space="preserve">T </w:t>
      </w:r>
      <w:r w:rsidRPr="00D07157">
        <w:rPr>
          <w:rFonts w:ascii="Times New Roman" w:hAnsi="宋体"/>
          <w:kern w:val="0"/>
          <w:sz w:val="24"/>
          <w:szCs w:val="24"/>
        </w:rPr>
        <w:t>依赖于线比特率。</w:t>
      </w:r>
      <w:r w:rsidRPr="00D07157">
        <w:rPr>
          <w:rFonts w:ascii="Times New Roman" w:hAnsi="Times New Roman"/>
          <w:kern w:val="0"/>
          <w:sz w:val="24"/>
          <w:szCs w:val="24"/>
        </w:rPr>
        <w:t xml:space="preserve">W=0 </w:t>
      </w:r>
      <w:r w:rsidRPr="00D07157">
        <w:rPr>
          <w:rFonts w:ascii="Times New Roman" w:hAnsi="宋体"/>
          <w:kern w:val="0"/>
          <w:sz w:val="24"/>
          <w:szCs w:val="24"/>
        </w:rPr>
        <w:t>用于控制字；</w:t>
      </w:r>
      <w:r w:rsidRPr="00D07157">
        <w:rPr>
          <w:rFonts w:ascii="Times New Roman" w:hAnsi="Times New Roman"/>
          <w:kern w:val="0"/>
          <w:sz w:val="24"/>
          <w:szCs w:val="24"/>
        </w:rPr>
        <w:t xml:space="preserve"> bit</w:t>
      </w:r>
      <w:r w:rsidRPr="00D07157">
        <w:rPr>
          <w:rFonts w:ascii="Times New Roman" w:hAnsi="宋体"/>
          <w:kern w:val="0"/>
          <w:sz w:val="24"/>
          <w:szCs w:val="24"/>
        </w:rPr>
        <w:t>：</w:t>
      </w:r>
      <w:r w:rsidRPr="00D07157">
        <w:rPr>
          <w:rFonts w:ascii="Times New Roman" w:hAnsi="Times New Roman"/>
          <w:kern w:val="0"/>
          <w:sz w:val="24"/>
          <w:szCs w:val="24"/>
        </w:rPr>
        <w:t>B=0…T-1</w:t>
      </w:r>
      <w:r w:rsidRPr="00D07157">
        <w:rPr>
          <w:rFonts w:ascii="Times New Roman" w:hAnsi="宋体"/>
          <w:kern w:val="0"/>
          <w:sz w:val="24"/>
          <w:szCs w:val="24"/>
        </w:rPr>
        <w:t>；</w:t>
      </w:r>
      <w:r w:rsidRPr="00D07157">
        <w:rPr>
          <w:rFonts w:ascii="Times New Roman" w:hAnsi="Times New Roman"/>
          <w:kern w:val="0"/>
          <w:sz w:val="24"/>
          <w:szCs w:val="24"/>
        </w:rPr>
        <w:t>byte</w:t>
      </w:r>
      <w:r w:rsidRPr="00D07157">
        <w:rPr>
          <w:rFonts w:ascii="Times New Roman" w:hAnsi="宋体"/>
          <w:kern w:val="0"/>
          <w:sz w:val="24"/>
          <w:szCs w:val="24"/>
        </w:rPr>
        <w:t>＝</w:t>
      </w:r>
      <w:r w:rsidRPr="00D07157">
        <w:rPr>
          <w:rFonts w:ascii="Times New Roman" w:hAnsi="Times New Roman"/>
          <w:kern w:val="0"/>
          <w:sz w:val="24"/>
          <w:szCs w:val="24"/>
        </w:rPr>
        <w:t>8bit</w:t>
      </w:r>
      <w:r w:rsidRPr="00D07157">
        <w:rPr>
          <w:rFonts w:ascii="Times New Roman" w:hAnsi="宋体"/>
          <w:kern w:val="0"/>
          <w:sz w:val="24"/>
          <w:szCs w:val="24"/>
        </w:rPr>
        <w:t>，</w:t>
      </w:r>
      <w:r w:rsidRPr="00D07157">
        <w:rPr>
          <w:rFonts w:ascii="Times New Roman" w:hAnsi="Times New Roman"/>
          <w:kern w:val="0"/>
          <w:sz w:val="24"/>
          <w:szCs w:val="24"/>
        </w:rPr>
        <w:t>Y</w:t>
      </w:r>
      <w:r w:rsidRPr="00D07157">
        <w:rPr>
          <w:rFonts w:ascii="Times New Roman" w:hAnsi="宋体"/>
          <w:kern w:val="0"/>
          <w:sz w:val="24"/>
          <w:szCs w:val="24"/>
        </w:rPr>
        <w:t>＝</w:t>
      </w:r>
      <w:r w:rsidRPr="00D07157">
        <w:rPr>
          <w:rFonts w:ascii="Times New Roman" w:hAnsi="Times New Roman"/>
          <w:kern w:val="0"/>
          <w:sz w:val="24"/>
          <w:szCs w:val="24"/>
        </w:rPr>
        <w:t>0</w:t>
      </w:r>
      <w:r w:rsidRPr="00D07157">
        <w:rPr>
          <w:rFonts w:ascii="Times New Roman" w:hAnsi="宋体"/>
          <w:kern w:val="0"/>
          <w:sz w:val="24"/>
          <w:szCs w:val="24"/>
        </w:rPr>
        <w:t>：</w:t>
      </w:r>
      <w:r w:rsidRPr="00D07157">
        <w:rPr>
          <w:rFonts w:ascii="Times New Roman" w:hAnsi="Times New Roman"/>
          <w:kern w:val="0"/>
          <w:sz w:val="24"/>
          <w:szCs w:val="24"/>
        </w:rPr>
        <w:t>B=0…7</w:t>
      </w:r>
      <w:r w:rsidRPr="00D07157">
        <w:rPr>
          <w:rFonts w:ascii="Times New Roman" w:hAnsi="宋体"/>
          <w:kern w:val="0"/>
          <w:sz w:val="24"/>
          <w:szCs w:val="24"/>
        </w:rPr>
        <w:t>，</w:t>
      </w:r>
      <w:r w:rsidRPr="00D07157">
        <w:rPr>
          <w:rFonts w:ascii="Times New Roman" w:hAnsi="Times New Roman"/>
          <w:kern w:val="0"/>
          <w:sz w:val="24"/>
          <w:szCs w:val="24"/>
        </w:rPr>
        <w:t>Y=1</w:t>
      </w:r>
      <w:r w:rsidRPr="00D07157">
        <w:rPr>
          <w:rFonts w:ascii="Times New Roman" w:hAnsi="宋体"/>
          <w:kern w:val="0"/>
          <w:sz w:val="24"/>
          <w:szCs w:val="24"/>
        </w:rPr>
        <w:t>：</w:t>
      </w:r>
      <w:r w:rsidRPr="00D07157">
        <w:rPr>
          <w:rFonts w:ascii="Times New Roman" w:hAnsi="Times New Roman"/>
          <w:kern w:val="0"/>
          <w:sz w:val="24"/>
          <w:szCs w:val="24"/>
        </w:rPr>
        <w:t>B=8…15</w:t>
      </w:r>
      <w:r w:rsidRPr="00D07157">
        <w:rPr>
          <w:rFonts w:ascii="Times New Roman" w:hAnsi="宋体"/>
          <w:kern w:val="0"/>
          <w:sz w:val="24"/>
          <w:szCs w:val="24"/>
        </w:rPr>
        <w:t>，</w:t>
      </w:r>
      <w:r w:rsidRPr="00D07157">
        <w:rPr>
          <w:rFonts w:ascii="Times New Roman" w:hAnsi="Times New Roman"/>
          <w:kern w:val="0"/>
          <w:sz w:val="24"/>
          <w:szCs w:val="24"/>
        </w:rPr>
        <w:t>……</w:t>
      </w:r>
      <w:r w:rsidRPr="00D07157">
        <w:rPr>
          <w:rFonts w:ascii="Times New Roman" w:hAnsi="宋体"/>
          <w:kern w:val="0"/>
          <w:sz w:val="24"/>
          <w:szCs w:val="24"/>
        </w:rPr>
        <w:t>。</w:t>
      </w:r>
      <w:r w:rsidRPr="00D07157">
        <w:rPr>
          <w:rFonts w:ascii="Times New Roman" w:hAnsi="Times New Roman"/>
          <w:kern w:val="0"/>
          <w:sz w:val="24"/>
          <w:szCs w:val="24"/>
        </w:rPr>
        <w:t>W=1……15</w:t>
      </w:r>
      <w:r w:rsidRPr="00D07157">
        <w:rPr>
          <w:rFonts w:ascii="Times New Roman" w:hAnsi="宋体"/>
          <w:kern w:val="0"/>
          <w:sz w:val="24"/>
          <w:szCs w:val="24"/>
        </w:rPr>
        <w:t>用于</w:t>
      </w:r>
      <w:r w:rsidRPr="00D07157">
        <w:rPr>
          <w:rFonts w:ascii="Times New Roman" w:hAnsi="Times New Roman"/>
          <w:kern w:val="0"/>
          <w:sz w:val="24"/>
          <w:szCs w:val="24"/>
        </w:rPr>
        <w:t>IQ</w:t>
      </w:r>
      <w:r w:rsidRPr="00D07157">
        <w:rPr>
          <w:rFonts w:ascii="Times New Roman" w:hAnsi="宋体"/>
          <w:kern w:val="0"/>
          <w:sz w:val="24"/>
          <w:szCs w:val="24"/>
        </w:rPr>
        <w:t>数据。</w:t>
      </w:r>
    </w:p>
    <w:p w:rsidR="00255591" w:rsidRPr="00D07157" w:rsidRDefault="00255591" w:rsidP="00255591">
      <w:pPr>
        <w:autoSpaceDE w:val="0"/>
        <w:autoSpaceDN w:val="0"/>
        <w:adjustRightInd w:val="0"/>
        <w:spacing w:line="240" w:lineRule="atLeast"/>
        <w:ind w:firstLineChars="200" w:firstLine="480"/>
        <w:jc w:val="left"/>
        <w:rPr>
          <w:rFonts w:ascii="Times New Roman" w:hAnsi="Times New Roman"/>
          <w:kern w:val="0"/>
          <w:sz w:val="24"/>
          <w:szCs w:val="24"/>
        </w:rPr>
      </w:pPr>
      <w:r w:rsidRPr="00D07157">
        <w:rPr>
          <w:rFonts w:ascii="Times New Roman" w:hAnsi="Times New Roman"/>
          <w:kern w:val="0"/>
          <w:sz w:val="24"/>
          <w:szCs w:val="24"/>
        </w:rPr>
        <w:t>CPRI</w:t>
      </w:r>
      <w:r w:rsidRPr="00D07157">
        <w:rPr>
          <w:rFonts w:ascii="Times New Roman" w:hAnsi="宋体"/>
          <w:kern w:val="0"/>
          <w:sz w:val="24"/>
          <w:szCs w:val="24"/>
        </w:rPr>
        <w:t>数据在传输过程中首先传送基本帧的控制</w:t>
      </w:r>
      <w:r w:rsidRPr="00D07157">
        <w:rPr>
          <w:rFonts w:ascii="Times New Roman" w:hAnsi="Times New Roman"/>
          <w:kern w:val="0"/>
          <w:sz w:val="24"/>
          <w:szCs w:val="24"/>
        </w:rPr>
        <w:t>BYTES</w:t>
      </w:r>
      <w:r w:rsidRPr="00D07157">
        <w:rPr>
          <w:rFonts w:ascii="Times New Roman" w:hAnsi="宋体"/>
          <w:kern w:val="0"/>
          <w:sz w:val="24"/>
          <w:szCs w:val="24"/>
        </w:rPr>
        <w:t>，然后依次传送</w:t>
      </w:r>
      <w:r w:rsidRPr="00D07157">
        <w:rPr>
          <w:rFonts w:ascii="Times New Roman" w:hAnsi="Times New Roman"/>
          <w:kern w:val="0"/>
          <w:sz w:val="24"/>
          <w:szCs w:val="24"/>
        </w:rPr>
        <w:t>IQ</w:t>
      </w:r>
      <w:r w:rsidRPr="00D07157">
        <w:rPr>
          <w:rFonts w:ascii="Times New Roman" w:hAnsi="宋体"/>
          <w:kern w:val="0"/>
          <w:sz w:val="24"/>
          <w:szCs w:val="24"/>
        </w:rPr>
        <w:t>数据。基本</w:t>
      </w:r>
      <w:proofErr w:type="gramStart"/>
      <w:r w:rsidRPr="00D07157">
        <w:rPr>
          <w:rFonts w:ascii="Times New Roman" w:hAnsi="宋体"/>
          <w:kern w:val="0"/>
          <w:sz w:val="24"/>
          <w:szCs w:val="24"/>
        </w:rPr>
        <w:t>帧结构因线比特率</w:t>
      </w:r>
      <w:proofErr w:type="gramEnd"/>
      <w:r w:rsidRPr="00D07157">
        <w:rPr>
          <w:rFonts w:ascii="Times New Roman" w:hAnsi="宋体"/>
          <w:kern w:val="0"/>
          <w:sz w:val="24"/>
          <w:szCs w:val="24"/>
        </w:rPr>
        <w:t>而异。图</w:t>
      </w:r>
      <w:r w:rsidRPr="00D07157">
        <w:rPr>
          <w:rFonts w:ascii="Times New Roman" w:hAnsi="Times New Roman"/>
          <w:kern w:val="0"/>
          <w:sz w:val="24"/>
          <w:szCs w:val="24"/>
        </w:rPr>
        <w:t>1-5</w:t>
      </w:r>
      <w:r w:rsidRPr="00D07157">
        <w:rPr>
          <w:rFonts w:ascii="Times New Roman" w:hAnsi="宋体"/>
          <w:kern w:val="0"/>
          <w:sz w:val="24"/>
          <w:szCs w:val="24"/>
        </w:rPr>
        <w:t>，图</w:t>
      </w:r>
      <w:r w:rsidRPr="00D07157">
        <w:rPr>
          <w:rFonts w:ascii="Times New Roman" w:hAnsi="Times New Roman"/>
          <w:kern w:val="0"/>
          <w:sz w:val="24"/>
          <w:szCs w:val="24"/>
        </w:rPr>
        <w:t>1-6</w:t>
      </w:r>
      <w:r w:rsidRPr="00D07157">
        <w:rPr>
          <w:rFonts w:ascii="Times New Roman" w:hAnsi="宋体"/>
          <w:kern w:val="0"/>
          <w:sz w:val="24"/>
          <w:szCs w:val="24"/>
        </w:rPr>
        <w:t>描述了不同线比特率的基本</w:t>
      </w:r>
      <w:proofErr w:type="gramStart"/>
      <w:r w:rsidRPr="00D07157">
        <w:rPr>
          <w:rFonts w:ascii="Times New Roman" w:hAnsi="宋体"/>
          <w:kern w:val="0"/>
          <w:sz w:val="24"/>
          <w:szCs w:val="24"/>
        </w:rPr>
        <w:t>帧</w:t>
      </w:r>
      <w:proofErr w:type="gramEnd"/>
      <w:r w:rsidRPr="00D07157">
        <w:rPr>
          <w:rFonts w:ascii="Times New Roman" w:hAnsi="宋体"/>
          <w:kern w:val="0"/>
          <w:sz w:val="24"/>
          <w:szCs w:val="24"/>
        </w:rPr>
        <w:t>结构。</w:t>
      </w:r>
    </w:p>
    <w:p w:rsidR="00255591" w:rsidRPr="00D07157" w:rsidRDefault="00255591" w:rsidP="00255591">
      <w:pPr>
        <w:widowControl/>
        <w:jc w:val="center"/>
        <w:rPr>
          <w:rFonts w:ascii="Times New Roman" w:hAnsi="Times New Roman"/>
          <w:kern w:val="0"/>
          <w:sz w:val="24"/>
          <w:szCs w:val="24"/>
        </w:rPr>
      </w:pPr>
      <w:r w:rsidRPr="00D07157">
        <w:rPr>
          <w:rFonts w:ascii="Times New Roman" w:hAnsi="Times New Roman"/>
          <w:noProof/>
          <w:kern w:val="0"/>
          <w:sz w:val="24"/>
          <w:szCs w:val="24"/>
        </w:rPr>
        <w:drawing>
          <wp:inline distT="0" distB="0" distL="0" distR="0">
            <wp:extent cx="4286885" cy="1697355"/>
            <wp:effectExtent l="19050" t="0" r="0" b="0"/>
            <wp:docPr id="5" name="图片 7" descr="%8))``(@SF8E%}MWC}~62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8))``(@SF8E%}MWC}~62TA"/>
                    <pic:cNvPicPr>
                      <a:picLocks noChangeAspect="1" noChangeArrowheads="1"/>
                    </pic:cNvPicPr>
                  </pic:nvPicPr>
                  <pic:blipFill>
                    <a:blip r:embed="rId13"/>
                    <a:srcRect/>
                    <a:stretch>
                      <a:fillRect/>
                    </a:stretch>
                  </pic:blipFill>
                  <pic:spPr bwMode="auto">
                    <a:xfrm>
                      <a:off x="0" y="0"/>
                      <a:ext cx="4286885" cy="1697355"/>
                    </a:xfrm>
                    <a:prstGeom prst="rect">
                      <a:avLst/>
                    </a:prstGeom>
                    <a:noFill/>
                    <a:ln w="9525">
                      <a:noFill/>
                      <a:miter lim="800000"/>
                      <a:headEnd/>
                      <a:tailEnd/>
                    </a:ln>
                  </pic:spPr>
                </pic:pic>
              </a:graphicData>
            </a:graphic>
          </wp:inline>
        </w:drawing>
      </w:r>
    </w:p>
    <w:p w:rsidR="00255591" w:rsidRPr="00D07157" w:rsidRDefault="00255591" w:rsidP="00255591">
      <w:pPr>
        <w:autoSpaceDE w:val="0"/>
        <w:autoSpaceDN w:val="0"/>
        <w:adjustRightInd w:val="0"/>
        <w:spacing w:line="240" w:lineRule="atLeast"/>
        <w:ind w:firstLineChars="550" w:firstLine="1155"/>
        <w:jc w:val="center"/>
        <w:rPr>
          <w:rFonts w:ascii="Times New Roman" w:hAnsi="Times New Roman"/>
          <w:kern w:val="0"/>
          <w:szCs w:val="21"/>
        </w:rPr>
      </w:pPr>
      <w:r w:rsidRPr="00D07157">
        <w:rPr>
          <w:rFonts w:ascii="Times New Roman" w:hAnsi="宋体"/>
          <w:kern w:val="0"/>
          <w:szCs w:val="21"/>
        </w:rPr>
        <w:t>图</w:t>
      </w:r>
      <w:r w:rsidRPr="00D07157">
        <w:rPr>
          <w:rFonts w:ascii="Times New Roman" w:hAnsi="Times New Roman"/>
          <w:kern w:val="0"/>
          <w:szCs w:val="21"/>
        </w:rPr>
        <w:t xml:space="preserve">1-5 </w:t>
      </w:r>
      <w:r w:rsidRPr="00D07157">
        <w:rPr>
          <w:rFonts w:ascii="Times New Roman" w:hAnsi="宋体"/>
          <w:kern w:val="0"/>
          <w:szCs w:val="21"/>
        </w:rPr>
        <w:t>线比特率</w:t>
      </w:r>
      <w:r w:rsidRPr="00D07157">
        <w:rPr>
          <w:rFonts w:ascii="Times New Roman" w:hAnsi="Times New Roman"/>
          <w:kern w:val="0"/>
          <w:szCs w:val="21"/>
        </w:rPr>
        <w:t>614.4Mb/s</w:t>
      </w:r>
      <w:r w:rsidRPr="00D07157">
        <w:rPr>
          <w:rFonts w:ascii="Times New Roman" w:hAnsi="宋体"/>
          <w:kern w:val="0"/>
          <w:szCs w:val="21"/>
        </w:rPr>
        <w:t>的基本</w:t>
      </w:r>
      <w:proofErr w:type="gramStart"/>
      <w:r w:rsidRPr="00D07157">
        <w:rPr>
          <w:rFonts w:ascii="Times New Roman" w:hAnsi="宋体"/>
          <w:kern w:val="0"/>
          <w:szCs w:val="21"/>
        </w:rPr>
        <w:t>帧</w:t>
      </w:r>
      <w:proofErr w:type="gramEnd"/>
      <w:r w:rsidRPr="00D07157">
        <w:rPr>
          <w:rFonts w:ascii="Times New Roman" w:hAnsi="宋体"/>
          <w:kern w:val="0"/>
          <w:szCs w:val="21"/>
        </w:rPr>
        <w:t>结构</w:t>
      </w:r>
    </w:p>
    <w:p w:rsidR="00255591" w:rsidRPr="00D07157" w:rsidRDefault="00255591" w:rsidP="00255591">
      <w:pPr>
        <w:autoSpaceDE w:val="0"/>
        <w:autoSpaceDN w:val="0"/>
        <w:adjustRightInd w:val="0"/>
        <w:spacing w:line="240" w:lineRule="atLeast"/>
        <w:ind w:firstLineChars="550" w:firstLine="1155"/>
        <w:jc w:val="left"/>
        <w:rPr>
          <w:rFonts w:ascii="Times New Roman" w:hAnsi="Times New Roman"/>
          <w:kern w:val="0"/>
          <w:szCs w:val="21"/>
        </w:rPr>
      </w:pPr>
    </w:p>
    <w:p w:rsidR="00255591" w:rsidRPr="00D07157" w:rsidRDefault="00255591" w:rsidP="00255591">
      <w:pPr>
        <w:autoSpaceDE w:val="0"/>
        <w:autoSpaceDN w:val="0"/>
        <w:adjustRightInd w:val="0"/>
        <w:spacing w:line="240" w:lineRule="atLeast"/>
        <w:jc w:val="center"/>
        <w:rPr>
          <w:rFonts w:ascii="Times New Roman" w:hAnsi="Times New Roman"/>
          <w:kern w:val="0"/>
          <w:sz w:val="24"/>
          <w:szCs w:val="24"/>
        </w:rPr>
      </w:pPr>
      <w:r w:rsidRPr="00D07157">
        <w:rPr>
          <w:rFonts w:ascii="Times New Roman" w:hAnsi="Times New Roman"/>
          <w:noProof/>
          <w:kern w:val="0"/>
          <w:sz w:val="24"/>
          <w:szCs w:val="24"/>
        </w:rPr>
        <w:drawing>
          <wp:inline distT="0" distB="0" distL="0" distR="0">
            <wp:extent cx="4264660" cy="2662555"/>
            <wp:effectExtent l="19050" t="0" r="2540" b="0"/>
            <wp:docPr id="6" name="图片 8" descr="3OW73LX7JFR]@39IOM`{8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OW73LX7JFR]@39IOM`{8QL"/>
                    <pic:cNvPicPr>
                      <a:picLocks noChangeAspect="1" noChangeArrowheads="1"/>
                    </pic:cNvPicPr>
                  </pic:nvPicPr>
                  <pic:blipFill>
                    <a:blip r:embed="rId14"/>
                    <a:srcRect/>
                    <a:stretch>
                      <a:fillRect/>
                    </a:stretch>
                  </pic:blipFill>
                  <pic:spPr bwMode="auto">
                    <a:xfrm>
                      <a:off x="0" y="0"/>
                      <a:ext cx="4264660" cy="2662555"/>
                    </a:xfrm>
                    <a:prstGeom prst="rect">
                      <a:avLst/>
                    </a:prstGeom>
                    <a:noFill/>
                    <a:ln w="9525">
                      <a:noFill/>
                      <a:miter lim="800000"/>
                      <a:headEnd/>
                      <a:tailEnd/>
                    </a:ln>
                  </pic:spPr>
                </pic:pic>
              </a:graphicData>
            </a:graphic>
          </wp:inline>
        </w:drawing>
      </w:r>
    </w:p>
    <w:p w:rsidR="00255591" w:rsidRPr="00D07157" w:rsidRDefault="00255591" w:rsidP="00255591">
      <w:pPr>
        <w:autoSpaceDE w:val="0"/>
        <w:autoSpaceDN w:val="0"/>
        <w:adjustRightInd w:val="0"/>
        <w:spacing w:line="240" w:lineRule="atLeast"/>
        <w:ind w:firstLineChars="250" w:firstLine="525"/>
        <w:jc w:val="center"/>
        <w:rPr>
          <w:rFonts w:ascii="Times New Roman" w:hAnsi="Times New Roman"/>
          <w:kern w:val="0"/>
          <w:szCs w:val="21"/>
        </w:rPr>
      </w:pPr>
      <w:r w:rsidRPr="00D07157">
        <w:rPr>
          <w:rFonts w:ascii="Times New Roman" w:hAnsi="宋体"/>
          <w:kern w:val="0"/>
          <w:szCs w:val="21"/>
        </w:rPr>
        <w:t>图</w:t>
      </w:r>
      <w:r w:rsidRPr="00D07157">
        <w:rPr>
          <w:rFonts w:ascii="Times New Roman" w:hAnsi="Times New Roman"/>
          <w:kern w:val="0"/>
          <w:szCs w:val="21"/>
        </w:rPr>
        <w:t xml:space="preserve">1-6 </w:t>
      </w:r>
      <w:r w:rsidRPr="00D07157">
        <w:rPr>
          <w:rFonts w:ascii="Times New Roman" w:hAnsi="宋体"/>
          <w:kern w:val="0"/>
          <w:szCs w:val="21"/>
        </w:rPr>
        <w:t>不同线比特率基本</w:t>
      </w:r>
      <w:proofErr w:type="gramStart"/>
      <w:r w:rsidRPr="00D07157">
        <w:rPr>
          <w:rFonts w:ascii="Times New Roman" w:hAnsi="宋体"/>
          <w:kern w:val="0"/>
          <w:szCs w:val="21"/>
        </w:rPr>
        <w:t>帧</w:t>
      </w:r>
      <w:proofErr w:type="gramEnd"/>
      <w:r w:rsidRPr="00D07157">
        <w:rPr>
          <w:rFonts w:ascii="Times New Roman" w:hAnsi="宋体"/>
          <w:kern w:val="0"/>
          <w:szCs w:val="21"/>
        </w:rPr>
        <w:t>结构（</w:t>
      </w:r>
      <w:r w:rsidRPr="00D07157">
        <w:rPr>
          <w:rFonts w:ascii="Times New Roman" w:hAnsi="Times New Roman"/>
          <w:kern w:val="0"/>
          <w:szCs w:val="21"/>
        </w:rPr>
        <w:t>T</w:t>
      </w:r>
      <w:r w:rsidRPr="00D07157">
        <w:rPr>
          <w:rFonts w:ascii="Times New Roman" w:hAnsi="宋体"/>
          <w:kern w:val="0"/>
          <w:szCs w:val="21"/>
        </w:rPr>
        <w:t>的值在表</w:t>
      </w:r>
      <w:r w:rsidRPr="00D07157">
        <w:rPr>
          <w:rFonts w:ascii="Times New Roman" w:hAnsi="Times New Roman"/>
          <w:kern w:val="0"/>
          <w:szCs w:val="21"/>
        </w:rPr>
        <w:t>1-2</w:t>
      </w:r>
      <w:r w:rsidRPr="00D07157">
        <w:rPr>
          <w:rFonts w:ascii="Times New Roman" w:hAnsi="宋体"/>
          <w:kern w:val="0"/>
          <w:szCs w:val="21"/>
        </w:rPr>
        <w:t>中定义）</w:t>
      </w:r>
    </w:p>
    <w:p w:rsidR="00255591" w:rsidRPr="00D07157" w:rsidRDefault="00255591" w:rsidP="00541278">
      <w:pPr>
        <w:autoSpaceDE w:val="0"/>
        <w:autoSpaceDN w:val="0"/>
        <w:adjustRightInd w:val="0"/>
        <w:spacing w:line="240" w:lineRule="atLeast"/>
        <w:jc w:val="center"/>
        <w:rPr>
          <w:rFonts w:ascii="Times New Roman" w:hAnsi="Times New Roman"/>
          <w:kern w:val="0"/>
          <w:szCs w:val="21"/>
        </w:rPr>
      </w:pPr>
      <w:r w:rsidRPr="00D07157">
        <w:rPr>
          <w:rFonts w:ascii="Times New Roman" w:hAnsi="宋体"/>
          <w:kern w:val="0"/>
          <w:szCs w:val="21"/>
        </w:rPr>
        <w:t>表</w:t>
      </w:r>
      <w:r w:rsidRPr="00D07157">
        <w:rPr>
          <w:rFonts w:ascii="Times New Roman" w:hAnsi="Times New Roman"/>
          <w:kern w:val="0"/>
          <w:szCs w:val="21"/>
        </w:rPr>
        <w:t xml:space="preserve">1-2 </w:t>
      </w:r>
      <w:r w:rsidRPr="00D07157">
        <w:rPr>
          <w:rFonts w:ascii="Times New Roman" w:hAnsi="宋体"/>
          <w:kern w:val="0"/>
          <w:szCs w:val="21"/>
        </w:rPr>
        <w:t>控制字的长度</w:t>
      </w:r>
    </w:p>
    <w:p w:rsidR="00255591" w:rsidRPr="00D07157" w:rsidRDefault="00255591" w:rsidP="00541278">
      <w:pPr>
        <w:widowControl/>
        <w:jc w:val="center"/>
        <w:rPr>
          <w:rFonts w:ascii="Times New Roman" w:hAnsi="Times New Roman"/>
          <w:kern w:val="0"/>
          <w:sz w:val="24"/>
          <w:szCs w:val="24"/>
        </w:rPr>
      </w:pPr>
      <w:r w:rsidRPr="00D07157">
        <w:rPr>
          <w:rFonts w:ascii="Times New Roman" w:hAnsi="Times New Roman"/>
          <w:noProof/>
          <w:kern w:val="0"/>
          <w:sz w:val="24"/>
          <w:szCs w:val="24"/>
        </w:rPr>
        <w:lastRenderedPageBreak/>
        <w:drawing>
          <wp:inline distT="0" distB="0" distL="0" distR="0">
            <wp:extent cx="4414616" cy="2078967"/>
            <wp:effectExtent l="19050" t="0" r="4984" b="0"/>
            <wp:docPr id="7" name="图片 9" descr="`XG@6J)OONY)]FWMT$3K4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XG@6J)OONY)]FWMT$3K4PO"/>
                    <pic:cNvPicPr>
                      <a:picLocks noChangeAspect="1" noChangeArrowheads="1"/>
                    </pic:cNvPicPr>
                  </pic:nvPicPr>
                  <pic:blipFill>
                    <a:blip r:embed="rId15"/>
                    <a:srcRect/>
                    <a:stretch>
                      <a:fillRect/>
                    </a:stretch>
                  </pic:blipFill>
                  <pic:spPr bwMode="auto">
                    <a:xfrm>
                      <a:off x="0" y="0"/>
                      <a:ext cx="4425950" cy="2084305"/>
                    </a:xfrm>
                    <a:prstGeom prst="rect">
                      <a:avLst/>
                    </a:prstGeom>
                    <a:noFill/>
                    <a:ln w="9525">
                      <a:noFill/>
                      <a:miter lim="800000"/>
                      <a:headEnd/>
                      <a:tailEnd/>
                    </a:ln>
                  </pic:spPr>
                </pic:pic>
              </a:graphicData>
            </a:graphic>
          </wp:inline>
        </w:drawing>
      </w:r>
    </w:p>
    <w:p w:rsidR="00255591" w:rsidRPr="00AA1389" w:rsidRDefault="00255591" w:rsidP="00255591">
      <w:pPr>
        <w:pStyle w:val="3"/>
        <w:numPr>
          <w:ilvl w:val="2"/>
          <w:numId w:val="1"/>
        </w:numPr>
        <w:rPr>
          <w:rFonts w:ascii="Times New Roman" w:hAnsi="Times New Roman"/>
          <w:color w:val="FF0000"/>
        </w:rPr>
      </w:pPr>
      <w:bookmarkStart w:id="7" w:name="_Toc387754533"/>
      <w:proofErr w:type="gramStart"/>
      <w:r w:rsidRPr="00AA1389">
        <w:rPr>
          <w:rFonts w:ascii="Times New Roman"/>
          <w:color w:val="FF0000"/>
        </w:rPr>
        <w:t>超帧控制</w:t>
      </w:r>
      <w:proofErr w:type="gramEnd"/>
      <w:r w:rsidRPr="00AA1389">
        <w:rPr>
          <w:rFonts w:ascii="Times New Roman"/>
          <w:color w:val="FF0000"/>
        </w:rPr>
        <w:t>字</w:t>
      </w:r>
      <w:bookmarkEnd w:id="7"/>
    </w:p>
    <w:p w:rsidR="00255591" w:rsidRPr="00D07157" w:rsidRDefault="00255591" w:rsidP="00255591">
      <w:pPr>
        <w:autoSpaceDE w:val="0"/>
        <w:autoSpaceDN w:val="0"/>
        <w:adjustRightInd w:val="0"/>
        <w:ind w:firstLineChars="200" w:firstLine="480"/>
        <w:jc w:val="left"/>
        <w:rPr>
          <w:rFonts w:ascii="Times New Roman" w:hAnsi="Times New Roman"/>
          <w:kern w:val="0"/>
          <w:sz w:val="24"/>
          <w:szCs w:val="24"/>
        </w:rPr>
      </w:pPr>
      <w:r w:rsidRPr="00D07157">
        <w:rPr>
          <w:rFonts w:ascii="Times New Roman" w:hAnsi="宋体"/>
          <w:kern w:val="0"/>
          <w:sz w:val="24"/>
          <w:szCs w:val="24"/>
        </w:rPr>
        <w:t>逐级嵌套的</w:t>
      </w:r>
      <w:r w:rsidRPr="00D07157">
        <w:rPr>
          <w:rFonts w:ascii="Times New Roman" w:hAnsi="Times New Roman"/>
          <w:kern w:val="0"/>
          <w:sz w:val="24"/>
          <w:szCs w:val="24"/>
        </w:rPr>
        <w:t>256</w:t>
      </w:r>
      <w:r w:rsidRPr="00D07157">
        <w:rPr>
          <w:rFonts w:ascii="Times New Roman" w:hAnsi="宋体"/>
          <w:kern w:val="0"/>
          <w:sz w:val="24"/>
          <w:szCs w:val="24"/>
        </w:rPr>
        <w:t>个控制字按每四个字</w:t>
      </w:r>
      <w:proofErr w:type="gramStart"/>
      <w:r w:rsidRPr="00D07157">
        <w:rPr>
          <w:rFonts w:ascii="Times New Roman" w:hAnsi="宋体"/>
          <w:kern w:val="0"/>
          <w:sz w:val="24"/>
          <w:szCs w:val="24"/>
        </w:rPr>
        <w:t>一</w:t>
      </w:r>
      <w:proofErr w:type="gramEnd"/>
      <w:r w:rsidRPr="00D07157">
        <w:rPr>
          <w:rFonts w:ascii="Times New Roman" w:hAnsi="宋体"/>
          <w:kern w:val="0"/>
          <w:sz w:val="24"/>
          <w:szCs w:val="24"/>
        </w:rPr>
        <w:t>组编为</w:t>
      </w:r>
      <w:r w:rsidRPr="00D07157">
        <w:rPr>
          <w:rFonts w:ascii="Times New Roman" w:hAnsi="Times New Roman"/>
          <w:kern w:val="0"/>
          <w:sz w:val="24"/>
          <w:szCs w:val="24"/>
        </w:rPr>
        <w:t>64</w:t>
      </w:r>
      <w:r w:rsidRPr="00D07157">
        <w:rPr>
          <w:rFonts w:ascii="Times New Roman" w:hAnsi="宋体"/>
          <w:kern w:val="0"/>
          <w:sz w:val="24"/>
          <w:szCs w:val="24"/>
        </w:rPr>
        <w:t>个子信道。子信道序号</w:t>
      </w:r>
      <w:r w:rsidRPr="00D07157">
        <w:rPr>
          <w:rFonts w:ascii="Times New Roman" w:hAnsi="Times New Roman"/>
          <w:kern w:val="0"/>
          <w:sz w:val="24"/>
          <w:szCs w:val="24"/>
        </w:rPr>
        <w:t>Ns=0..63</w:t>
      </w:r>
      <w:r w:rsidRPr="00D07157">
        <w:rPr>
          <w:rFonts w:ascii="Times New Roman" w:hAnsi="宋体"/>
          <w:kern w:val="0"/>
          <w:sz w:val="24"/>
          <w:szCs w:val="24"/>
        </w:rPr>
        <w:t>，每个</w:t>
      </w:r>
    </w:p>
    <w:p w:rsidR="00255591" w:rsidRPr="00D07157" w:rsidRDefault="00255591" w:rsidP="00255591">
      <w:pPr>
        <w:autoSpaceDE w:val="0"/>
        <w:autoSpaceDN w:val="0"/>
        <w:adjustRightInd w:val="0"/>
        <w:jc w:val="left"/>
        <w:rPr>
          <w:rFonts w:ascii="Times New Roman" w:hAnsi="Times New Roman"/>
          <w:kern w:val="0"/>
          <w:sz w:val="24"/>
          <w:szCs w:val="24"/>
        </w:rPr>
      </w:pPr>
      <w:r w:rsidRPr="00D07157">
        <w:rPr>
          <w:rFonts w:ascii="Times New Roman" w:hAnsi="宋体"/>
          <w:kern w:val="0"/>
          <w:sz w:val="24"/>
          <w:szCs w:val="24"/>
        </w:rPr>
        <w:t>子信道里的控制字序号</w:t>
      </w:r>
      <w:r w:rsidRPr="00D07157">
        <w:rPr>
          <w:rFonts w:ascii="Times New Roman" w:hAnsi="Times New Roman"/>
          <w:kern w:val="0"/>
          <w:sz w:val="24"/>
          <w:szCs w:val="24"/>
        </w:rPr>
        <w:t>Xs=0..3</w:t>
      </w:r>
      <w:r w:rsidRPr="00D07157">
        <w:rPr>
          <w:rFonts w:ascii="Times New Roman" w:hAnsi="宋体"/>
          <w:kern w:val="0"/>
          <w:sz w:val="24"/>
          <w:szCs w:val="24"/>
        </w:rPr>
        <w:t>，一个</w:t>
      </w:r>
      <w:proofErr w:type="gramStart"/>
      <w:r w:rsidRPr="00D07157">
        <w:rPr>
          <w:rFonts w:ascii="Times New Roman" w:hAnsi="宋体"/>
          <w:kern w:val="0"/>
          <w:sz w:val="24"/>
          <w:szCs w:val="24"/>
        </w:rPr>
        <w:t>嵌套里</w:t>
      </w:r>
      <w:proofErr w:type="gramEnd"/>
      <w:r w:rsidRPr="00D07157">
        <w:rPr>
          <w:rFonts w:ascii="Times New Roman" w:hAnsi="宋体"/>
          <w:kern w:val="0"/>
          <w:sz w:val="24"/>
          <w:szCs w:val="24"/>
        </w:rPr>
        <w:t>的控制字序号</w:t>
      </w:r>
      <w:r w:rsidRPr="00D07157">
        <w:rPr>
          <w:rFonts w:ascii="Times New Roman" w:hAnsi="Times New Roman"/>
          <w:kern w:val="0"/>
          <w:sz w:val="24"/>
          <w:szCs w:val="24"/>
        </w:rPr>
        <w:t>X=Ns+64*Xs</w:t>
      </w:r>
      <w:r w:rsidRPr="00D07157">
        <w:rPr>
          <w:rFonts w:ascii="Times New Roman" w:hAnsi="宋体"/>
          <w:kern w:val="0"/>
          <w:sz w:val="24"/>
          <w:szCs w:val="24"/>
        </w:rPr>
        <w:t>。图</w:t>
      </w:r>
      <w:r w:rsidRPr="00D07157">
        <w:rPr>
          <w:rFonts w:ascii="Times New Roman" w:hAnsi="Times New Roman"/>
          <w:kern w:val="0"/>
          <w:sz w:val="24"/>
          <w:szCs w:val="24"/>
        </w:rPr>
        <w:t xml:space="preserve"> 1-7 </w:t>
      </w:r>
      <w:r w:rsidRPr="00D07157">
        <w:rPr>
          <w:rFonts w:ascii="Times New Roman" w:hAnsi="宋体"/>
          <w:kern w:val="0"/>
          <w:sz w:val="24"/>
          <w:szCs w:val="24"/>
        </w:rPr>
        <w:t>阐述了子信道里控制字的组织情况。表</w:t>
      </w:r>
      <w:r w:rsidRPr="00D07157">
        <w:rPr>
          <w:rFonts w:ascii="Times New Roman" w:hAnsi="Times New Roman"/>
          <w:kern w:val="0"/>
          <w:sz w:val="24"/>
          <w:szCs w:val="24"/>
        </w:rPr>
        <w:t>1-3</w:t>
      </w:r>
      <w:r w:rsidRPr="00D07157">
        <w:rPr>
          <w:rFonts w:ascii="Times New Roman" w:hAnsi="宋体"/>
          <w:kern w:val="0"/>
          <w:sz w:val="24"/>
          <w:szCs w:val="24"/>
        </w:rPr>
        <w:t>说明了每个子信道控制字的意义。</w:t>
      </w:r>
    </w:p>
    <w:p w:rsidR="00255591" w:rsidRPr="00D07157" w:rsidRDefault="00255591" w:rsidP="00255591">
      <w:pPr>
        <w:widowControl/>
        <w:jc w:val="center"/>
        <w:rPr>
          <w:rFonts w:ascii="Times New Roman" w:hAnsi="Times New Roman"/>
          <w:kern w:val="0"/>
          <w:sz w:val="24"/>
          <w:szCs w:val="24"/>
        </w:rPr>
      </w:pPr>
      <w:r w:rsidRPr="00D07157">
        <w:rPr>
          <w:rFonts w:ascii="Times New Roman" w:hAnsi="Times New Roman"/>
          <w:noProof/>
          <w:kern w:val="0"/>
          <w:sz w:val="24"/>
          <w:szCs w:val="24"/>
        </w:rPr>
        <w:drawing>
          <wp:inline distT="0" distB="0" distL="0" distR="0">
            <wp:extent cx="5727700" cy="1945640"/>
            <wp:effectExtent l="19050" t="0" r="6350" b="0"/>
            <wp:docPr id="8" name="图片 10" descr="93X48K23]NI1}I10W9XG5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93X48K23]NI1}I10W9XG5I0"/>
                    <pic:cNvPicPr>
                      <a:picLocks noChangeAspect="1" noChangeArrowheads="1"/>
                    </pic:cNvPicPr>
                  </pic:nvPicPr>
                  <pic:blipFill>
                    <a:blip r:embed="rId16"/>
                    <a:srcRect/>
                    <a:stretch>
                      <a:fillRect/>
                    </a:stretch>
                  </pic:blipFill>
                  <pic:spPr bwMode="auto">
                    <a:xfrm>
                      <a:off x="0" y="0"/>
                      <a:ext cx="5727700" cy="1945640"/>
                    </a:xfrm>
                    <a:prstGeom prst="rect">
                      <a:avLst/>
                    </a:prstGeom>
                    <a:noFill/>
                    <a:ln w="9525">
                      <a:noFill/>
                      <a:miter lim="800000"/>
                      <a:headEnd/>
                      <a:tailEnd/>
                    </a:ln>
                  </pic:spPr>
                </pic:pic>
              </a:graphicData>
            </a:graphic>
          </wp:inline>
        </w:drawing>
      </w:r>
    </w:p>
    <w:p w:rsidR="00255591" w:rsidRPr="00D07157" w:rsidRDefault="00255591" w:rsidP="00255591">
      <w:pPr>
        <w:jc w:val="center"/>
        <w:rPr>
          <w:rFonts w:ascii="Times New Roman" w:hAnsi="Times New Roman"/>
          <w:szCs w:val="21"/>
        </w:rPr>
      </w:pPr>
      <w:r w:rsidRPr="00D07157">
        <w:rPr>
          <w:rFonts w:ascii="Times New Roman"/>
          <w:szCs w:val="21"/>
        </w:rPr>
        <w:t>图</w:t>
      </w:r>
      <w:r w:rsidRPr="00D07157">
        <w:rPr>
          <w:rFonts w:ascii="Times New Roman" w:hAnsi="Times New Roman"/>
          <w:szCs w:val="21"/>
        </w:rPr>
        <w:t xml:space="preserve">1-7 </w:t>
      </w:r>
      <w:proofErr w:type="gramStart"/>
      <w:r w:rsidRPr="00D07157">
        <w:rPr>
          <w:rFonts w:ascii="Times New Roman"/>
          <w:szCs w:val="21"/>
        </w:rPr>
        <w:t>超帧的</w:t>
      </w:r>
      <w:proofErr w:type="gramEnd"/>
      <w:r w:rsidRPr="00D07157">
        <w:rPr>
          <w:rFonts w:ascii="Times New Roman"/>
          <w:szCs w:val="21"/>
        </w:rPr>
        <w:t>控制字与子信道说明</w:t>
      </w:r>
    </w:p>
    <w:p w:rsidR="00255591" w:rsidRPr="00D07157" w:rsidRDefault="00255591" w:rsidP="00255591">
      <w:pPr>
        <w:rPr>
          <w:rFonts w:ascii="Times New Roman" w:hAnsi="Times New Roman"/>
          <w:szCs w:val="21"/>
        </w:rPr>
      </w:pPr>
      <w:r w:rsidRPr="00D07157">
        <w:rPr>
          <w:rFonts w:ascii="Times New Roman"/>
          <w:szCs w:val="21"/>
        </w:rPr>
        <w:t>表</w:t>
      </w:r>
      <w:r w:rsidRPr="00D07157">
        <w:rPr>
          <w:rFonts w:ascii="Times New Roman" w:hAnsi="Times New Roman"/>
          <w:szCs w:val="21"/>
        </w:rPr>
        <w:t xml:space="preserve">1-3 </w:t>
      </w:r>
      <w:proofErr w:type="gramStart"/>
      <w:r w:rsidRPr="00D07157">
        <w:rPr>
          <w:rFonts w:ascii="Times New Roman"/>
          <w:szCs w:val="21"/>
        </w:rPr>
        <w:t>超帧中</w:t>
      </w:r>
      <w:proofErr w:type="gramEnd"/>
      <w:r w:rsidRPr="00D07157">
        <w:rPr>
          <w:rFonts w:ascii="Times New Roman"/>
          <w:szCs w:val="21"/>
        </w:rPr>
        <w:t>的控制字</w:t>
      </w:r>
    </w:p>
    <w:p w:rsidR="00255591" w:rsidRPr="00D07157" w:rsidRDefault="00255591" w:rsidP="00255591">
      <w:pPr>
        <w:rPr>
          <w:rFonts w:ascii="Times New Roman" w:hAnsi="Times New Roman"/>
          <w:sz w:val="24"/>
          <w:szCs w:val="24"/>
        </w:rPr>
      </w:pPr>
      <w:r w:rsidRPr="00D07157">
        <w:rPr>
          <w:rFonts w:ascii="Times New Roman" w:hAnsi="Times New Roman"/>
          <w:noProof/>
          <w:sz w:val="24"/>
          <w:szCs w:val="24"/>
        </w:rPr>
        <w:drawing>
          <wp:inline distT="0" distB="0" distL="0" distR="0">
            <wp:extent cx="5311140" cy="2780030"/>
            <wp:effectExtent l="19050" t="0" r="3810" b="0"/>
            <wp:docPr id="9" name="图片 11" descr="37[I1`MAXUB4}M`YPHJ$[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37[I1`MAXUB4}M`YPHJ$[2Y"/>
                    <pic:cNvPicPr>
                      <a:picLocks noChangeAspect="1" noChangeArrowheads="1"/>
                    </pic:cNvPicPr>
                  </pic:nvPicPr>
                  <pic:blipFill>
                    <a:blip r:embed="rId17"/>
                    <a:srcRect/>
                    <a:stretch>
                      <a:fillRect/>
                    </a:stretch>
                  </pic:blipFill>
                  <pic:spPr bwMode="auto">
                    <a:xfrm>
                      <a:off x="0" y="0"/>
                      <a:ext cx="5311140" cy="2780030"/>
                    </a:xfrm>
                    <a:prstGeom prst="rect">
                      <a:avLst/>
                    </a:prstGeom>
                    <a:noFill/>
                    <a:ln w="9525">
                      <a:noFill/>
                      <a:miter lim="800000"/>
                      <a:headEnd/>
                      <a:tailEnd/>
                    </a:ln>
                  </pic:spPr>
                </pic:pic>
              </a:graphicData>
            </a:graphic>
          </wp:inline>
        </w:drawing>
      </w:r>
    </w:p>
    <w:p w:rsidR="00255591" w:rsidRPr="00FA384F" w:rsidRDefault="00255591" w:rsidP="00255591">
      <w:pPr>
        <w:pStyle w:val="1"/>
        <w:numPr>
          <w:ilvl w:val="0"/>
          <w:numId w:val="4"/>
        </w:numPr>
        <w:rPr>
          <w:rFonts w:ascii="Times New Roman" w:hAnsi="Times New Roman"/>
          <w:color w:val="FF0000"/>
        </w:rPr>
      </w:pPr>
      <w:r w:rsidRPr="00D07157">
        <w:rPr>
          <w:rFonts w:ascii="Times New Roman" w:hAnsi="Times New Roman"/>
        </w:rPr>
        <w:lastRenderedPageBreak/>
        <w:t xml:space="preserve"> </w:t>
      </w:r>
      <w:bookmarkStart w:id="8" w:name="_Toc387754534"/>
      <w:r w:rsidRPr="00FA384F">
        <w:rPr>
          <w:rFonts w:ascii="Times New Roman"/>
          <w:color w:val="FF0000"/>
        </w:rPr>
        <w:t>下行链路设计</w:t>
      </w:r>
      <w:bookmarkEnd w:id="8"/>
    </w:p>
    <w:p w:rsidR="00255591" w:rsidRPr="00D07157" w:rsidRDefault="00255591" w:rsidP="00255591">
      <w:pPr>
        <w:ind w:firstLineChars="250" w:firstLine="600"/>
        <w:rPr>
          <w:rFonts w:ascii="Times New Roman" w:hAnsi="Times New Roman"/>
          <w:sz w:val="24"/>
          <w:szCs w:val="24"/>
        </w:rPr>
      </w:pPr>
      <w:r w:rsidRPr="00D07157">
        <w:rPr>
          <w:rFonts w:ascii="Times New Roman"/>
          <w:sz w:val="24"/>
          <w:szCs w:val="24"/>
        </w:rPr>
        <w:t>下图</w:t>
      </w:r>
      <w:r w:rsidRPr="00D07157">
        <w:rPr>
          <w:rFonts w:ascii="Times New Roman" w:hAnsi="Times New Roman"/>
          <w:sz w:val="24"/>
          <w:szCs w:val="24"/>
        </w:rPr>
        <w:t>2-1</w:t>
      </w:r>
      <w:r w:rsidRPr="00D07157">
        <w:rPr>
          <w:rFonts w:ascii="Times New Roman"/>
          <w:sz w:val="24"/>
          <w:szCs w:val="24"/>
        </w:rPr>
        <w:t>是整个下行链路实现的功能框架图。根据</w:t>
      </w:r>
      <w:r w:rsidRPr="00D07157">
        <w:rPr>
          <w:rFonts w:ascii="Times New Roman" w:hAnsi="Times New Roman"/>
          <w:sz w:val="24"/>
          <w:szCs w:val="24"/>
        </w:rPr>
        <w:t>CPRI</w:t>
      </w:r>
      <w:r w:rsidRPr="00D07157">
        <w:rPr>
          <w:rFonts w:ascii="Times New Roman"/>
          <w:sz w:val="24"/>
          <w:szCs w:val="24"/>
        </w:rPr>
        <w:t>协议的定义，本设计中的</w:t>
      </w:r>
      <w:r w:rsidRPr="00D07157">
        <w:rPr>
          <w:rFonts w:ascii="Times New Roman" w:hAnsi="Times New Roman"/>
          <w:sz w:val="24"/>
          <w:szCs w:val="24"/>
        </w:rPr>
        <w:t>LISU</w:t>
      </w:r>
      <w:r w:rsidRPr="00D07157">
        <w:rPr>
          <w:rFonts w:ascii="Times New Roman"/>
          <w:sz w:val="24"/>
          <w:szCs w:val="24"/>
        </w:rPr>
        <w:t>板卡作为</w:t>
      </w:r>
      <w:r w:rsidRPr="00D07157">
        <w:rPr>
          <w:rFonts w:ascii="Times New Roman" w:hAnsi="Times New Roman"/>
          <w:sz w:val="24"/>
          <w:szCs w:val="24"/>
        </w:rPr>
        <w:t>REC</w:t>
      </w:r>
      <w:r w:rsidRPr="00D07157">
        <w:rPr>
          <w:rFonts w:ascii="Times New Roman"/>
          <w:sz w:val="24"/>
          <w:szCs w:val="24"/>
        </w:rPr>
        <w:t>，</w:t>
      </w:r>
      <w:r w:rsidRPr="00D07157">
        <w:rPr>
          <w:rFonts w:ascii="Times New Roman" w:hAnsi="Times New Roman"/>
          <w:sz w:val="24"/>
          <w:szCs w:val="24"/>
        </w:rPr>
        <w:t>4</w:t>
      </w:r>
      <w:r w:rsidRPr="00D07157">
        <w:rPr>
          <w:rFonts w:ascii="Times New Roman"/>
          <w:sz w:val="24"/>
          <w:szCs w:val="24"/>
        </w:rPr>
        <w:t>个</w:t>
      </w:r>
      <w:r w:rsidRPr="00D07157">
        <w:rPr>
          <w:rFonts w:ascii="Times New Roman" w:hAnsi="Times New Roman"/>
          <w:sz w:val="24"/>
          <w:szCs w:val="24"/>
        </w:rPr>
        <w:t>BBU</w:t>
      </w:r>
      <w:r w:rsidRPr="00D07157">
        <w:rPr>
          <w:rFonts w:ascii="Times New Roman"/>
          <w:sz w:val="24"/>
          <w:szCs w:val="24"/>
        </w:rPr>
        <w:t>作为</w:t>
      </w:r>
      <w:r w:rsidRPr="00D07157">
        <w:rPr>
          <w:rFonts w:ascii="Times New Roman" w:hAnsi="Times New Roman"/>
          <w:sz w:val="24"/>
          <w:szCs w:val="24"/>
        </w:rPr>
        <w:t>RE</w:t>
      </w:r>
      <w:r w:rsidRPr="00D07157">
        <w:rPr>
          <w:rFonts w:ascii="Times New Roman"/>
          <w:sz w:val="24"/>
          <w:szCs w:val="24"/>
        </w:rPr>
        <w:t>。在下行发射链路上，每块</w:t>
      </w:r>
      <w:r w:rsidRPr="00D07157">
        <w:rPr>
          <w:rFonts w:ascii="Times New Roman" w:hAnsi="Times New Roman"/>
          <w:sz w:val="24"/>
          <w:szCs w:val="24"/>
        </w:rPr>
        <w:t>LISU</w:t>
      </w:r>
      <w:r w:rsidRPr="00D07157">
        <w:rPr>
          <w:rFonts w:ascii="Times New Roman"/>
          <w:sz w:val="24"/>
          <w:szCs w:val="24"/>
        </w:rPr>
        <w:t>板卡发射</w:t>
      </w:r>
      <w:r w:rsidRPr="00D07157">
        <w:rPr>
          <w:rFonts w:ascii="Times New Roman" w:hAnsi="Times New Roman"/>
          <w:sz w:val="24"/>
          <w:szCs w:val="24"/>
        </w:rPr>
        <w:t>60</w:t>
      </w:r>
      <w:r w:rsidRPr="00D07157">
        <w:rPr>
          <w:rFonts w:ascii="Times New Roman"/>
          <w:sz w:val="24"/>
          <w:szCs w:val="24"/>
        </w:rPr>
        <w:t>个通道数据。</w:t>
      </w:r>
      <w:r w:rsidRPr="00D07157">
        <w:rPr>
          <w:rFonts w:ascii="Times New Roman" w:hAnsi="Times New Roman"/>
          <w:sz w:val="24"/>
          <w:szCs w:val="24"/>
        </w:rPr>
        <w:t>LISU</w:t>
      </w:r>
      <w:r w:rsidRPr="00D07157">
        <w:rPr>
          <w:rFonts w:ascii="Times New Roman"/>
          <w:sz w:val="24"/>
          <w:szCs w:val="24"/>
        </w:rPr>
        <w:t>通过</w:t>
      </w:r>
      <w:r w:rsidRPr="00D07157">
        <w:rPr>
          <w:rFonts w:ascii="Times New Roman" w:hAnsi="Times New Roman"/>
          <w:sz w:val="24"/>
          <w:szCs w:val="24"/>
        </w:rPr>
        <w:t>RapidIO</w:t>
      </w:r>
      <w:r w:rsidRPr="00D07157">
        <w:rPr>
          <w:rFonts w:ascii="Times New Roman"/>
          <w:sz w:val="24"/>
          <w:szCs w:val="24"/>
        </w:rPr>
        <w:t>接口实现与</w:t>
      </w:r>
      <w:r w:rsidRPr="00D07157">
        <w:rPr>
          <w:rFonts w:ascii="Times New Roman" w:hAnsi="Times New Roman"/>
          <w:sz w:val="24"/>
          <w:szCs w:val="24"/>
        </w:rPr>
        <w:t>CPRI</w:t>
      </w:r>
      <w:r w:rsidRPr="00D07157">
        <w:rPr>
          <w:rFonts w:ascii="Times New Roman"/>
          <w:sz w:val="24"/>
          <w:szCs w:val="24"/>
        </w:rPr>
        <w:t>板卡的数据交互。</w:t>
      </w:r>
      <w:r w:rsidRPr="00D07157">
        <w:rPr>
          <w:rFonts w:ascii="Times New Roman" w:hAnsi="Times New Roman"/>
          <w:sz w:val="24"/>
          <w:szCs w:val="24"/>
        </w:rPr>
        <w:t>SRIO</w:t>
      </w:r>
      <w:proofErr w:type="gramStart"/>
      <w:r w:rsidRPr="00D07157">
        <w:rPr>
          <w:rFonts w:ascii="Times New Roman"/>
          <w:sz w:val="24"/>
          <w:szCs w:val="24"/>
        </w:rPr>
        <w:t>帧</w:t>
      </w:r>
      <w:proofErr w:type="gramEnd"/>
      <w:r w:rsidRPr="00D07157">
        <w:rPr>
          <w:rFonts w:ascii="Times New Roman"/>
          <w:sz w:val="24"/>
          <w:szCs w:val="24"/>
        </w:rPr>
        <w:t>进入</w:t>
      </w:r>
      <w:r w:rsidRPr="00D07157">
        <w:rPr>
          <w:rFonts w:ascii="Times New Roman" w:hAnsi="Times New Roman"/>
          <w:sz w:val="24"/>
          <w:szCs w:val="24"/>
        </w:rPr>
        <w:t>CPRI</w:t>
      </w:r>
      <w:r w:rsidRPr="00D07157">
        <w:rPr>
          <w:rFonts w:ascii="Times New Roman"/>
          <w:sz w:val="24"/>
          <w:szCs w:val="24"/>
        </w:rPr>
        <w:t>板卡，封装成</w:t>
      </w:r>
      <w:r w:rsidRPr="00D07157">
        <w:rPr>
          <w:rFonts w:ascii="Times New Roman" w:hAnsi="Times New Roman"/>
          <w:sz w:val="24"/>
          <w:szCs w:val="24"/>
        </w:rPr>
        <w:t>CPRI</w:t>
      </w:r>
      <w:r w:rsidRPr="00D07157">
        <w:rPr>
          <w:rFonts w:ascii="Times New Roman"/>
          <w:sz w:val="24"/>
          <w:szCs w:val="24"/>
        </w:rPr>
        <w:t>帧，经光纤发送到</w:t>
      </w:r>
      <w:r w:rsidRPr="00D07157">
        <w:rPr>
          <w:rFonts w:ascii="Times New Roman" w:hAnsi="Times New Roman"/>
          <w:sz w:val="24"/>
          <w:szCs w:val="24"/>
        </w:rPr>
        <w:t>BBU</w:t>
      </w:r>
      <w:r w:rsidRPr="00D07157">
        <w:rPr>
          <w:rFonts w:ascii="Times New Roman"/>
          <w:sz w:val="24"/>
          <w:szCs w:val="24"/>
        </w:rPr>
        <w:t>。</w:t>
      </w:r>
    </w:p>
    <w:p w:rsidR="00255591" w:rsidRPr="005C78F6" w:rsidRDefault="00255591" w:rsidP="00255591">
      <w:pPr>
        <w:jc w:val="center"/>
        <w:rPr>
          <w:rFonts w:ascii="Times New Roman" w:hAnsi="Times New Roman"/>
        </w:rPr>
      </w:pPr>
      <w:r w:rsidRPr="00D07157">
        <w:rPr>
          <w:rFonts w:ascii="Times New Roman" w:hAnsi="Times New Roman"/>
        </w:rPr>
        <w:object w:dxaOrig="9764" w:dyaOrig="5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273pt" o:ole="">
            <v:imagedata r:id="rId18" o:title=""/>
          </v:shape>
          <o:OLEObject Type="Embed" ProgID="Visio.Drawing.11" ShapeID="_x0000_i1025" DrawAspect="Content" ObjectID="_1593523758" r:id="rId19"/>
        </w:object>
      </w:r>
      <w:r w:rsidRPr="00D07157">
        <w:rPr>
          <w:rFonts w:ascii="Times New Roman"/>
          <w:szCs w:val="21"/>
        </w:rPr>
        <w:t>图</w:t>
      </w:r>
      <w:r w:rsidRPr="00D07157">
        <w:rPr>
          <w:rFonts w:ascii="Times New Roman" w:hAnsi="Times New Roman"/>
          <w:szCs w:val="21"/>
        </w:rPr>
        <w:t xml:space="preserve">2-1 </w:t>
      </w:r>
      <w:r w:rsidRPr="00D07157">
        <w:rPr>
          <w:rFonts w:ascii="Times New Roman"/>
          <w:szCs w:val="21"/>
        </w:rPr>
        <w:t>下行链路功能框架图</w:t>
      </w:r>
    </w:p>
    <w:p w:rsidR="00255591" w:rsidRPr="00D07157" w:rsidRDefault="00255591" w:rsidP="00047AAC">
      <w:pPr>
        <w:pStyle w:val="2"/>
        <w:numPr>
          <w:ilvl w:val="1"/>
          <w:numId w:val="10"/>
        </w:numPr>
        <w:rPr>
          <w:rFonts w:ascii="Times New Roman" w:hAnsi="Times New Roman"/>
        </w:rPr>
      </w:pPr>
      <w:bookmarkStart w:id="9" w:name="_Toc387754535"/>
      <w:r w:rsidRPr="00D07157">
        <w:rPr>
          <w:rFonts w:ascii="Times New Roman" w:hAnsi="Times New Roman"/>
        </w:rPr>
        <w:t>LISU</w:t>
      </w:r>
      <w:r w:rsidRPr="00D07157">
        <w:rPr>
          <w:rFonts w:ascii="Times New Roman"/>
        </w:rPr>
        <w:t>传输信号格式</w:t>
      </w:r>
      <w:bookmarkEnd w:id="9"/>
    </w:p>
    <w:p w:rsidR="003C5AF5" w:rsidRPr="003C5AF5" w:rsidDel="00021E47" w:rsidRDefault="00255591" w:rsidP="003C5AF5">
      <w:pPr>
        <w:pStyle w:val="ab"/>
        <w:widowControl/>
        <w:adjustRightInd w:val="0"/>
        <w:snapToGrid w:val="0"/>
        <w:ind w:left="120" w:firstLineChars="0" w:firstLine="0"/>
        <w:rPr>
          <w:del w:id="10" w:author="微软用户" w:date="2014-05-09T14:09:00Z"/>
          <w:rFonts w:ascii="Times New Roman" w:hAnsi="Times New Roman"/>
          <w:sz w:val="24"/>
          <w:szCs w:val="24"/>
        </w:rPr>
      </w:pPr>
      <w:r w:rsidRPr="003C5AF5">
        <w:rPr>
          <w:rFonts w:ascii="Times New Roman" w:hAnsi="Times New Roman"/>
          <w:sz w:val="24"/>
          <w:szCs w:val="24"/>
        </w:rPr>
        <w:t>LISU</w:t>
      </w:r>
      <w:r w:rsidRPr="003C5AF5">
        <w:rPr>
          <w:rFonts w:ascii="Times New Roman" w:hAnsi="Times New Roman"/>
          <w:sz w:val="24"/>
          <w:szCs w:val="24"/>
        </w:rPr>
        <w:t>板卡会发送</w:t>
      </w:r>
      <w:r w:rsidRPr="003C5AF5">
        <w:rPr>
          <w:rFonts w:ascii="Times New Roman" w:hAnsi="Times New Roman"/>
          <w:sz w:val="24"/>
          <w:szCs w:val="24"/>
        </w:rPr>
        <w:t>60</w:t>
      </w:r>
      <w:r w:rsidRPr="003C5AF5">
        <w:rPr>
          <w:rFonts w:ascii="Times New Roman" w:hAnsi="Times New Roman"/>
          <w:sz w:val="24"/>
          <w:szCs w:val="24"/>
        </w:rPr>
        <w:t>个通道的数据信息，每个信道发送的信息包括</w:t>
      </w:r>
      <w:r w:rsidR="008D5FB5" w:rsidRPr="003C5AF5">
        <w:rPr>
          <w:rFonts w:ascii="Times New Roman" w:hAnsi="Times New Roman"/>
          <w:sz w:val="24"/>
          <w:szCs w:val="24"/>
        </w:rPr>
        <w:t>IQ</w:t>
      </w:r>
      <w:r w:rsidR="008D5FB5" w:rsidRPr="003C5AF5">
        <w:rPr>
          <w:rFonts w:ascii="Times New Roman" w:hAnsi="Times New Roman"/>
          <w:sz w:val="24"/>
          <w:szCs w:val="24"/>
        </w:rPr>
        <w:t>指示信号和</w:t>
      </w:r>
      <w:r w:rsidR="008D5FB5" w:rsidRPr="003C5AF5">
        <w:rPr>
          <w:rFonts w:ascii="Times New Roman" w:hAnsi="Times New Roman"/>
          <w:sz w:val="24"/>
          <w:szCs w:val="24"/>
        </w:rPr>
        <w:t>IQ</w:t>
      </w:r>
      <w:r w:rsidR="008D5FB5" w:rsidRPr="003C5AF5">
        <w:rPr>
          <w:rFonts w:ascii="Times New Roman" w:hAnsi="Times New Roman"/>
          <w:sz w:val="24"/>
          <w:szCs w:val="24"/>
        </w:rPr>
        <w:t>编号，</w:t>
      </w:r>
      <w:r w:rsidR="008D5FB5" w:rsidRPr="007E4E7E">
        <w:rPr>
          <w:rFonts w:ascii="Times New Roman" w:hAnsi="Times New Roman"/>
          <w:sz w:val="24"/>
          <w:szCs w:val="24"/>
        </w:rPr>
        <w:t>IQ</w:t>
      </w:r>
      <w:r w:rsidR="008D5FB5" w:rsidRPr="007E4E7E">
        <w:rPr>
          <w:rFonts w:ascii="Times New Roman" w:hAnsi="Times New Roman"/>
          <w:sz w:val="24"/>
          <w:szCs w:val="24"/>
        </w:rPr>
        <w:t>指示信号包括</w:t>
      </w:r>
      <w:r w:rsidRPr="007E4E7E">
        <w:rPr>
          <w:rFonts w:ascii="Times New Roman" w:hAnsi="Times New Roman"/>
          <w:sz w:val="24"/>
          <w:szCs w:val="24"/>
        </w:rPr>
        <w:t>IQ</w:t>
      </w:r>
      <w:r w:rsidRPr="007E4E7E">
        <w:rPr>
          <w:rFonts w:ascii="Times New Roman" w:hAnsi="Times New Roman"/>
          <w:sz w:val="24"/>
          <w:szCs w:val="24"/>
        </w:rPr>
        <w:t>编号、帧号、时隙号、指示带宽</w:t>
      </w:r>
      <w:r w:rsidRPr="003C5AF5">
        <w:rPr>
          <w:rFonts w:ascii="Times New Roman" w:hAnsi="Times New Roman"/>
          <w:sz w:val="24"/>
          <w:szCs w:val="24"/>
        </w:rPr>
        <w:t>。</w:t>
      </w:r>
      <w:r w:rsidR="003C5AF5" w:rsidRPr="003C5AF5">
        <w:rPr>
          <w:rFonts w:ascii="Times New Roman" w:hAnsi="Times New Roman"/>
          <w:sz w:val="24"/>
          <w:szCs w:val="24"/>
        </w:rPr>
        <w:t>IQ</w:t>
      </w:r>
      <w:r w:rsidR="003C5AF5" w:rsidRPr="003C5AF5">
        <w:rPr>
          <w:rFonts w:ascii="Times New Roman" w:hAnsi="Times New Roman"/>
          <w:sz w:val="24"/>
          <w:szCs w:val="24"/>
        </w:rPr>
        <w:t>编号用于</w:t>
      </w:r>
      <w:ins w:id="11" w:author="微软用户" w:date="2014-05-09T14:09:00Z">
        <w:r w:rsidR="003C5AF5" w:rsidRPr="003C5AF5">
          <w:rPr>
            <w:rFonts w:ascii="Times New Roman" w:hAnsi="Times New Roman"/>
            <w:sz w:val="24"/>
            <w:szCs w:val="24"/>
          </w:rPr>
          <w:t>指示</w:t>
        </w:r>
      </w:ins>
      <w:r w:rsidR="003C5AF5" w:rsidRPr="003C5AF5">
        <w:rPr>
          <w:rFonts w:ascii="Times New Roman" w:hAnsi="Times New Roman"/>
          <w:sz w:val="24"/>
          <w:szCs w:val="24"/>
        </w:rPr>
        <w:t>IQ</w:t>
      </w:r>
      <w:r w:rsidR="003C5AF5" w:rsidRPr="003C5AF5">
        <w:rPr>
          <w:rFonts w:ascii="Times New Roman" w:hAnsi="Times New Roman"/>
          <w:sz w:val="24"/>
          <w:szCs w:val="24"/>
        </w:rPr>
        <w:t>数据发送到哪块</w:t>
      </w:r>
      <w:r w:rsidR="003C5AF5" w:rsidRPr="003C5AF5">
        <w:rPr>
          <w:rFonts w:ascii="Times New Roman" w:hAnsi="Times New Roman"/>
          <w:sz w:val="24"/>
          <w:szCs w:val="24"/>
        </w:rPr>
        <w:t>BBU</w:t>
      </w:r>
      <w:r w:rsidR="003C5AF5" w:rsidRPr="003C5AF5">
        <w:rPr>
          <w:rFonts w:ascii="Times New Roman" w:hAnsi="Times New Roman"/>
          <w:sz w:val="24"/>
          <w:szCs w:val="24"/>
        </w:rPr>
        <w:t>板卡</w:t>
      </w:r>
      <w:r w:rsidR="003C5AF5">
        <w:rPr>
          <w:rFonts w:ascii="Times New Roman" w:hAnsi="Times New Roman" w:hint="eastAsia"/>
          <w:sz w:val="24"/>
          <w:szCs w:val="24"/>
        </w:rPr>
        <w:t>；</w:t>
      </w:r>
    </w:p>
    <w:p w:rsidR="003C5AF5" w:rsidRPr="003C5AF5" w:rsidRDefault="003C5AF5" w:rsidP="003C5AF5">
      <w:pPr>
        <w:pStyle w:val="ab"/>
        <w:ind w:firstLine="480"/>
        <w:rPr>
          <w:rFonts w:ascii="Times New Roman" w:hAnsi="Times New Roman"/>
          <w:sz w:val="24"/>
          <w:szCs w:val="24"/>
        </w:rPr>
      </w:pPr>
      <w:r w:rsidRPr="003C5AF5">
        <w:rPr>
          <w:rFonts w:ascii="Times New Roman"/>
          <w:sz w:val="24"/>
          <w:szCs w:val="24"/>
        </w:rPr>
        <w:t>指示带宽指示数据传输比特率</w:t>
      </w:r>
      <w:r>
        <w:rPr>
          <w:rFonts w:ascii="Times New Roman" w:hint="eastAsia"/>
          <w:sz w:val="24"/>
          <w:szCs w:val="24"/>
        </w:rPr>
        <w:t>；</w:t>
      </w:r>
      <w:r w:rsidRPr="003C5AF5">
        <w:rPr>
          <w:rFonts w:ascii="Times New Roman" w:hAnsi="Times New Roman"/>
          <w:sz w:val="24"/>
          <w:szCs w:val="24"/>
        </w:rPr>
        <w:t>时隙号</w:t>
      </w:r>
      <w:r>
        <w:rPr>
          <w:rFonts w:ascii="Times New Roman" w:hAnsi="Times New Roman" w:hint="eastAsia"/>
          <w:sz w:val="24"/>
          <w:szCs w:val="24"/>
        </w:rPr>
        <w:t>和</w:t>
      </w:r>
      <w:proofErr w:type="gramStart"/>
      <w:r>
        <w:rPr>
          <w:rFonts w:ascii="Times New Roman" w:hAnsi="Times New Roman" w:hint="eastAsia"/>
          <w:sz w:val="24"/>
          <w:szCs w:val="24"/>
        </w:rPr>
        <w:t>帧号</w:t>
      </w:r>
      <w:proofErr w:type="gramEnd"/>
      <w:r>
        <w:rPr>
          <w:rFonts w:ascii="Times New Roman" w:hAnsi="Times New Roman" w:hint="eastAsia"/>
          <w:sz w:val="24"/>
          <w:szCs w:val="24"/>
        </w:rPr>
        <w:t>是</w:t>
      </w:r>
      <w:r>
        <w:rPr>
          <w:rFonts w:ascii="Times New Roman" w:hAnsi="Times New Roman" w:hint="eastAsia"/>
          <w:sz w:val="24"/>
          <w:szCs w:val="24"/>
        </w:rPr>
        <w:t>IQ</w:t>
      </w:r>
      <w:r>
        <w:rPr>
          <w:rFonts w:ascii="Times New Roman" w:hAnsi="Times New Roman" w:hint="eastAsia"/>
          <w:sz w:val="24"/>
          <w:szCs w:val="24"/>
        </w:rPr>
        <w:t>数据的定时信息，定义</w:t>
      </w:r>
      <w:r w:rsidRPr="003C5AF5">
        <w:rPr>
          <w:rFonts w:ascii="Times New Roman" w:hAnsi="Times New Roman"/>
          <w:sz w:val="24"/>
          <w:szCs w:val="24"/>
        </w:rPr>
        <w:t>1.5ms</w:t>
      </w:r>
      <w:r w:rsidRPr="003C5AF5">
        <w:rPr>
          <w:rFonts w:ascii="Times New Roman" w:hAnsi="Times New Roman"/>
          <w:sz w:val="24"/>
          <w:szCs w:val="24"/>
        </w:rPr>
        <w:t>一个时隙号，</w:t>
      </w:r>
      <w:r>
        <w:rPr>
          <w:rFonts w:ascii="Times New Roman" w:hAnsi="Times New Roman" w:hint="eastAsia"/>
          <w:sz w:val="24"/>
          <w:szCs w:val="24"/>
        </w:rPr>
        <w:t>60ms</w:t>
      </w:r>
      <w:r>
        <w:rPr>
          <w:rFonts w:ascii="Times New Roman" w:hAnsi="Times New Roman" w:hint="eastAsia"/>
          <w:sz w:val="24"/>
          <w:szCs w:val="24"/>
        </w:rPr>
        <w:t>一个帧号，时隙号</w:t>
      </w:r>
      <w:r w:rsidRPr="003C5AF5">
        <w:rPr>
          <w:rFonts w:ascii="Times New Roman" w:hAnsi="Times New Roman"/>
          <w:sz w:val="24"/>
          <w:szCs w:val="24"/>
        </w:rPr>
        <w:t>数值为</w:t>
      </w:r>
      <w:r w:rsidRPr="003C5AF5">
        <w:rPr>
          <w:rFonts w:ascii="Times New Roman" w:hAnsi="Times New Roman"/>
          <w:sz w:val="24"/>
          <w:szCs w:val="24"/>
        </w:rPr>
        <w:t>0---39</w:t>
      </w:r>
      <w:r>
        <w:rPr>
          <w:rFonts w:ascii="Times New Roman" w:hAnsi="Times New Roman" w:hint="eastAsia"/>
          <w:sz w:val="24"/>
          <w:szCs w:val="24"/>
        </w:rPr>
        <w:t>；</w:t>
      </w:r>
      <w:proofErr w:type="gramStart"/>
      <w:r>
        <w:rPr>
          <w:rFonts w:ascii="Times New Roman" w:hAnsi="Times New Roman"/>
          <w:sz w:val="24"/>
          <w:szCs w:val="24"/>
        </w:rPr>
        <w:t>帧</w:t>
      </w:r>
      <w:proofErr w:type="gramEnd"/>
      <w:r>
        <w:rPr>
          <w:rFonts w:ascii="Times New Roman" w:hAnsi="Times New Roman"/>
          <w:sz w:val="24"/>
          <w:szCs w:val="24"/>
        </w:rPr>
        <w:t>号</w:t>
      </w:r>
      <w:r>
        <w:rPr>
          <w:rFonts w:ascii="Times New Roman" w:hAnsi="Times New Roman" w:hint="eastAsia"/>
          <w:sz w:val="24"/>
          <w:szCs w:val="24"/>
        </w:rPr>
        <w:t>数值为</w:t>
      </w:r>
      <w:r w:rsidRPr="003C5AF5">
        <w:rPr>
          <w:rFonts w:ascii="Times New Roman" w:hAnsi="Times New Roman"/>
          <w:sz w:val="24"/>
          <w:szCs w:val="24"/>
        </w:rPr>
        <w:t>1</w:t>
      </w:r>
      <w:r w:rsidRPr="003C5AF5">
        <w:rPr>
          <w:rFonts w:ascii="Times New Roman" w:hAnsi="Times New Roman"/>
          <w:sz w:val="24"/>
          <w:szCs w:val="24"/>
        </w:rPr>
        <w:t>到</w:t>
      </w:r>
      <w:r w:rsidRPr="003C5AF5">
        <w:rPr>
          <w:rFonts w:ascii="Times New Roman" w:hAnsi="Times New Roman"/>
          <w:sz w:val="24"/>
          <w:szCs w:val="24"/>
        </w:rPr>
        <w:t>313344</w:t>
      </w:r>
      <w:r w:rsidRPr="003C5AF5">
        <w:rPr>
          <w:rFonts w:ascii="Times New Roman" w:hAnsi="Times New Roman"/>
          <w:sz w:val="24"/>
          <w:szCs w:val="24"/>
        </w:rPr>
        <w:t>。</w:t>
      </w:r>
    </w:p>
    <w:p w:rsidR="00255591" w:rsidRPr="00D07157" w:rsidRDefault="00255591" w:rsidP="00255591">
      <w:pPr>
        <w:ind w:firstLineChars="200" w:firstLine="480"/>
        <w:rPr>
          <w:rFonts w:ascii="Times New Roman" w:hAnsi="Times New Roman"/>
        </w:rPr>
      </w:pPr>
      <w:r w:rsidRPr="00D07157">
        <w:rPr>
          <w:rFonts w:ascii="Times New Roman"/>
          <w:sz w:val="24"/>
          <w:szCs w:val="24"/>
        </w:rPr>
        <w:t>下图</w:t>
      </w:r>
      <w:r w:rsidRPr="00D07157">
        <w:rPr>
          <w:rFonts w:ascii="Times New Roman" w:hAnsi="Times New Roman"/>
          <w:sz w:val="24"/>
          <w:szCs w:val="24"/>
        </w:rPr>
        <w:t>2-2</w:t>
      </w:r>
      <w:r w:rsidRPr="00D07157">
        <w:rPr>
          <w:rFonts w:ascii="Times New Roman"/>
          <w:sz w:val="24"/>
          <w:szCs w:val="24"/>
        </w:rPr>
        <w:t>详细定义了</w:t>
      </w:r>
      <w:r w:rsidRPr="00D07157">
        <w:rPr>
          <w:rFonts w:ascii="Times New Roman" w:hAnsi="Times New Roman"/>
          <w:sz w:val="24"/>
          <w:szCs w:val="24"/>
        </w:rPr>
        <w:t>LISU</w:t>
      </w:r>
      <w:r w:rsidRPr="00D07157">
        <w:rPr>
          <w:rFonts w:ascii="Times New Roman"/>
          <w:sz w:val="24"/>
          <w:szCs w:val="24"/>
        </w:rPr>
        <w:t>板卡发送的</w:t>
      </w:r>
      <w:r w:rsidRPr="00D07157">
        <w:rPr>
          <w:rFonts w:ascii="Times New Roman" w:hAnsi="Times New Roman"/>
          <w:sz w:val="24"/>
          <w:szCs w:val="24"/>
        </w:rPr>
        <w:t>IQ</w:t>
      </w:r>
      <w:r w:rsidRPr="00D07157">
        <w:rPr>
          <w:rFonts w:ascii="Times New Roman"/>
          <w:sz w:val="24"/>
          <w:szCs w:val="24"/>
        </w:rPr>
        <w:t>数据的参考时钟</w:t>
      </w:r>
      <w:r w:rsidRPr="00D07157">
        <w:rPr>
          <w:rFonts w:ascii="Times New Roman" w:hAnsi="Times New Roman"/>
          <w:sz w:val="24"/>
          <w:szCs w:val="24"/>
        </w:rPr>
        <w:t>clk</w:t>
      </w:r>
      <w:r w:rsidRPr="00D07157">
        <w:rPr>
          <w:rFonts w:ascii="Times New Roman"/>
          <w:sz w:val="24"/>
          <w:szCs w:val="24"/>
        </w:rPr>
        <w:t>，数据有效标志和</w:t>
      </w:r>
      <w:r w:rsidRPr="00D07157">
        <w:rPr>
          <w:rFonts w:ascii="Times New Roman" w:hAnsi="Times New Roman"/>
          <w:sz w:val="24"/>
          <w:szCs w:val="24"/>
        </w:rPr>
        <w:t>IQ</w:t>
      </w:r>
      <w:r w:rsidRPr="00D07157">
        <w:rPr>
          <w:rFonts w:ascii="Times New Roman"/>
          <w:sz w:val="24"/>
          <w:szCs w:val="24"/>
        </w:rPr>
        <w:t>数据之间的对应关系，参考时钟</w:t>
      </w:r>
      <w:r w:rsidRPr="00D07157">
        <w:rPr>
          <w:rFonts w:ascii="Times New Roman" w:hAnsi="Times New Roman"/>
          <w:sz w:val="24"/>
          <w:szCs w:val="24"/>
        </w:rPr>
        <w:t>clk</w:t>
      </w:r>
      <w:r w:rsidRPr="00D07157">
        <w:rPr>
          <w:rFonts w:ascii="Times New Roman"/>
          <w:sz w:val="24"/>
          <w:szCs w:val="24"/>
        </w:rPr>
        <w:t>采用</w:t>
      </w:r>
      <w:r w:rsidRPr="00D07157">
        <w:rPr>
          <w:rFonts w:ascii="Times New Roman" w:hAnsi="Times New Roman"/>
          <w:sz w:val="24"/>
          <w:szCs w:val="24"/>
        </w:rPr>
        <w:t>96Mhz</w:t>
      </w:r>
      <w:r w:rsidRPr="00D07157">
        <w:rPr>
          <w:rFonts w:ascii="Times New Roman"/>
          <w:sz w:val="24"/>
          <w:szCs w:val="24"/>
        </w:rPr>
        <w:t>。</w:t>
      </w:r>
      <w:r w:rsidR="003C5AF5">
        <w:rPr>
          <w:rFonts w:ascii="Times New Roman" w:hint="eastAsia"/>
          <w:sz w:val="24"/>
          <w:szCs w:val="24"/>
        </w:rPr>
        <w:t>每个</w:t>
      </w:r>
      <w:r w:rsidR="003C5AF5" w:rsidRPr="00D07157">
        <w:rPr>
          <w:rFonts w:ascii="Times New Roman"/>
          <w:sz w:val="24"/>
          <w:szCs w:val="24"/>
        </w:rPr>
        <w:t>数据有效标志</w:t>
      </w:r>
      <w:r w:rsidR="003C5AF5">
        <w:rPr>
          <w:rFonts w:ascii="Times New Roman" w:hint="eastAsia"/>
          <w:sz w:val="24"/>
          <w:szCs w:val="24"/>
        </w:rPr>
        <w:t>位周期传输</w:t>
      </w:r>
      <w:r w:rsidR="003C5AF5">
        <w:rPr>
          <w:rFonts w:ascii="Times New Roman" w:hint="eastAsia"/>
          <w:sz w:val="24"/>
          <w:szCs w:val="24"/>
        </w:rPr>
        <w:t>IQ</w:t>
      </w:r>
      <w:r w:rsidR="003C5AF5">
        <w:rPr>
          <w:rFonts w:ascii="Times New Roman" w:hint="eastAsia"/>
          <w:sz w:val="24"/>
          <w:szCs w:val="24"/>
        </w:rPr>
        <w:t>数据</w:t>
      </w:r>
      <w:r w:rsidR="003C5AF5">
        <w:rPr>
          <w:rFonts w:ascii="Times New Roman" w:hint="eastAsia"/>
          <w:sz w:val="24"/>
          <w:szCs w:val="24"/>
        </w:rPr>
        <w:t>32bit</w:t>
      </w:r>
      <w:r w:rsidR="003C5AF5">
        <w:rPr>
          <w:rFonts w:ascii="Times New Roman" w:hint="eastAsia"/>
          <w:sz w:val="24"/>
          <w:szCs w:val="24"/>
        </w:rPr>
        <w:t>（</w:t>
      </w:r>
      <w:r w:rsidR="003C5AF5">
        <w:rPr>
          <w:rFonts w:ascii="Times New Roman" w:hint="eastAsia"/>
          <w:sz w:val="24"/>
          <w:szCs w:val="24"/>
        </w:rPr>
        <w:t>I:16bit,Q:16bit</w:t>
      </w:r>
      <w:r w:rsidR="003C5AF5">
        <w:rPr>
          <w:rFonts w:ascii="Times New Roman" w:hint="eastAsia"/>
          <w:sz w:val="24"/>
          <w:szCs w:val="24"/>
        </w:rPr>
        <w:t>）。</w:t>
      </w:r>
    </w:p>
    <w:p w:rsidR="00255591" w:rsidRPr="00D07157" w:rsidRDefault="00255591" w:rsidP="00255591">
      <w:pPr>
        <w:jc w:val="center"/>
        <w:rPr>
          <w:rFonts w:ascii="Times New Roman" w:hAnsi="Times New Roman"/>
        </w:rPr>
      </w:pPr>
      <w:r w:rsidRPr="00D07157">
        <w:rPr>
          <w:rFonts w:ascii="Times New Roman" w:hAnsi="Times New Roman"/>
        </w:rPr>
        <w:object w:dxaOrig="11514" w:dyaOrig="9023">
          <v:shape id="_x0000_i1026" type="#_x0000_t75" style="width:364.05pt;height:236.15pt" o:ole="">
            <v:imagedata r:id="rId20" o:title=""/>
          </v:shape>
          <o:OLEObject Type="Embed" ProgID="Visio.Drawing.11" ShapeID="_x0000_i1026" DrawAspect="Content" ObjectID="_1593523759" r:id="rId21"/>
        </w:object>
      </w:r>
    </w:p>
    <w:p w:rsidR="00255591" w:rsidRPr="00D07157" w:rsidRDefault="00255591" w:rsidP="00255591">
      <w:pPr>
        <w:jc w:val="center"/>
        <w:rPr>
          <w:rFonts w:ascii="Times New Roman" w:hAnsi="Times New Roman"/>
          <w:szCs w:val="21"/>
        </w:rPr>
      </w:pPr>
      <w:r w:rsidRPr="00D07157">
        <w:rPr>
          <w:rFonts w:ascii="Times New Roman"/>
          <w:szCs w:val="21"/>
        </w:rPr>
        <w:t>图</w:t>
      </w:r>
      <w:r w:rsidRPr="00D07157">
        <w:rPr>
          <w:rFonts w:ascii="Times New Roman" w:hAnsi="Times New Roman"/>
          <w:szCs w:val="21"/>
        </w:rPr>
        <w:t>2-2  LISU</w:t>
      </w:r>
      <w:r w:rsidRPr="00D07157">
        <w:rPr>
          <w:rFonts w:ascii="Times New Roman"/>
          <w:szCs w:val="21"/>
        </w:rPr>
        <w:t>输出信号</w:t>
      </w:r>
    </w:p>
    <w:p w:rsidR="00255591" w:rsidRPr="00D07157" w:rsidRDefault="00255591" w:rsidP="00255591">
      <w:pPr>
        <w:pStyle w:val="ab"/>
        <w:widowControl/>
        <w:adjustRightInd w:val="0"/>
        <w:snapToGrid w:val="0"/>
        <w:ind w:firstLineChars="250" w:firstLine="600"/>
        <w:jc w:val="left"/>
        <w:rPr>
          <w:rFonts w:ascii="Times New Roman" w:hAnsi="Times New Roman"/>
          <w:sz w:val="24"/>
          <w:szCs w:val="24"/>
        </w:rPr>
      </w:pPr>
      <w:r w:rsidRPr="00D07157">
        <w:rPr>
          <w:rFonts w:ascii="Times New Roman" w:hAnsi="宋体"/>
          <w:sz w:val="24"/>
          <w:szCs w:val="24"/>
        </w:rPr>
        <w:t>每个信道数据的指示带宽有五种，分别为：</w:t>
      </w:r>
    </w:p>
    <w:p w:rsidR="00255591" w:rsidRPr="00D07157" w:rsidRDefault="00255591" w:rsidP="00255591">
      <w:pPr>
        <w:pStyle w:val="ab"/>
        <w:widowControl/>
        <w:numPr>
          <w:ilvl w:val="0"/>
          <w:numId w:val="2"/>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宋体"/>
          <w:sz w:val="24"/>
          <w:szCs w:val="24"/>
        </w:rPr>
        <w:t>（</w:t>
      </w:r>
      <w:r>
        <w:rPr>
          <w:rFonts w:ascii="Times New Roman" w:hAnsi="Times New Roman"/>
          <w:sz w:val="24"/>
          <w:szCs w:val="24"/>
        </w:rPr>
        <w:t>64KHz</w:t>
      </w:r>
      <w:r>
        <w:rPr>
          <w:rFonts w:ascii="宋体" w:hAnsi="宋体" w:hint="eastAsia"/>
          <w:sz w:val="24"/>
          <w:szCs w:val="24"/>
        </w:rPr>
        <w:t>*</w:t>
      </w:r>
      <w:r w:rsidRPr="00D07157">
        <w:rPr>
          <w:rFonts w:ascii="Times New Roman" w:hAnsi="Times New Roman"/>
          <w:sz w:val="24"/>
          <w:szCs w:val="24"/>
        </w:rPr>
        <w:t>1</w:t>
      </w:r>
      <w:r w:rsidRPr="00D07157">
        <w:rPr>
          <w:rFonts w:ascii="Times New Roman" w:hAnsi="宋体"/>
          <w:sz w:val="24"/>
          <w:szCs w:val="24"/>
        </w:rPr>
        <w:t>）</w:t>
      </w:r>
    </w:p>
    <w:p w:rsidR="00255591" w:rsidRPr="00D07157" w:rsidRDefault="00255591" w:rsidP="00255591">
      <w:pPr>
        <w:pStyle w:val="ab"/>
        <w:widowControl/>
        <w:numPr>
          <w:ilvl w:val="0"/>
          <w:numId w:val="2"/>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宋体"/>
          <w:sz w:val="24"/>
          <w:szCs w:val="24"/>
        </w:rPr>
        <w:t>（</w:t>
      </w:r>
      <w:r>
        <w:rPr>
          <w:rFonts w:ascii="Times New Roman" w:hAnsi="Times New Roman"/>
          <w:sz w:val="24"/>
          <w:szCs w:val="24"/>
        </w:rPr>
        <w:t>64KHz</w:t>
      </w:r>
      <w:r>
        <w:rPr>
          <w:rFonts w:ascii="宋体" w:hAnsi="宋体" w:hint="eastAsia"/>
          <w:sz w:val="24"/>
          <w:szCs w:val="24"/>
        </w:rPr>
        <w:t>*</w:t>
      </w:r>
      <w:r w:rsidRPr="00D07157">
        <w:rPr>
          <w:rFonts w:ascii="Times New Roman" w:hAnsi="Times New Roman"/>
          <w:sz w:val="24"/>
          <w:szCs w:val="24"/>
        </w:rPr>
        <w:t>2</w:t>
      </w:r>
      <w:r w:rsidRPr="00D07157">
        <w:rPr>
          <w:rFonts w:ascii="Times New Roman" w:hAnsi="宋体"/>
          <w:sz w:val="24"/>
          <w:szCs w:val="24"/>
        </w:rPr>
        <w:t>）</w:t>
      </w:r>
    </w:p>
    <w:p w:rsidR="00255591" w:rsidRPr="00D07157" w:rsidRDefault="00255591" w:rsidP="00255591">
      <w:pPr>
        <w:pStyle w:val="ab"/>
        <w:widowControl/>
        <w:numPr>
          <w:ilvl w:val="0"/>
          <w:numId w:val="2"/>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宋体"/>
          <w:sz w:val="24"/>
          <w:szCs w:val="24"/>
        </w:rPr>
        <w:t>（</w:t>
      </w:r>
      <w:r>
        <w:rPr>
          <w:rFonts w:ascii="Times New Roman" w:hAnsi="Times New Roman"/>
          <w:sz w:val="24"/>
          <w:szCs w:val="24"/>
        </w:rPr>
        <w:t>64KHz</w:t>
      </w:r>
      <w:r>
        <w:rPr>
          <w:rFonts w:ascii="宋体" w:hAnsi="宋体" w:hint="eastAsia"/>
          <w:sz w:val="24"/>
          <w:szCs w:val="24"/>
        </w:rPr>
        <w:t>*</w:t>
      </w:r>
      <w:r w:rsidRPr="00D07157">
        <w:rPr>
          <w:rFonts w:ascii="Times New Roman" w:hAnsi="Times New Roman"/>
          <w:sz w:val="24"/>
          <w:szCs w:val="24"/>
        </w:rPr>
        <w:t>5</w:t>
      </w:r>
      <w:r w:rsidRPr="00D07157">
        <w:rPr>
          <w:rFonts w:ascii="Times New Roman" w:hAnsi="宋体"/>
          <w:sz w:val="24"/>
          <w:szCs w:val="24"/>
        </w:rPr>
        <w:t>）</w:t>
      </w:r>
    </w:p>
    <w:p w:rsidR="00255591" w:rsidRPr="00D07157" w:rsidRDefault="00255591" w:rsidP="00255591">
      <w:pPr>
        <w:pStyle w:val="ab"/>
        <w:widowControl/>
        <w:numPr>
          <w:ilvl w:val="0"/>
          <w:numId w:val="2"/>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宋体"/>
          <w:sz w:val="24"/>
          <w:szCs w:val="24"/>
        </w:rPr>
        <w:t>（</w:t>
      </w:r>
      <w:r>
        <w:rPr>
          <w:rFonts w:ascii="Times New Roman" w:hAnsi="Times New Roman"/>
          <w:sz w:val="24"/>
          <w:szCs w:val="24"/>
        </w:rPr>
        <w:t>64KHz</w:t>
      </w:r>
      <w:r>
        <w:rPr>
          <w:rFonts w:ascii="宋体" w:hAnsi="宋体" w:hint="eastAsia"/>
          <w:sz w:val="24"/>
          <w:szCs w:val="24"/>
        </w:rPr>
        <w:t>*</w:t>
      </w:r>
      <w:r w:rsidRPr="00D07157">
        <w:rPr>
          <w:rFonts w:ascii="Times New Roman" w:hAnsi="Times New Roman"/>
          <w:sz w:val="24"/>
          <w:szCs w:val="24"/>
        </w:rPr>
        <w:t>10</w:t>
      </w:r>
      <w:r w:rsidRPr="00D07157">
        <w:rPr>
          <w:rFonts w:ascii="Times New Roman" w:hAnsi="宋体"/>
          <w:sz w:val="24"/>
          <w:szCs w:val="24"/>
        </w:rPr>
        <w:t>）</w:t>
      </w:r>
    </w:p>
    <w:p w:rsidR="00255591" w:rsidRPr="00D07157" w:rsidRDefault="00255591" w:rsidP="00255591">
      <w:pPr>
        <w:pStyle w:val="ab"/>
        <w:widowControl/>
        <w:numPr>
          <w:ilvl w:val="0"/>
          <w:numId w:val="2"/>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宋体"/>
          <w:sz w:val="24"/>
          <w:szCs w:val="24"/>
        </w:rPr>
        <w:t>（</w:t>
      </w:r>
      <w:r>
        <w:rPr>
          <w:rFonts w:ascii="Times New Roman" w:hAnsi="Times New Roman"/>
          <w:sz w:val="24"/>
          <w:szCs w:val="24"/>
        </w:rPr>
        <w:t>64KHz</w:t>
      </w:r>
      <w:r>
        <w:rPr>
          <w:rFonts w:ascii="宋体" w:hAnsi="宋体" w:hint="eastAsia"/>
          <w:sz w:val="24"/>
          <w:szCs w:val="24"/>
        </w:rPr>
        <w:t>*</w:t>
      </w:r>
      <w:r w:rsidRPr="00D07157">
        <w:rPr>
          <w:rFonts w:ascii="Times New Roman" w:hAnsi="Times New Roman"/>
          <w:sz w:val="24"/>
          <w:szCs w:val="24"/>
        </w:rPr>
        <w:t>15</w:t>
      </w:r>
      <w:r w:rsidRPr="00D07157">
        <w:rPr>
          <w:rFonts w:ascii="Times New Roman" w:hAnsi="宋体"/>
          <w:sz w:val="24"/>
          <w:szCs w:val="24"/>
        </w:rPr>
        <w:t>）</w:t>
      </w:r>
    </w:p>
    <w:p w:rsidR="00255591" w:rsidRPr="00D07157" w:rsidRDefault="00255591" w:rsidP="00255591">
      <w:pPr>
        <w:pStyle w:val="ab"/>
        <w:widowControl/>
        <w:adjustRightInd w:val="0"/>
        <w:snapToGrid w:val="0"/>
        <w:ind w:firstLineChars="225" w:firstLine="540"/>
        <w:jc w:val="left"/>
        <w:rPr>
          <w:rFonts w:ascii="Times New Roman" w:hAnsi="Times New Roman"/>
          <w:sz w:val="24"/>
          <w:szCs w:val="24"/>
        </w:rPr>
      </w:pPr>
      <w:r w:rsidRPr="00D07157">
        <w:rPr>
          <w:rFonts w:ascii="Times New Roman" w:hAnsi="Times New Roman"/>
          <w:sz w:val="24"/>
          <w:szCs w:val="24"/>
        </w:rPr>
        <w:t>LISU</w:t>
      </w:r>
      <w:r w:rsidRPr="00D07157">
        <w:rPr>
          <w:rFonts w:ascii="Times New Roman"/>
          <w:sz w:val="24"/>
          <w:szCs w:val="24"/>
        </w:rPr>
        <w:t>输出信号的</w:t>
      </w:r>
      <w:r w:rsidRPr="00D07157">
        <w:rPr>
          <w:rFonts w:ascii="Times New Roman" w:hAnsi="宋体"/>
          <w:sz w:val="24"/>
          <w:szCs w:val="24"/>
        </w:rPr>
        <w:t>指示带宽变化时间为</w:t>
      </w:r>
      <w:r w:rsidRPr="00D07157">
        <w:rPr>
          <w:rFonts w:ascii="Times New Roman" w:hAnsi="Times New Roman"/>
          <w:sz w:val="24"/>
          <w:szCs w:val="24"/>
        </w:rPr>
        <w:t>1.5ms</w:t>
      </w:r>
      <w:r w:rsidRPr="00D07157">
        <w:rPr>
          <w:rFonts w:ascii="Times New Roman" w:hAnsi="宋体"/>
          <w:sz w:val="24"/>
          <w:szCs w:val="24"/>
        </w:rPr>
        <w:t>的整数</w:t>
      </w:r>
      <w:proofErr w:type="gramStart"/>
      <w:r w:rsidRPr="00D07157">
        <w:rPr>
          <w:rFonts w:ascii="Times New Roman" w:hAnsi="宋体"/>
          <w:sz w:val="24"/>
          <w:szCs w:val="24"/>
        </w:rPr>
        <w:t>倍</w:t>
      </w:r>
      <w:proofErr w:type="gramEnd"/>
      <w:r w:rsidRPr="00D07157">
        <w:rPr>
          <w:rFonts w:ascii="Times New Roman" w:hAnsi="宋体"/>
          <w:sz w:val="24"/>
          <w:szCs w:val="24"/>
        </w:rPr>
        <w:t>。</w:t>
      </w:r>
      <w:r w:rsidRPr="00D07157">
        <w:rPr>
          <w:rFonts w:ascii="Times New Roman" w:hAnsi="Times New Roman"/>
          <w:sz w:val="24"/>
          <w:szCs w:val="24"/>
        </w:rPr>
        <w:t>LISU</w:t>
      </w:r>
      <w:r w:rsidRPr="00D07157">
        <w:rPr>
          <w:rFonts w:ascii="Times New Roman" w:hAnsi="宋体"/>
          <w:sz w:val="24"/>
          <w:szCs w:val="24"/>
        </w:rPr>
        <w:t>每个通道输出信息是并行的，彼此不关联，他们输出信息的时刻都是不定时的。为了实现</w:t>
      </w:r>
      <w:r w:rsidRPr="00D07157">
        <w:rPr>
          <w:rFonts w:ascii="Times New Roman" w:hAnsi="Times New Roman"/>
          <w:sz w:val="24"/>
          <w:szCs w:val="24"/>
        </w:rPr>
        <w:t>LISU</w:t>
      </w:r>
      <w:r w:rsidRPr="00D07157">
        <w:rPr>
          <w:rFonts w:ascii="Times New Roman" w:hAnsi="宋体"/>
          <w:sz w:val="24"/>
          <w:szCs w:val="24"/>
        </w:rPr>
        <w:t>信息的实时性传输，使用</w:t>
      </w:r>
      <w:r w:rsidRPr="00D07157">
        <w:rPr>
          <w:rFonts w:ascii="Times New Roman" w:hAnsi="Times New Roman"/>
          <w:sz w:val="24"/>
          <w:szCs w:val="24"/>
        </w:rPr>
        <w:t>RapidIO</w:t>
      </w:r>
      <w:r w:rsidRPr="00D07157">
        <w:rPr>
          <w:rFonts w:ascii="Times New Roman" w:hAnsi="宋体"/>
          <w:sz w:val="24"/>
          <w:szCs w:val="24"/>
        </w:rPr>
        <w:t>实时性的捕捉每个通道的传输信息。</w:t>
      </w:r>
    </w:p>
    <w:p w:rsidR="00255591" w:rsidRPr="00D07157" w:rsidRDefault="00255591" w:rsidP="00255591">
      <w:pPr>
        <w:pStyle w:val="2"/>
        <w:rPr>
          <w:rFonts w:ascii="Times New Roman" w:hAnsi="Times New Roman"/>
        </w:rPr>
      </w:pPr>
      <w:bookmarkStart w:id="12" w:name="_Toc387754536"/>
      <w:r w:rsidRPr="00D07157">
        <w:rPr>
          <w:rFonts w:ascii="Times New Roman" w:hAnsi="Times New Roman"/>
        </w:rPr>
        <w:t>2.2  RapidIO</w:t>
      </w:r>
      <w:r w:rsidRPr="00D07157">
        <w:rPr>
          <w:rFonts w:ascii="Times New Roman"/>
        </w:rPr>
        <w:t>接口定义</w:t>
      </w:r>
      <w:bookmarkEnd w:id="12"/>
    </w:p>
    <w:p w:rsidR="00255591" w:rsidRPr="00D07157" w:rsidRDefault="00255591" w:rsidP="00255591">
      <w:pPr>
        <w:pStyle w:val="3"/>
        <w:rPr>
          <w:rFonts w:ascii="Times New Roman" w:hAnsi="Times New Roman"/>
        </w:rPr>
      </w:pPr>
      <w:bookmarkStart w:id="13" w:name="_Toc387754537"/>
      <w:r w:rsidRPr="00D07157">
        <w:rPr>
          <w:rFonts w:ascii="Times New Roman" w:hAnsi="Times New Roman"/>
        </w:rPr>
        <w:t>2.2.1  RapidIO</w:t>
      </w:r>
      <w:r w:rsidRPr="00D07157">
        <w:rPr>
          <w:rFonts w:ascii="Times New Roman"/>
        </w:rPr>
        <w:t>帧格式</w:t>
      </w:r>
      <w:bookmarkEnd w:id="13"/>
    </w:p>
    <w:p w:rsidR="00255591" w:rsidRPr="00D07157" w:rsidRDefault="00255591" w:rsidP="00255591">
      <w:pPr>
        <w:pStyle w:val="ab"/>
        <w:widowControl/>
        <w:adjustRightInd w:val="0"/>
        <w:snapToGrid w:val="0"/>
        <w:spacing w:after="240" w:line="300" w:lineRule="auto"/>
        <w:ind w:firstLine="480"/>
        <w:jc w:val="left"/>
        <w:rPr>
          <w:rFonts w:ascii="Times New Roman" w:hAnsi="Times New Roman"/>
          <w:sz w:val="24"/>
          <w:szCs w:val="24"/>
        </w:rPr>
      </w:pPr>
      <w:r w:rsidRPr="00D07157">
        <w:rPr>
          <w:rFonts w:ascii="Times New Roman" w:hAnsi="Times New Roman"/>
          <w:sz w:val="24"/>
          <w:szCs w:val="24"/>
        </w:rPr>
        <w:t>RapidIO</w:t>
      </w:r>
      <w:proofErr w:type="gramStart"/>
      <w:r w:rsidRPr="00D07157">
        <w:rPr>
          <w:rFonts w:ascii="Times New Roman"/>
          <w:sz w:val="24"/>
          <w:szCs w:val="24"/>
        </w:rPr>
        <w:t>协议包由可变</w:t>
      </w:r>
      <w:proofErr w:type="gramEnd"/>
      <w:r w:rsidRPr="00D07157">
        <w:rPr>
          <w:rFonts w:ascii="Times New Roman"/>
          <w:sz w:val="24"/>
          <w:szCs w:val="24"/>
        </w:rPr>
        <w:t>包头和数据负载组成，其中数据负载根据需求由最小</w:t>
      </w:r>
      <w:r w:rsidRPr="00D07157">
        <w:rPr>
          <w:rFonts w:ascii="Times New Roman" w:hAnsi="Times New Roman"/>
          <w:sz w:val="24"/>
          <w:szCs w:val="24"/>
        </w:rPr>
        <w:t>1</w:t>
      </w:r>
      <w:r w:rsidRPr="00D07157">
        <w:rPr>
          <w:rFonts w:ascii="Times New Roman"/>
          <w:sz w:val="24"/>
          <w:szCs w:val="24"/>
        </w:rPr>
        <w:t>个字节到最大</w:t>
      </w:r>
      <w:r w:rsidRPr="00D07157">
        <w:rPr>
          <w:rFonts w:ascii="Times New Roman" w:hAnsi="Times New Roman"/>
          <w:sz w:val="24"/>
          <w:szCs w:val="24"/>
        </w:rPr>
        <w:t>256</w:t>
      </w:r>
      <w:r w:rsidRPr="00D07157">
        <w:rPr>
          <w:rFonts w:ascii="Times New Roman"/>
          <w:sz w:val="24"/>
          <w:szCs w:val="24"/>
        </w:rPr>
        <w:t>个字节组成，如下图</w:t>
      </w:r>
      <w:r w:rsidRPr="00D07157">
        <w:rPr>
          <w:rFonts w:ascii="Times New Roman" w:hAnsi="Times New Roman"/>
          <w:kern w:val="0"/>
          <w:sz w:val="24"/>
          <w:szCs w:val="24"/>
        </w:rPr>
        <w:t>2-3</w:t>
      </w:r>
      <w:r w:rsidRPr="00D07157">
        <w:rPr>
          <w:rFonts w:ascii="Times New Roman" w:hAnsi="宋体"/>
          <w:kern w:val="0"/>
          <w:sz w:val="24"/>
          <w:szCs w:val="24"/>
        </w:rPr>
        <w:t>，根据</w:t>
      </w:r>
      <w:r w:rsidRPr="00D07157">
        <w:rPr>
          <w:rFonts w:ascii="Times New Roman" w:hAnsi="Times New Roman"/>
          <w:sz w:val="24"/>
          <w:szCs w:val="24"/>
        </w:rPr>
        <w:t>RapidIO</w:t>
      </w:r>
      <w:r w:rsidRPr="00D07157">
        <w:rPr>
          <w:rFonts w:ascii="Times New Roman"/>
          <w:sz w:val="24"/>
          <w:szCs w:val="24"/>
        </w:rPr>
        <w:t>协议定义的</w:t>
      </w:r>
      <w:r w:rsidRPr="00D07157">
        <w:rPr>
          <w:rFonts w:ascii="Times New Roman" w:hAnsi="宋体"/>
          <w:kern w:val="0"/>
          <w:sz w:val="24"/>
          <w:szCs w:val="24"/>
        </w:rPr>
        <w:t>帧格式知道包头是可变的</w:t>
      </w:r>
      <w:r w:rsidRPr="00D07157">
        <w:rPr>
          <w:rFonts w:ascii="Times New Roman"/>
          <w:sz w:val="24"/>
          <w:szCs w:val="24"/>
        </w:rPr>
        <w:t>。</w:t>
      </w:r>
      <w:r w:rsidRPr="00D07157">
        <w:rPr>
          <w:rFonts w:ascii="Times New Roman" w:hAnsi="Times New Roman"/>
          <w:sz w:val="24"/>
          <w:szCs w:val="24"/>
        </w:rPr>
        <w:t>SRIO</w:t>
      </w:r>
      <w:r w:rsidRPr="00D07157">
        <w:rPr>
          <w:rFonts w:ascii="Times New Roman"/>
          <w:sz w:val="24"/>
          <w:szCs w:val="24"/>
        </w:rPr>
        <w:t>定义两种帧格式：</w:t>
      </w:r>
      <w:r w:rsidRPr="00D07157">
        <w:rPr>
          <w:rFonts w:ascii="Times New Roman" w:hAnsi="Times New Roman"/>
          <w:sz w:val="24"/>
          <w:szCs w:val="24"/>
        </w:rPr>
        <w:t xml:space="preserve">HELLO </w:t>
      </w:r>
      <w:r w:rsidRPr="00D07157">
        <w:rPr>
          <w:rFonts w:ascii="Times New Roman"/>
          <w:sz w:val="24"/>
          <w:szCs w:val="24"/>
        </w:rPr>
        <w:t>帧结构，</w:t>
      </w:r>
      <w:r w:rsidRPr="00D07157">
        <w:rPr>
          <w:rFonts w:ascii="Times New Roman" w:hAnsi="Times New Roman"/>
          <w:sz w:val="24"/>
          <w:szCs w:val="24"/>
        </w:rPr>
        <w:t>SRIO  Stream</w:t>
      </w:r>
      <w:proofErr w:type="gramStart"/>
      <w:r w:rsidRPr="00D07157">
        <w:rPr>
          <w:rFonts w:ascii="Times New Roman"/>
          <w:sz w:val="24"/>
          <w:szCs w:val="24"/>
        </w:rPr>
        <w:t>帧</w:t>
      </w:r>
      <w:proofErr w:type="gramEnd"/>
      <w:r w:rsidRPr="00D07157">
        <w:rPr>
          <w:rFonts w:ascii="Times New Roman"/>
          <w:sz w:val="24"/>
          <w:szCs w:val="24"/>
        </w:rPr>
        <w:t>结构，本设计中使用</w:t>
      </w:r>
      <w:r w:rsidRPr="00D07157">
        <w:rPr>
          <w:rFonts w:ascii="Times New Roman" w:hAnsi="Times New Roman"/>
          <w:sz w:val="24"/>
          <w:szCs w:val="24"/>
        </w:rPr>
        <w:t xml:space="preserve">HELLO </w:t>
      </w:r>
      <w:r w:rsidRPr="00D07157">
        <w:rPr>
          <w:rFonts w:ascii="Times New Roman"/>
          <w:sz w:val="24"/>
          <w:szCs w:val="24"/>
        </w:rPr>
        <w:t>帧结构。</w:t>
      </w:r>
      <w:r w:rsidRPr="00D07157">
        <w:rPr>
          <w:rFonts w:ascii="Times New Roman" w:hAnsi="Times New Roman"/>
          <w:sz w:val="24"/>
          <w:szCs w:val="24"/>
        </w:rPr>
        <w:t xml:space="preserve">HELLO </w:t>
      </w:r>
      <w:r w:rsidRPr="00D07157">
        <w:rPr>
          <w:rFonts w:ascii="Times New Roman"/>
          <w:sz w:val="24"/>
          <w:szCs w:val="24"/>
        </w:rPr>
        <w:t>帧的包头包</w:t>
      </w:r>
      <w:r w:rsidRPr="00D07157">
        <w:rPr>
          <w:rFonts w:ascii="Times New Roman" w:hAnsi="宋体"/>
          <w:sz w:val="24"/>
          <w:szCs w:val="24"/>
        </w:rPr>
        <w:t>括：</w:t>
      </w:r>
      <w:r w:rsidRPr="00D07157">
        <w:rPr>
          <w:rFonts w:ascii="Times New Roman" w:hAnsi="Times New Roman"/>
          <w:kern w:val="0"/>
          <w:sz w:val="24"/>
          <w:szCs w:val="24"/>
        </w:rPr>
        <w:t>Source ID</w:t>
      </w:r>
      <w:r w:rsidRPr="00D07157">
        <w:rPr>
          <w:rFonts w:ascii="Times New Roman" w:hAnsi="Times New Roman"/>
          <w:kern w:val="0"/>
          <w:sz w:val="24"/>
          <w:szCs w:val="24"/>
        </w:rPr>
        <w:t>、</w:t>
      </w:r>
      <w:r w:rsidRPr="00D07157">
        <w:rPr>
          <w:rFonts w:ascii="Times New Roman" w:hAnsi="Times New Roman"/>
          <w:kern w:val="0"/>
          <w:sz w:val="24"/>
          <w:szCs w:val="24"/>
        </w:rPr>
        <w:t>tt</w:t>
      </w:r>
      <w:r w:rsidRPr="00D07157">
        <w:rPr>
          <w:rFonts w:ascii="Times New Roman" w:hAnsi="Times New Roman"/>
          <w:kern w:val="0"/>
          <w:sz w:val="24"/>
          <w:szCs w:val="24"/>
        </w:rPr>
        <w:t>、</w:t>
      </w:r>
      <w:r w:rsidRPr="00D07157">
        <w:rPr>
          <w:rFonts w:ascii="Times New Roman" w:hAnsi="Times New Roman"/>
          <w:kern w:val="0"/>
          <w:sz w:val="24"/>
          <w:szCs w:val="24"/>
        </w:rPr>
        <w:t>ftype</w:t>
      </w:r>
      <w:r w:rsidRPr="00D07157">
        <w:rPr>
          <w:rFonts w:ascii="Times New Roman" w:hAnsi="Times New Roman"/>
          <w:kern w:val="0"/>
          <w:sz w:val="24"/>
          <w:szCs w:val="24"/>
        </w:rPr>
        <w:t>、</w:t>
      </w:r>
      <w:r w:rsidRPr="00D07157">
        <w:rPr>
          <w:rFonts w:ascii="Times New Roman" w:hAnsi="Times New Roman"/>
          <w:kern w:val="0"/>
          <w:sz w:val="24"/>
          <w:szCs w:val="24"/>
        </w:rPr>
        <w:t>size</w:t>
      </w:r>
      <w:r w:rsidRPr="00D07157">
        <w:rPr>
          <w:rFonts w:ascii="Times New Roman" w:hAnsi="Times New Roman"/>
          <w:kern w:val="0"/>
          <w:sz w:val="24"/>
          <w:szCs w:val="24"/>
        </w:rPr>
        <w:t>、</w:t>
      </w:r>
      <w:r w:rsidRPr="00D07157">
        <w:rPr>
          <w:rFonts w:ascii="Times New Roman" w:hAnsi="Times New Roman"/>
          <w:kern w:val="0"/>
          <w:sz w:val="24"/>
          <w:szCs w:val="24"/>
        </w:rPr>
        <w:t>adress</w:t>
      </w:r>
      <w:r w:rsidRPr="00D07157">
        <w:rPr>
          <w:rFonts w:ascii="Times New Roman" w:hAnsi="宋体"/>
          <w:kern w:val="0"/>
          <w:sz w:val="24"/>
          <w:szCs w:val="24"/>
        </w:rPr>
        <w:t>等一共</w:t>
      </w:r>
      <w:r w:rsidRPr="00D07157">
        <w:rPr>
          <w:rFonts w:ascii="Times New Roman" w:hAnsi="Times New Roman"/>
          <w:kern w:val="0"/>
          <w:sz w:val="24"/>
          <w:szCs w:val="24"/>
        </w:rPr>
        <w:t>64bit</w:t>
      </w:r>
      <w:r w:rsidRPr="00D07157">
        <w:rPr>
          <w:rFonts w:ascii="Times New Roman" w:hAnsi="宋体"/>
          <w:kern w:val="0"/>
          <w:sz w:val="24"/>
          <w:szCs w:val="24"/>
        </w:rPr>
        <w:t>。下行链路发射的</w:t>
      </w:r>
      <w:r w:rsidRPr="00D07157">
        <w:rPr>
          <w:rFonts w:ascii="Times New Roman" w:hAnsi="Times New Roman"/>
          <w:kern w:val="0"/>
          <w:sz w:val="24"/>
          <w:szCs w:val="24"/>
        </w:rPr>
        <w:t>IQ</w:t>
      </w:r>
      <w:r w:rsidRPr="00D07157">
        <w:rPr>
          <w:rFonts w:ascii="Times New Roman" w:hAnsi="宋体"/>
          <w:kern w:val="0"/>
          <w:sz w:val="24"/>
          <w:szCs w:val="24"/>
        </w:rPr>
        <w:t>数据全部作为</w:t>
      </w:r>
      <w:r w:rsidRPr="00D07157">
        <w:rPr>
          <w:rFonts w:ascii="Times New Roman" w:hAnsi="Times New Roman"/>
          <w:kern w:val="0"/>
          <w:sz w:val="24"/>
          <w:szCs w:val="24"/>
        </w:rPr>
        <w:t>SRIO</w:t>
      </w:r>
      <w:proofErr w:type="gramStart"/>
      <w:r w:rsidRPr="00D07157">
        <w:rPr>
          <w:rFonts w:ascii="Times New Roman" w:hAnsi="宋体"/>
          <w:kern w:val="0"/>
          <w:sz w:val="24"/>
          <w:szCs w:val="24"/>
        </w:rPr>
        <w:t>帧</w:t>
      </w:r>
      <w:proofErr w:type="gramEnd"/>
      <w:r w:rsidRPr="00D07157">
        <w:rPr>
          <w:rFonts w:ascii="Times New Roman"/>
          <w:sz w:val="24"/>
          <w:szCs w:val="24"/>
        </w:rPr>
        <w:t>数据负载中的传输内容（红框中标出）。</w:t>
      </w:r>
      <w:bookmarkStart w:id="14" w:name="OLE_LINK13"/>
      <w:bookmarkStart w:id="15" w:name="OLE_LINK14"/>
    </w:p>
    <w:bookmarkEnd w:id="14"/>
    <w:bookmarkEnd w:id="15"/>
    <w:p w:rsidR="00255591" w:rsidRPr="00D07157" w:rsidRDefault="00255591" w:rsidP="00255591">
      <w:pPr>
        <w:pStyle w:val="ab"/>
        <w:widowControl/>
        <w:adjustRightInd w:val="0"/>
        <w:snapToGrid w:val="0"/>
        <w:spacing w:after="240" w:line="300" w:lineRule="auto"/>
        <w:ind w:firstLineChars="0" w:firstLine="0"/>
        <w:jc w:val="center"/>
        <w:rPr>
          <w:rFonts w:ascii="Times New Roman" w:hAnsi="Times New Roman"/>
          <w:sz w:val="24"/>
          <w:szCs w:val="24"/>
        </w:rPr>
      </w:pPr>
      <w:r w:rsidRPr="00D07157">
        <w:rPr>
          <w:rFonts w:ascii="Times New Roman" w:hAnsi="Times New Roman"/>
          <w:noProof/>
          <w:kern w:val="0"/>
          <w:sz w:val="24"/>
          <w:szCs w:val="24"/>
        </w:rPr>
        <w:lastRenderedPageBreak/>
        <w:drawing>
          <wp:inline distT="0" distB="0" distL="0" distR="0">
            <wp:extent cx="5494020" cy="1448435"/>
            <wp:effectExtent l="19050" t="0" r="0" b="0"/>
            <wp:docPr id="12" name="图片 14" descr="E}041{T$CRZC%QM6T9K{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E}041{T$CRZC%QM6T9K{2Y2"/>
                    <pic:cNvPicPr>
                      <a:picLocks noChangeAspect="1" noChangeArrowheads="1"/>
                    </pic:cNvPicPr>
                  </pic:nvPicPr>
                  <pic:blipFill>
                    <a:blip r:embed="rId22"/>
                    <a:srcRect/>
                    <a:stretch>
                      <a:fillRect/>
                    </a:stretch>
                  </pic:blipFill>
                  <pic:spPr bwMode="auto">
                    <a:xfrm>
                      <a:off x="0" y="0"/>
                      <a:ext cx="5494020" cy="1448435"/>
                    </a:xfrm>
                    <a:prstGeom prst="rect">
                      <a:avLst/>
                    </a:prstGeom>
                    <a:noFill/>
                    <a:ln w="9525">
                      <a:noFill/>
                      <a:miter lim="800000"/>
                      <a:headEnd/>
                      <a:tailEnd/>
                    </a:ln>
                  </pic:spPr>
                </pic:pic>
              </a:graphicData>
            </a:graphic>
          </wp:inline>
        </w:drawing>
      </w:r>
    </w:p>
    <w:p w:rsidR="00255591" w:rsidRPr="005C78F6" w:rsidRDefault="00255591" w:rsidP="00255591">
      <w:pPr>
        <w:widowControl/>
        <w:adjustRightInd w:val="0"/>
        <w:snapToGrid w:val="0"/>
        <w:spacing w:after="240" w:line="300" w:lineRule="auto"/>
        <w:jc w:val="center"/>
        <w:rPr>
          <w:rFonts w:ascii="Times New Roman"/>
          <w:szCs w:val="21"/>
        </w:rPr>
      </w:pPr>
      <w:r w:rsidRPr="005C78F6">
        <w:rPr>
          <w:rFonts w:ascii="Times New Roman" w:hAnsi="宋体"/>
          <w:kern w:val="0"/>
          <w:szCs w:val="21"/>
        </w:rPr>
        <w:t>图</w:t>
      </w:r>
      <w:r w:rsidRPr="005C78F6">
        <w:rPr>
          <w:rFonts w:ascii="Times New Roman" w:hAnsi="Times New Roman"/>
          <w:kern w:val="0"/>
          <w:szCs w:val="21"/>
        </w:rPr>
        <w:t xml:space="preserve">2-3 </w:t>
      </w:r>
      <w:r w:rsidRPr="005C78F6">
        <w:rPr>
          <w:rFonts w:ascii="Times New Roman" w:hAnsi="Times New Roman"/>
          <w:szCs w:val="21"/>
        </w:rPr>
        <w:t>RapidIO</w:t>
      </w:r>
      <w:r w:rsidRPr="005C78F6">
        <w:rPr>
          <w:rFonts w:ascii="Times New Roman"/>
          <w:szCs w:val="21"/>
        </w:rPr>
        <w:t>包结构</w:t>
      </w:r>
    </w:p>
    <w:p w:rsidR="00255591" w:rsidRPr="00831914" w:rsidRDefault="00255591" w:rsidP="003C5AF5">
      <w:pPr>
        <w:pStyle w:val="ab"/>
        <w:widowControl/>
        <w:adjustRightInd w:val="0"/>
        <w:snapToGrid w:val="0"/>
        <w:spacing w:line="300" w:lineRule="auto"/>
        <w:ind w:firstLine="480"/>
        <w:jc w:val="left"/>
        <w:rPr>
          <w:rFonts w:ascii="Times New Roman" w:hAnsi="Times New Roman"/>
          <w:sz w:val="24"/>
          <w:szCs w:val="24"/>
        </w:rPr>
      </w:pPr>
      <w:r w:rsidRPr="00D07157">
        <w:rPr>
          <w:rFonts w:ascii="Times New Roman" w:hAnsi="Times New Roman"/>
          <w:sz w:val="24"/>
          <w:szCs w:val="24"/>
        </w:rPr>
        <w:t>RapidIO</w:t>
      </w:r>
      <w:r w:rsidRPr="00D07157">
        <w:rPr>
          <w:rFonts w:ascii="Times New Roman"/>
          <w:sz w:val="24"/>
          <w:szCs w:val="24"/>
        </w:rPr>
        <w:t>接口数据同过两种方式传送</w:t>
      </w:r>
      <w:r w:rsidRPr="00D07157">
        <w:rPr>
          <w:rFonts w:ascii="Times New Roman" w:hAnsi="Times New Roman"/>
          <w:sz w:val="24"/>
          <w:szCs w:val="24"/>
        </w:rPr>
        <w:t>LISU</w:t>
      </w:r>
      <w:r w:rsidRPr="00D07157">
        <w:rPr>
          <w:rFonts w:ascii="Times New Roman"/>
          <w:sz w:val="24"/>
          <w:szCs w:val="24"/>
        </w:rPr>
        <w:t>数据：</w:t>
      </w:r>
      <w:r w:rsidRPr="00D07157">
        <w:rPr>
          <w:rFonts w:ascii="Times New Roman" w:hAnsi="Times New Roman"/>
          <w:sz w:val="24"/>
          <w:szCs w:val="24"/>
        </w:rPr>
        <w:t>1</w:t>
      </w:r>
      <w:r w:rsidRPr="00D07157">
        <w:rPr>
          <w:rFonts w:ascii="Times New Roman"/>
          <w:sz w:val="24"/>
          <w:szCs w:val="24"/>
        </w:rPr>
        <w:t>、实时性的将</w:t>
      </w:r>
      <w:r w:rsidRPr="00D07157">
        <w:rPr>
          <w:rFonts w:ascii="Times New Roman" w:hAnsi="Times New Roman"/>
          <w:sz w:val="24"/>
          <w:szCs w:val="24"/>
        </w:rPr>
        <w:t>LISU</w:t>
      </w:r>
      <w:r w:rsidRPr="00D07157">
        <w:rPr>
          <w:rFonts w:ascii="Times New Roman"/>
          <w:sz w:val="24"/>
          <w:szCs w:val="24"/>
        </w:rPr>
        <w:t>的</w:t>
      </w:r>
      <w:r w:rsidRPr="00D07157">
        <w:rPr>
          <w:rFonts w:ascii="Times New Roman" w:hAnsi="Times New Roman"/>
          <w:sz w:val="24"/>
          <w:szCs w:val="24"/>
        </w:rPr>
        <w:t>IQ</w:t>
      </w:r>
      <w:r w:rsidRPr="00D07157">
        <w:rPr>
          <w:rFonts w:ascii="Times New Roman"/>
          <w:sz w:val="24"/>
          <w:szCs w:val="24"/>
        </w:rPr>
        <w:t>数据发送到</w:t>
      </w:r>
      <w:r w:rsidRPr="00D07157">
        <w:rPr>
          <w:rFonts w:ascii="Times New Roman" w:hAnsi="Times New Roman"/>
          <w:sz w:val="24"/>
          <w:szCs w:val="24"/>
        </w:rPr>
        <w:t>CPRI</w:t>
      </w:r>
      <w:r w:rsidRPr="00D07157">
        <w:rPr>
          <w:rFonts w:ascii="Times New Roman"/>
          <w:sz w:val="24"/>
          <w:szCs w:val="24"/>
        </w:rPr>
        <w:t>板卡；</w:t>
      </w:r>
      <w:r w:rsidRPr="00D07157">
        <w:rPr>
          <w:rFonts w:ascii="Times New Roman" w:hAnsi="Times New Roman"/>
          <w:sz w:val="24"/>
          <w:szCs w:val="24"/>
        </w:rPr>
        <w:t>2</w:t>
      </w:r>
      <w:r w:rsidRPr="00D07157">
        <w:rPr>
          <w:rFonts w:ascii="Times New Roman"/>
          <w:sz w:val="24"/>
          <w:szCs w:val="24"/>
        </w:rPr>
        <w:t>、每隔</w:t>
      </w:r>
      <w:r w:rsidRPr="00D07157">
        <w:rPr>
          <w:rFonts w:ascii="Times New Roman" w:hAnsi="Times New Roman"/>
          <w:sz w:val="24"/>
          <w:szCs w:val="24"/>
        </w:rPr>
        <w:t>1.5ms</w:t>
      </w:r>
      <w:r w:rsidRPr="00D07157">
        <w:rPr>
          <w:rFonts w:ascii="Times New Roman"/>
          <w:sz w:val="24"/>
          <w:szCs w:val="24"/>
        </w:rPr>
        <w:t>发送一次</w:t>
      </w:r>
      <w:r w:rsidRPr="00D07157">
        <w:rPr>
          <w:rFonts w:ascii="Times New Roman" w:hAnsi="Times New Roman"/>
          <w:sz w:val="24"/>
          <w:szCs w:val="24"/>
        </w:rPr>
        <w:t>LISU</w:t>
      </w:r>
      <w:r w:rsidRPr="00D07157">
        <w:rPr>
          <w:rFonts w:ascii="Times New Roman"/>
          <w:sz w:val="24"/>
          <w:szCs w:val="24"/>
        </w:rPr>
        <w:t>数据到</w:t>
      </w:r>
      <w:r w:rsidRPr="00D07157">
        <w:rPr>
          <w:rFonts w:ascii="Times New Roman" w:hAnsi="Times New Roman"/>
          <w:sz w:val="24"/>
          <w:szCs w:val="24"/>
        </w:rPr>
        <w:t>CPRI</w:t>
      </w:r>
      <w:r w:rsidRPr="00D07157">
        <w:rPr>
          <w:rFonts w:ascii="Times New Roman"/>
          <w:sz w:val="24"/>
          <w:szCs w:val="24"/>
        </w:rPr>
        <w:t>板卡</w:t>
      </w:r>
      <w:ins w:id="16" w:author="微软用户" w:date="2014-05-09T14:08:00Z">
        <w:r w:rsidRPr="00D07157">
          <w:rPr>
            <w:rFonts w:ascii="Times New Roman"/>
            <w:sz w:val="24"/>
            <w:szCs w:val="24"/>
          </w:rPr>
          <w:t>。</w:t>
        </w:r>
      </w:ins>
    </w:p>
    <w:p w:rsidR="00255591" w:rsidRPr="003C5AF5" w:rsidRDefault="003C5AF5" w:rsidP="003C5AF5">
      <w:pPr>
        <w:spacing w:line="300" w:lineRule="auto"/>
        <w:ind w:firstLineChars="250" w:firstLine="600"/>
        <w:rPr>
          <w:rFonts w:ascii="Times New Roman" w:hAnsi="Times New Roman"/>
          <w:sz w:val="24"/>
          <w:szCs w:val="24"/>
        </w:rPr>
      </w:pPr>
      <w:r w:rsidRPr="003C5AF5">
        <w:rPr>
          <w:rFonts w:ascii="Times New Roman" w:hAnsi="Times New Roman"/>
          <w:sz w:val="24"/>
          <w:szCs w:val="24"/>
        </w:rPr>
        <w:t>实时性传输定义的</w:t>
      </w:r>
      <w:r w:rsidRPr="003C5AF5">
        <w:rPr>
          <w:rFonts w:ascii="Times New Roman" w:hAnsi="Times New Roman"/>
          <w:sz w:val="24"/>
          <w:szCs w:val="24"/>
        </w:rPr>
        <w:t>SRIO</w:t>
      </w:r>
      <w:proofErr w:type="gramStart"/>
      <w:r w:rsidRPr="003C5AF5">
        <w:rPr>
          <w:rFonts w:ascii="Times New Roman" w:hAnsi="Times New Roman"/>
          <w:sz w:val="24"/>
          <w:szCs w:val="24"/>
        </w:rPr>
        <w:t>帧</w:t>
      </w:r>
      <w:proofErr w:type="gramEnd"/>
      <w:r w:rsidRPr="003C5AF5">
        <w:rPr>
          <w:rFonts w:ascii="Times New Roman" w:hAnsi="Times New Roman"/>
          <w:sz w:val="24"/>
          <w:szCs w:val="24"/>
        </w:rPr>
        <w:t>结构</w:t>
      </w:r>
      <w:r w:rsidR="00255591" w:rsidRPr="003C5AF5">
        <w:rPr>
          <w:rFonts w:ascii="Times New Roman" w:hAnsi="Times New Roman"/>
          <w:sz w:val="24"/>
          <w:szCs w:val="24"/>
        </w:rPr>
        <w:t>见下图</w:t>
      </w:r>
      <w:r w:rsidR="00255591" w:rsidRPr="003C5AF5">
        <w:rPr>
          <w:rFonts w:ascii="Times New Roman" w:hAnsi="Times New Roman"/>
          <w:sz w:val="24"/>
          <w:szCs w:val="24"/>
        </w:rPr>
        <w:t>2-4a</w:t>
      </w:r>
      <w:r w:rsidR="00255591" w:rsidRPr="003C5AF5">
        <w:rPr>
          <w:rFonts w:ascii="Times New Roman" w:hAnsi="Times New Roman"/>
          <w:sz w:val="24"/>
          <w:szCs w:val="24"/>
        </w:rPr>
        <w:t>。一个包发送一路</w:t>
      </w:r>
      <w:r w:rsidR="00255591" w:rsidRPr="003C5AF5">
        <w:rPr>
          <w:rFonts w:ascii="Times New Roman" w:hAnsi="Times New Roman"/>
          <w:sz w:val="24"/>
          <w:szCs w:val="24"/>
        </w:rPr>
        <w:t>IQ</w:t>
      </w:r>
      <w:r w:rsidR="00255591" w:rsidRPr="003C5AF5">
        <w:rPr>
          <w:rFonts w:ascii="Times New Roman" w:hAnsi="Times New Roman"/>
          <w:sz w:val="24"/>
          <w:szCs w:val="24"/>
        </w:rPr>
        <w:t>，每个包负载</w:t>
      </w:r>
      <w:r w:rsidR="00255591" w:rsidRPr="003C5AF5">
        <w:rPr>
          <w:rFonts w:ascii="Times New Roman" w:hAnsi="Times New Roman"/>
          <w:sz w:val="24"/>
          <w:szCs w:val="24"/>
        </w:rPr>
        <w:t>64bit*2</w:t>
      </w:r>
      <w:r w:rsidR="00255591" w:rsidRPr="003C5AF5">
        <w:rPr>
          <w:rFonts w:ascii="Times New Roman" w:hAnsi="Times New Roman"/>
          <w:sz w:val="24"/>
          <w:szCs w:val="24"/>
        </w:rPr>
        <w:t>数据，其中一个</w:t>
      </w:r>
      <w:r w:rsidR="00255591" w:rsidRPr="003C5AF5">
        <w:rPr>
          <w:rFonts w:ascii="Times New Roman" w:hAnsi="Times New Roman"/>
          <w:sz w:val="24"/>
          <w:szCs w:val="24"/>
        </w:rPr>
        <w:t>64</w:t>
      </w:r>
      <w:r w:rsidR="00255591" w:rsidRPr="003C5AF5">
        <w:rPr>
          <w:rFonts w:ascii="Times New Roman" w:hAnsi="Times New Roman"/>
          <w:sz w:val="24"/>
          <w:szCs w:val="24"/>
        </w:rPr>
        <w:t>比特传输</w:t>
      </w:r>
      <w:r w:rsidR="00255591" w:rsidRPr="003C5AF5">
        <w:rPr>
          <w:rFonts w:ascii="Times New Roman" w:hAnsi="Times New Roman"/>
          <w:sz w:val="24"/>
          <w:szCs w:val="24"/>
        </w:rPr>
        <w:t>IQ</w:t>
      </w:r>
      <w:r w:rsidR="00255591" w:rsidRPr="003C5AF5">
        <w:rPr>
          <w:rFonts w:ascii="Times New Roman" w:hAnsi="Times New Roman"/>
          <w:sz w:val="24"/>
          <w:szCs w:val="24"/>
        </w:rPr>
        <w:t>编号、时隙号、指示带宽和</w:t>
      </w:r>
      <w:r w:rsidR="00255591" w:rsidRPr="003C5AF5">
        <w:rPr>
          <w:rFonts w:ascii="Times New Roman" w:hAnsi="Times New Roman"/>
          <w:sz w:val="24"/>
          <w:szCs w:val="24"/>
        </w:rPr>
        <w:t>IQ</w:t>
      </w:r>
      <w:r w:rsidR="00255591" w:rsidRPr="003C5AF5">
        <w:rPr>
          <w:rFonts w:ascii="Times New Roman" w:hAnsi="Times New Roman"/>
          <w:sz w:val="24"/>
          <w:szCs w:val="24"/>
        </w:rPr>
        <w:t>数据，另一个</w:t>
      </w:r>
      <w:r w:rsidR="00255591" w:rsidRPr="003C5AF5">
        <w:rPr>
          <w:rFonts w:ascii="Times New Roman" w:hAnsi="Times New Roman"/>
          <w:sz w:val="24"/>
          <w:szCs w:val="24"/>
        </w:rPr>
        <w:t>64</w:t>
      </w:r>
      <w:r w:rsidR="00255591" w:rsidRPr="003C5AF5">
        <w:rPr>
          <w:rFonts w:ascii="Times New Roman" w:hAnsi="Times New Roman"/>
          <w:sz w:val="24"/>
          <w:szCs w:val="24"/>
        </w:rPr>
        <w:t>比特传输该路信息对应的帧号。</w:t>
      </w:r>
    </w:p>
    <w:p w:rsidR="00255591" w:rsidRPr="00D07157" w:rsidRDefault="00255591" w:rsidP="00255591">
      <w:pPr>
        <w:rPr>
          <w:rFonts w:ascii="Times New Roman" w:hAnsi="Times New Roman"/>
          <w:sz w:val="24"/>
          <w:szCs w:val="24"/>
        </w:rPr>
      </w:pPr>
      <w:r w:rsidRPr="00D07157">
        <w:rPr>
          <w:rFonts w:ascii="Times New Roman" w:hAnsi="Times New Roman"/>
        </w:rPr>
        <w:t xml:space="preserve"> </w:t>
      </w:r>
      <w:r w:rsidRPr="00D07157">
        <w:rPr>
          <w:rFonts w:ascii="Times New Roman" w:hAnsi="Times New Roman"/>
        </w:rPr>
        <w:object w:dxaOrig="10654" w:dyaOrig="3456">
          <v:shape id="_x0000_i1027" type="#_x0000_t75" style="width:486.7pt;height:157.25pt" o:ole="">
            <v:imagedata r:id="rId23" o:title=""/>
          </v:shape>
          <o:OLEObject Type="Embed" ProgID="Visio.Drawing.11" ShapeID="_x0000_i1027" DrawAspect="Content" ObjectID="_1593523760" r:id="rId24"/>
        </w:object>
      </w:r>
    </w:p>
    <w:p w:rsidR="00255591" w:rsidRDefault="00255591" w:rsidP="00255591">
      <w:pPr>
        <w:ind w:leftChars="-26" w:left="-55" w:firstLineChars="50" w:firstLine="105"/>
        <w:jc w:val="center"/>
        <w:rPr>
          <w:rFonts w:ascii="Times New Roman" w:hAnsi="Times New Roman"/>
          <w:szCs w:val="21"/>
        </w:rPr>
      </w:pPr>
      <w:r w:rsidRPr="003C5AF5">
        <w:rPr>
          <w:rFonts w:ascii="Times New Roman" w:hAnsi="Times New Roman"/>
          <w:szCs w:val="21"/>
        </w:rPr>
        <w:t>图</w:t>
      </w:r>
      <w:r w:rsidRPr="003C5AF5">
        <w:rPr>
          <w:rFonts w:ascii="Times New Roman" w:hAnsi="Times New Roman"/>
          <w:szCs w:val="21"/>
        </w:rPr>
        <w:t xml:space="preserve">2-4a  </w:t>
      </w:r>
      <w:r w:rsidR="003C5AF5" w:rsidRPr="003C5AF5">
        <w:rPr>
          <w:rFonts w:ascii="Times New Roman" w:hAnsi="Times New Roman"/>
          <w:szCs w:val="21"/>
        </w:rPr>
        <w:t>实时性传输</w:t>
      </w:r>
      <w:r w:rsidR="003C5AF5" w:rsidRPr="003C5AF5">
        <w:rPr>
          <w:rFonts w:ascii="Times New Roman" w:hAnsi="Times New Roman" w:hint="eastAsia"/>
          <w:szCs w:val="21"/>
        </w:rPr>
        <w:t>的</w:t>
      </w:r>
      <w:r w:rsidRPr="003C5AF5">
        <w:rPr>
          <w:rFonts w:ascii="Times New Roman" w:hAnsi="Times New Roman"/>
          <w:szCs w:val="21"/>
        </w:rPr>
        <w:t>RapidIO</w:t>
      </w:r>
      <w:proofErr w:type="gramStart"/>
      <w:r w:rsidRPr="003C5AF5">
        <w:rPr>
          <w:rFonts w:ascii="Times New Roman" w:hAnsi="Times New Roman"/>
          <w:szCs w:val="21"/>
        </w:rPr>
        <w:t>帧</w:t>
      </w:r>
      <w:proofErr w:type="gramEnd"/>
      <w:r w:rsidRPr="003C5AF5">
        <w:rPr>
          <w:rFonts w:ascii="Times New Roman" w:hAnsi="Times New Roman"/>
          <w:szCs w:val="21"/>
        </w:rPr>
        <w:t>结构</w:t>
      </w:r>
    </w:p>
    <w:p w:rsidR="005F2B65" w:rsidRPr="003C5AF5" w:rsidRDefault="005F2B65" w:rsidP="00255591">
      <w:pPr>
        <w:ind w:leftChars="-26" w:left="-55" w:firstLineChars="50" w:firstLine="105"/>
        <w:jc w:val="center"/>
        <w:rPr>
          <w:rFonts w:ascii="Times New Roman" w:hAnsi="Times New Roman"/>
          <w:szCs w:val="21"/>
        </w:rPr>
      </w:pPr>
    </w:p>
    <w:p w:rsidR="00255591" w:rsidRPr="003C5AF5" w:rsidRDefault="00255591" w:rsidP="00255591">
      <w:pPr>
        <w:rPr>
          <w:rFonts w:ascii="Times New Roman" w:hAnsi="Times New Roman"/>
          <w:sz w:val="24"/>
          <w:szCs w:val="24"/>
        </w:rPr>
      </w:pPr>
      <w:r w:rsidRPr="00D07157">
        <w:rPr>
          <w:rFonts w:ascii="Times New Roman" w:hAnsi="Times New Roman"/>
        </w:rPr>
        <w:t xml:space="preserve">        </w:t>
      </w:r>
      <w:r w:rsidRPr="003C5AF5">
        <w:rPr>
          <w:rFonts w:ascii="Times New Roman" w:hAnsi="Times New Roman"/>
          <w:sz w:val="24"/>
          <w:szCs w:val="24"/>
        </w:rPr>
        <w:t xml:space="preserve"> </w:t>
      </w:r>
      <w:r w:rsidR="003C5AF5" w:rsidRPr="003C5AF5">
        <w:rPr>
          <w:rFonts w:ascii="Times New Roman" w:hAnsi="Times New Roman"/>
          <w:sz w:val="24"/>
          <w:szCs w:val="24"/>
        </w:rPr>
        <w:t>1.5ms</w:t>
      </w:r>
      <w:r w:rsidR="003C5AF5" w:rsidRPr="003C5AF5">
        <w:rPr>
          <w:rFonts w:ascii="Times New Roman" w:hAnsi="Times New Roman"/>
          <w:sz w:val="24"/>
          <w:szCs w:val="24"/>
        </w:rPr>
        <w:t>定时传输定义的</w:t>
      </w:r>
      <w:r w:rsidR="003C5AF5" w:rsidRPr="003C5AF5">
        <w:rPr>
          <w:rFonts w:ascii="Times New Roman" w:hAnsi="Times New Roman"/>
          <w:sz w:val="24"/>
          <w:szCs w:val="24"/>
        </w:rPr>
        <w:t>SRIO</w:t>
      </w:r>
      <w:proofErr w:type="gramStart"/>
      <w:r w:rsidR="003C5AF5" w:rsidRPr="003C5AF5">
        <w:rPr>
          <w:rFonts w:ascii="Times New Roman" w:hAnsi="Times New Roman"/>
          <w:sz w:val="24"/>
          <w:szCs w:val="24"/>
        </w:rPr>
        <w:t>帧</w:t>
      </w:r>
      <w:proofErr w:type="gramEnd"/>
      <w:r w:rsidR="003C5AF5" w:rsidRPr="003C5AF5">
        <w:rPr>
          <w:rFonts w:ascii="Times New Roman" w:hAnsi="Times New Roman"/>
          <w:sz w:val="24"/>
          <w:szCs w:val="24"/>
        </w:rPr>
        <w:t>结构</w:t>
      </w:r>
      <w:r w:rsidRPr="003C5AF5">
        <w:rPr>
          <w:rFonts w:ascii="Times New Roman" w:hAnsi="Times New Roman"/>
          <w:sz w:val="24"/>
          <w:szCs w:val="24"/>
        </w:rPr>
        <w:t>如下图</w:t>
      </w:r>
      <w:r w:rsidRPr="003C5AF5">
        <w:rPr>
          <w:rFonts w:ascii="Times New Roman" w:hAnsi="Times New Roman"/>
          <w:sz w:val="24"/>
          <w:szCs w:val="24"/>
        </w:rPr>
        <w:t>2-4b</w:t>
      </w:r>
      <w:r w:rsidRPr="003C5AF5">
        <w:rPr>
          <w:rFonts w:ascii="Times New Roman" w:hAnsi="Times New Roman"/>
          <w:sz w:val="24"/>
          <w:szCs w:val="24"/>
        </w:rPr>
        <w:t>所示（指示带宽</w:t>
      </w:r>
      <w:r w:rsidRPr="003C5AF5">
        <w:rPr>
          <w:rFonts w:ascii="Times New Roman" w:hAnsi="Times New Roman"/>
          <w:sz w:val="24"/>
          <w:szCs w:val="24"/>
        </w:rPr>
        <w:t>1/</w:t>
      </w:r>
      <w:r w:rsidRPr="003C5AF5">
        <w:rPr>
          <w:rFonts w:ascii="Times New Roman" w:hAnsi="Times New Roman"/>
          <w:sz w:val="24"/>
          <w:szCs w:val="24"/>
        </w:rPr>
        <w:t>（</w:t>
      </w:r>
      <w:r w:rsidRPr="003C5AF5">
        <w:rPr>
          <w:rFonts w:ascii="Times New Roman" w:hAnsi="Times New Roman"/>
          <w:sz w:val="24"/>
          <w:szCs w:val="24"/>
        </w:rPr>
        <w:t>64KHz*1</w:t>
      </w:r>
      <w:r w:rsidRPr="003C5AF5">
        <w:rPr>
          <w:rFonts w:ascii="Times New Roman" w:hAnsi="Times New Roman"/>
          <w:sz w:val="24"/>
          <w:szCs w:val="24"/>
        </w:rPr>
        <w:t>）对应的</w:t>
      </w:r>
      <w:r w:rsidRPr="003C5AF5">
        <w:rPr>
          <w:rFonts w:ascii="Times New Roman" w:hAnsi="Times New Roman"/>
          <w:sz w:val="24"/>
          <w:szCs w:val="24"/>
        </w:rPr>
        <w:t>SRIO</w:t>
      </w:r>
      <w:r w:rsidRPr="003C5AF5">
        <w:rPr>
          <w:rFonts w:ascii="Times New Roman" w:hAnsi="Times New Roman"/>
          <w:sz w:val="24"/>
          <w:szCs w:val="24"/>
        </w:rPr>
        <w:t>包结构）</w:t>
      </w:r>
      <w:r w:rsidR="00752E79">
        <w:rPr>
          <w:rFonts w:ascii="Times New Roman" w:hAnsi="Times New Roman" w:hint="eastAsia"/>
          <w:sz w:val="24"/>
          <w:szCs w:val="24"/>
        </w:rPr>
        <w:t>，每个</w:t>
      </w:r>
      <w:proofErr w:type="gramStart"/>
      <w:r w:rsidR="00752E79">
        <w:rPr>
          <w:rFonts w:ascii="Times New Roman" w:hAnsi="Times New Roman" w:hint="eastAsia"/>
          <w:sz w:val="24"/>
          <w:szCs w:val="24"/>
        </w:rPr>
        <w:t>包最多</w:t>
      </w:r>
      <w:proofErr w:type="gramEnd"/>
      <w:r w:rsidR="00752E79">
        <w:rPr>
          <w:rFonts w:ascii="Times New Roman" w:hAnsi="Times New Roman" w:hint="eastAsia"/>
          <w:sz w:val="24"/>
          <w:szCs w:val="24"/>
        </w:rPr>
        <w:t>负载</w:t>
      </w:r>
      <w:r w:rsidR="00752E79">
        <w:rPr>
          <w:rFonts w:ascii="Times New Roman" w:hAnsi="Times New Roman" w:hint="eastAsia"/>
          <w:sz w:val="24"/>
          <w:szCs w:val="24"/>
        </w:rPr>
        <w:t>64*32</w:t>
      </w:r>
      <w:r w:rsidR="00752E79">
        <w:rPr>
          <w:rFonts w:ascii="Times New Roman" w:hAnsi="Times New Roman" w:hint="eastAsia"/>
          <w:sz w:val="24"/>
          <w:szCs w:val="24"/>
        </w:rPr>
        <w:t>字节。</w:t>
      </w:r>
      <w:r w:rsidRPr="003C5AF5">
        <w:rPr>
          <w:rFonts w:ascii="Times New Roman" w:hAnsi="Times New Roman"/>
          <w:sz w:val="24"/>
          <w:szCs w:val="24"/>
        </w:rPr>
        <w:t>如果</w:t>
      </w:r>
      <w:r w:rsidRPr="003C5AF5">
        <w:rPr>
          <w:rFonts w:ascii="Times New Roman" w:hAnsi="Times New Roman"/>
          <w:sz w:val="24"/>
          <w:szCs w:val="24"/>
        </w:rPr>
        <w:t>SRIO</w:t>
      </w:r>
      <w:r w:rsidRPr="003C5AF5">
        <w:rPr>
          <w:rFonts w:ascii="Times New Roman" w:hAnsi="Times New Roman"/>
          <w:sz w:val="24"/>
          <w:szCs w:val="24"/>
        </w:rPr>
        <w:t>包传完一路数据，下一个</w:t>
      </w:r>
      <w:r w:rsidRPr="003C5AF5">
        <w:rPr>
          <w:rFonts w:ascii="Times New Roman" w:hAnsi="Times New Roman"/>
          <w:sz w:val="24"/>
          <w:szCs w:val="24"/>
        </w:rPr>
        <w:t>SRIO</w:t>
      </w:r>
      <w:r w:rsidRPr="003C5AF5">
        <w:rPr>
          <w:rFonts w:ascii="Times New Roman" w:hAnsi="Times New Roman"/>
          <w:sz w:val="24"/>
          <w:szCs w:val="24"/>
        </w:rPr>
        <w:t>包传输另一路数据</w:t>
      </w:r>
      <w:r w:rsidR="00752E79" w:rsidRPr="003C5AF5">
        <w:rPr>
          <w:rFonts w:ascii="Times New Roman" w:hAnsi="Times New Roman"/>
          <w:sz w:val="24"/>
          <w:szCs w:val="24"/>
        </w:rPr>
        <w:t>，</w:t>
      </w:r>
      <w:r w:rsidR="00752E79">
        <w:rPr>
          <w:rFonts w:ascii="Times New Roman" w:hAnsi="Times New Roman" w:hint="eastAsia"/>
          <w:sz w:val="24"/>
          <w:szCs w:val="24"/>
        </w:rPr>
        <w:t>一个时隙内的</w:t>
      </w:r>
      <w:r w:rsidR="00752E79">
        <w:rPr>
          <w:rFonts w:ascii="Times New Roman" w:hAnsi="Times New Roman" w:hint="eastAsia"/>
          <w:sz w:val="24"/>
          <w:szCs w:val="24"/>
        </w:rPr>
        <w:t>0---59</w:t>
      </w:r>
      <w:r w:rsidR="00752E79">
        <w:rPr>
          <w:rFonts w:ascii="Times New Roman" w:hAnsi="Times New Roman" w:hint="eastAsia"/>
          <w:sz w:val="24"/>
          <w:szCs w:val="24"/>
        </w:rPr>
        <w:t>路数据依次通过</w:t>
      </w:r>
      <w:r w:rsidR="00752E79">
        <w:rPr>
          <w:rFonts w:ascii="Times New Roman" w:hAnsi="Times New Roman" w:hint="eastAsia"/>
          <w:sz w:val="24"/>
          <w:szCs w:val="24"/>
        </w:rPr>
        <w:t>SRIO</w:t>
      </w:r>
      <w:r w:rsidR="00752E79">
        <w:rPr>
          <w:rFonts w:ascii="Times New Roman" w:hAnsi="Times New Roman" w:hint="eastAsia"/>
          <w:sz w:val="24"/>
          <w:szCs w:val="24"/>
        </w:rPr>
        <w:t>包传输</w:t>
      </w:r>
      <w:r w:rsidRPr="003C5AF5">
        <w:rPr>
          <w:rFonts w:ascii="Times New Roman" w:hAnsi="Times New Roman"/>
          <w:sz w:val="24"/>
          <w:szCs w:val="24"/>
        </w:rPr>
        <w:t>。指示带宽不同，封装成的</w:t>
      </w:r>
      <w:r w:rsidRPr="003C5AF5">
        <w:rPr>
          <w:rFonts w:ascii="Times New Roman" w:hAnsi="Times New Roman"/>
          <w:sz w:val="24"/>
          <w:szCs w:val="24"/>
        </w:rPr>
        <w:t>SRIO</w:t>
      </w:r>
      <w:r w:rsidRPr="003C5AF5">
        <w:rPr>
          <w:rFonts w:ascii="Times New Roman" w:hAnsi="Times New Roman"/>
          <w:sz w:val="24"/>
          <w:szCs w:val="24"/>
        </w:rPr>
        <w:t>包个数也不同，指示带宽对应的</w:t>
      </w:r>
      <w:r w:rsidRPr="003C5AF5">
        <w:rPr>
          <w:rFonts w:ascii="Times New Roman" w:hAnsi="Times New Roman"/>
          <w:sz w:val="24"/>
          <w:szCs w:val="24"/>
        </w:rPr>
        <w:t>SRIO</w:t>
      </w:r>
      <w:r w:rsidRPr="003C5AF5">
        <w:rPr>
          <w:rFonts w:ascii="Times New Roman" w:hAnsi="Times New Roman"/>
          <w:sz w:val="24"/>
          <w:szCs w:val="24"/>
        </w:rPr>
        <w:t>包个数如下：</w:t>
      </w:r>
    </w:p>
    <w:p w:rsidR="00255591" w:rsidRPr="00D07157" w:rsidRDefault="00255591" w:rsidP="00255591">
      <w:pPr>
        <w:pStyle w:val="ab"/>
        <w:widowControl/>
        <w:numPr>
          <w:ilvl w:val="0"/>
          <w:numId w:val="7"/>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Times New Roman"/>
          <w:sz w:val="24"/>
          <w:szCs w:val="24"/>
        </w:rPr>
        <w:t>（</w:t>
      </w:r>
      <w:r w:rsidRPr="00D07157">
        <w:rPr>
          <w:rFonts w:ascii="Times New Roman" w:hAnsi="Times New Roman"/>
          <w:sz w:val="24"/>
          <w:szCs w:val="24"/>
        </w:rPr>
        <w:t>64KHz*1</w:t>
      </w:r>
      <w:r w:rsidRPr="00D07157">
        <w:rPr>
          <w:rFonts w:ascii="Times New Roman" w:hAnsi="Times New Roman"/>
          <w:sz w:val="24"/>
          <w:szCs w:val="24"/>
        </w:rPr>
        <w:t>）对应</w:t>
      </w:r>
      <w:r w:rsidRPr="00D07157">
        <w:rPr>
          <w:rFonts w:ascii="Times New Roman" w:hAnsi="Times New Roman"/>
          <w:sz w:val="24"/>
          <w:szCs w:val="24"/>
        </w:rPr>
        <w:t>2</w:t>
      </w:r>
      <w:r w:rsidRPr="00D07157">
        <w:rPr>
          <w:rFonts w:ascii="Times New Roman" w:hAnsi="Times New Roman"/>
          <w:sz w:val="24"/>
          <w:szCs w:val="24"/>
        </w:rPr>
        <w:t>个</w:t>
      </w:r>
      <w:r w:rsidRPr="00D07157">
        <w:rPr>
          <w:rFonts w:ascii="Times New Roman" w:hAnsi="Times New Roman"/>
          <w:sz w:val="24"/>
          <w:szCs w:val="24"/>
        </w:rPr>
        <w:t>SRIO</w:t>
      </w:r>
      <w:r w:rsidRPr="00D07157">
        <w:rPr>
          <w:rFonts w:ascii="Times New Roman" w:hAnsi="Times New Roman"/>
          <w:sz w:val="24"/>
          <w:szCs w:val="24"/>
        </w:rPr>
        <w:t>包</w:t>
      </w:r>
    </w:p>
    <w:p w:rsidR="00255591" w:rsidRPr="00D07157" w:rsidRDefault="00255591" w:rsidP="00255591">
      <w:pPr>
        <w:pStyle w:val="ab"/>
        <w:widowControl/>
        <w:numPr>
          <w:ilvl w:val="0"/>
          <w:numId w:val="7"/>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Times New Roman"/>
          <w:sz w:val="24"/>
          <w:szCs w:val="24"/>
        </w:rPr>
        <w:t>（</w:t>
      </w:r>
      <w:r w:rsidRPr="00D07157">
        <w:rPr>
          <w:rFonts w:ascii="Times New Roman" w:hAnsi="Times New Roman"/>
          <w:sz w:val="24"/>
          <w:szCs w:val="24"/>
        </w:rPr>
        <w:t>64KHz*2</w:t>
      </w:r>
      <w:r w:rsidRPr="00D07157">
        <w:rPr>
          <w:rFonts w:ascii="Times New Roman" w:hAnsi="Times New Roman"/>
          <w:sz w:val="24"/>
          <w:szCs w:val="24"/>
        </w:rPr>
        <w:t>）对应</w:t>
      </w:r>
      <w:r w:rsidRPr="00D07157">
        <w:rPr>
          <w:rFonts w:ascii="Times New Roman" w:hAnsi="Times New Roman"/>
          <w:sz w:val="24"/>
          <w:szCs w:val="24"/>
        </w:rPr>
        <w:t>4</w:t>
      </w:r>
      <w:r w:rsidRPr="00D07157">
        <w:rPr>
          <w:rFonts w:ascii="Times New Roman" w:hAnsi="Times New Roman"/>
          <w:sz w:val="24"/>
          <w:szCs w:val="24"/>
        </w:rPr>
        <w:t>个</w:t>
      </w:r>
      <w:r w:rsidRPr="00D07157">
        <w:rPr>
          <w:rFonts w:ascii="Times New Roman" w:hAnsi="Times New Roman"/>
          <w:sz w:val="24"/>
          <w:szCs w:val="24"/>
        </w:rPr>
        <w:t>SRIO</w:t>
      </w:r>
      <w:r w:rsidRPr="00D07157">
        <w:rPr>
          <w:rFonts w:ascii="Times New Roman" w:hAnsi="Times New Roman"/>
          <w:sz w:val="24"/>
          <w:szCs w:val="24"/>
        </w:rPr>
        <w:t>包</w:t>
      </w:r>
    </w:p>
    <w:p w:rsidR="00255591" w:rsidRPr="00D07157" w:rsidRDefault="00255591" w:rsidP="00255591">
      <w:pPr>
        <w:pStyle w:val="ab"/>
        <w:widowControl/>
        <w:numPr>
          <w:ilvl w:val="0"/>
          <w:numId w:val="7"/>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Times New Roman"/>
          <w:sz w:val="24"/>
          <w:szCs w:val="24"/>
        </w:rPr>
        <w:t>（</w:t>
      </w:r>
      <w:r w:rsidRPr="00D07157">
        <w:rPr>
          <w:rFonts w:ascii="Times New Roman" w:hAnsi="Times New Roman"/>
          <w:sz w:val="24"/>
          <w:szCs w:val="24"/>
        </w:rPr>
        <w:t>64KHz*5</w:t>
      </w:r>
      <w:r w:rsidRPr="00D07157">
        <w:rPr>
          <w:rFonts w:ascii="Times New Roman" w:hAnsi="Times New Roman"/>
          <w:sz w:val="24"/>
          <w:szCs w:val="24"/>
        </w:rPr>
        <w:t>）对应</w:t>
      </w:r>
      <w:r w:rsidRPr="00D07157">
        <w:rPr>
          <w:rFonts w:ascii="Times New Roman" w:hAnsi="Times New Roman"/>
          <w:sz w:val="24"/>
          <w:szCs w:val="24"/>
        </w:rPr>
        <w:t>8</w:t>
      </w:r>
      <w:r w:rsidRPr="00D07157">
        <w:rPr>
          <w:rFonts w:ascii="Times New Roman" w:hAnsi="Times New Roman"/>
          <w:sz w:val="24"/>
          <w:szCs w:val="24"/>
        </w:rPr>
        <w:t>个</w:t>
      </w:r>
      <w:r w:rsidRPr="00D07157">
        <w:rPr>
          <w:rFonts w:ascii="Times New Roman" w:hAnsi="Times New Roman"/>
          <w:sz w:val="24"/>
          <w:szCs w:val="24"/>
        </w:rPr>
        <w:t>SRIO</w:t>
      </w:r>
      <w:r w:rsidRPr="00D07157">
        <w:rPr>
          <w:rFonts w:ascii="Times New Roman" w:hAnsi="Times New Roman"/>
          <w:sz w:val="24"/>
          <w:szCs w:val="24"/>
        </w:rPr>
        <w:t>包</w:t>
      </w:r>
    </w:p>
    <w:p w:rsidR="00255591" w:rsidRPr="00D07157" w:rsidRDefault="00255591" w:rsidP="00255591">
      <w:pPr>
        <w:pStyle w:val="ab"/>
        <w:widowControl/>
        <w:numPr>
          <w:ilvl w:val="0"/>
          <w:numId w:val="7"/>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Times New Roman"/>
          <w:sz w:val="24"/>
          <w:szCs w:val="24"/>
        </w:rPr>
        <w:t>（</w:t>
      </w:r>
      <w:r w:rsidRPr="00D07157">
        <w:rPr>
          <w:rFonts w:ascii="Times New Roman" w:hAnsi="Times New Roman"/>
          <w:sz w:val="24"/>
          <w:szCs w:val="24"/>
        </w:rPr>
        <w:t>64KHz*10</w:t>
      </w:r>
      <w:r w:rsidRPr="00D07157">
        <w:rPr>
          <w:rFonts w:ascii="Times New Roman" w:hAnsi="Times New Roman"/>
          <w:sz w:val="24"/>
          <w:szCs w:val="24"/>
        </w:rPr>
        <w:t>）对应</w:t>
      </w:r>
      <w:r w:rsidRPr="00D07157">
        <w:rPr>
          <w:rFonts w:ascii="Times New Roman" w:hAnsi="Times New Roman"/>
          <w:sz w:val="24"/>
          <w:szCs w:val="24"/>
        </w:rPr>
        <w:t>16</w:t>
      </w:r>
      <w:r w:rsidRPr="00D07157">
        <w:rPr>
          <w:rFonts w:ascii="Times New Roman" w:hAnsi="Times New Roman"/>
          <w:sz w:val="24"/>
          <w:szCs w:val="24"/>
        </w:rPr>
        <w:t>个</w:t>
      </w:r>
      <w:r w:rsidRPr="00D07157">
        <w:rPr>
          <w:rFonts w:ascii="Times New Roman" w:hAnsi="Times New Roman"/>
          <w:sz w:val="24"/>
          <w:szCs w:val="24"/>
        </w:rPr>
        <w:t>SRIO</w:t>
      </w:r>
      <w:r w:rsidRPr="00D07157">
        <w:rPr>
          <w:rFonts w:ascii="Times New Roman" w:hAnsi="Times New Roman"/>
          <w:sz w:val="24"/>
          <w:szCs w:val="24"/>
        </w:rPr>
        <w:t>包</w:t>
      </w:r>
    </w:p>
    <w:p w:rsidR="00255591" w:rsidRPr="00D07157" w:rsidRDefault="00255591" w:rsidP="00255591">
      <w:pPr>
        <w:pStyle w:val="ab"/>
        <w:widowControl/>
        <w:numPr>
          <w:ilvl w:val="0"/>
          <w:numId w:val="7"/>
        </w:numPr>
        <w:adjustRightInd w:val="0"/>
        <w:snapToGrid w:val="0"/>
        <w:ind w:firstLineChars="0"/>
        <w:jc w:val="left"/>
        <w:rPr>
          <w:rFonts w:ascii="Times New Roman" w:hAnsi="Times New Roman"/>
          <w:sz w:val="24"/>
          <w:szCs w:val="24"/>
        </w:rPr>
      </w:pPr>
      <w:r w:rsidRPr="00D07157">
        <w:rPr>
          <w:rFonts w:ascii="Times New Roman" w:hAnsi="Times New Roman"/>
          <w:sz w:val="24"/>
          <w:szCs w:val="24"/>
        </w:rPr>
        <w:t>1/</w:t>
      </w:r>
      <w:r w:rsidRPr="00D07157">
        <w:rPr>
          <w:rFonts w:ascii="Times New Roman" w:hAnsi="Times New Roman"/>
          <w:sz w:val="24"/>
          <w:szCs w:val="24"/>
        </w:rPr>
        <w:t>（</w:t>
      </w:r>
      <w:r w:rsidRPr="00D07157">
        <w:rPr>
          <w:rFonts w:ascii="Times New Roman" w:hAnsi="Times New Roman"/>
          <w:sz w:val="24"/>
          <w:szCs w:val="24"/>
        </w:rPr>
        <w:t>64KHz*15</w:t>
      </w:r>
      <w:r w:rsidRPr="00D07157">
        <w:rPr>
          <w:rFonts w:ascii="Times New Roman" w:hAnsi="Times New Roman"/>
          <w:sz w:val="24"/>
          <w:szCs w:val="24"/>
        </w:rPr>
        <w:t>）对应</w:t>
      </w:r>
      <w:r w:rsidRPr="00D07157">
        <w:rPr>
          <w:rFonts w:ascii="Times New Roman" w:hAnsi="Times New Roman"/>
          <w:sz w:val="24"/>
          <w:szCs w:val="24"/>
        </w:rPr>
        <w:t>23</w:t>
      </w:r>
      <w:r w:rsidRPr="00D07157">
        <w:rPr>
          <w:rFonts w:ascii="Times New Roman" w:hAnsi="Times New Roman"/>
          <w:sz w:val="24"/>
          <w:szCs w:val="24"/>
        </w:rPr>
        <w:t>个</w:t>
      </w:r>
      <w:r w:rsidRPr="00D07157">
        <w:rPr>
          <w:rFonts w:ascii="Times New Roman" w:hAnsi="Times New Roman"/>
          <w:sz w:val="24"/>
          <w:szCs w:val="24"/>
        </w:rPr>
        <w:t>SRIO</w:t>
      </w:r>
      <w:r w:rsidRPr="00D07157">
        <w:rPr>
          <w:rFonts w:ascii="Times New Roman" w:hAnsi="Times New Roman"/>
          <w:sz w:val="24"/>
          <w:szCs w:val="24"/>
        </w:rPr>
        <w:t>包</w:t>
      </w:r>
    </w:p>
    <w:p w:rsidR="00255591" w:rsidRPr="00D07157" w:rsidRDefault="00255591" w:rsidP="00255591">
      <w:pPr>
        <w:jc w:val="center"/>
        <w:rPr>
          <w:rFonts w:ascii="Times New Roman" w:hAnsi="Times New Roman"/>
        </w:rPr>
      </w:pPr>
      <w:r w:rsidRPr="00D07157">
        <w:rPr>
          <w:rFonts w:ascii="Times New Roman" w:hAnsi="Times New Roman"/>
        </w:rPr>
        <w:object w:dxaOrig="8673" w:dyaOrig="2058">
          <v:shape id="_x0000_i1028" type="#_x0000_t75" style="width:433.75pt;height:102.55pt" o:ole="">
            <v:imagedata r:id="rId25" o:title=""/>
          </v:shape>
          <o:OLEObject Type="Embed" ProgID="Visio.Drawing.11" ShapeID="_x0000_i1028" DrawAspect="Content" ObjectID="_1593523761" r:id="rId26"/>
        </w:object>
      </w:r>
    </w:p>
    <w:p w:rsidR="00255591" w:rsidRPr="00D07157" w:rsidRDefault="00255591" w:rsidP="00255591">
      <w:pPr>
        <w:ind w:leftChars="-26" w:left="-55" w:firstLineChars="50" w:firstLine="105"/>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2-4b  </w:t>
      </w:r>
      <w:r w:rsidR="003410C5" w:rsidRPr="003410C5">
        <w:rPr>
          <w:rFonts w:ascii="Times New Roman" w:hAnsi="Times New Roman"/>
          <w:szCs w:val="21"/>
        </w:rPr>
        <w:t>1.5ms</w:t>
      </w:r>
      <w:r w:rsidR="003410C5" w:rsidRPr="003410C5">
        <w:rPr>
          <w:rFonts w:ascii="Times New Roman" w:hAnsi="Times New Roman"/>
          <w:szCs w:val="21"/>
        </w:rPr>
        <w:t>定时传输</w:t>
      </w:r>
      <w:r w:rsidR="003410C5" w:rsidRPr="003410C5">
        <w:rPr>
          <w:rFonts w:ascii="Times New Roman" w:hAnsi="Times New Roman" w:hint="eastAsia"/>
          <w:szCs w:val="21"/>
        </w:rPr>
        <w:t>的</w:t>
      </w:r>
      <w:r w:rsidRPr="003410C5">
        <w:rPr>
          <w:rFonts w:ascii="Times New Roman" w:hAnsi="Times New Roman"/>
          <w:szCs w:val="21"/>
        </w:rPr>
        <w:t>RapidIO</w:t>
      </w:r>
      <w:proofErr w:type="gramStart"/>
      <w:r w:rsidRPr="003410C5">
        <w:rPr>
          <w:rFonts w:ascii="Times New Roman" w:hAnsi="Times New Roman"/>
          <w:szCs w:val="21"/>
        </w:rPr>
        <w:t>帧</w:t>
      </w:r>
      <w:proofErr w:type="gramEnd"/>
      <w:r w:rsidRPr="003410C5">
        <w:rPr>
          <w:rFonts w:ascii="Times New Roman" w:hAnsi="Times New Roman"/>
          <w:szCs w:val="21"/>
        </w:rPr>
        <w:t>结构</w:t>
      </w:r>
    </w:p>
    <w:p w:rsidR="00255591" w:rsidRPr="00D07157" w:rsidRDefault="00255591" w:rsidP="00255591">
      <w:pPr>
        <w:pStyle w:val="2"/>
        <w:rPr>
          <w:rFonts w:ascii="Times New Roman" w:hAnsi="Times New Roman"/>
        </w:rPr>
      </w:pPr>
      <w:bookmarkStart w:id="17" w:name="_Toc387754538"/>
      <w:r w:rsidRPr="00D07157">
        <w:rPr>
          <w:rFonts w:ascii="Times New Roman" w:hAnsi="Times New Roman"/>
        </w:rPr>
        <w:t>2.3  CPRI</w:t>
      </w:r>
      <w:r w:rsidRPr="00D07157">
        <w:rPr>
          <w:rFonts w:ascii="Times New Roman" w:hAnsi="Times New Roman"/>
        </w:rPr>
        <w:t>板卡程序设计</w:t>
      </w:r>
      <w:bookmarkEnd w:id="17"/>
    </w:p>
    <w:p w:rsidR="007C12CB" w:rsidRDefault="007C12CB" w:rsidP="00255591">
      <w:pPr>
        <w:ind w:firstLineChars="250" w:firstLine="600"/>
        <w:rPr>
          <w:rFonts w:ascii="Times New Roman" w:hAnsi="Times New Roman"/>
          <w:sz w:val="24"/>
          <w:szCs w:val="24"/>
        </w:rPr>
      </w:pPr>
      <w:r>
        <w:rPr>
          <w:rFonts w:ascii="Times New Roman" w:hAnsi="Times New Roman" w:hint="eastAsia"/>
          <w:sz w:val="24"/>
          <w:szCs w:val="24"/>
        </w:rPr>
        <w:t>针对实时性传输数据和</w:t>
      </w:r>
      <w:r>
        <w:rPr>
          <w:rFonts w:ascii="Times New Roman" w:hAnsi="Times New Roman" w:hint="eastAsia"/>
          <w:sz w:val="24"/>
          <w:szCs w:val="24"/>
        </w:rPr>
        <w:t>1.5ms</w:t>
      </w:r>
      <w:r>
        <w:rPr>
          <w:rFonts w:ascii="Times New Roman" w:hAnsi="Times New Roman" w:hint="eastAsia"/>
          <w:sz w:val="24"/>
          <w:szCs w:val="24"/>
        </w:rPr>
        <w:t>传输一次数据设计了不同的</w:t>
      </w:r>
      <w:r>
        <w:rPr>
          <w:rFonts w:ascii="Times New Roman" w:hAnsi="Times New Roman" w:hint="eastAsia"/>
          <w:sz w:val="24"/>
          <w:szCs w:val="24"/>
        </w:rPr>
        <w:t>CPRI</w:t>
      </w:r>
      <w:r>
        <w:rPr>
          <w:rFonts w:ascii="Times New Roman" w:hAnsi="Times New Roman" w:hint="eastAsia"/>
          <w:sz w:val="24"/>
          <w:szCs w:val="24"/>
        </w:rPr>
        <w:t>板卡程序实现方案。</w:t>
      </w:r>
    </w:p>
    <w:p w:rsidR="007C12CB" w:rsidRDefault="007C12CB" w:rsidP="007C12CB">
      <w:pPr>
        <w:pStyle w:val="3"/>
      </w:pPr>
      <w:bookmarkStart w:id="18" w:name="_Toc387754539"/>
      <w:r>
        <w:rPr>
          <w:rFonts w:hint="eastAsia"/>
        </w:rPr>
        <w:t xml:space="preserve">2.3.1 </w:t>
      </w:r>
      <w:r>
        <w:rPr>
          <w:rFonts w:hint="eastAsia"/>
        </w:rPr>
        <w:t>实时性传输的</w:t>
      </w:r>
      <w:r>
        <w:rPr>
          <w:rFonts w:hint="eastAsia"/>
        </w:rPr>
        <w:t>CPRI</w:t>
      </w:r>
      <w:r>
        <w:rPr>
          <w:rFonts w:hint="eastAsia"/>
        </w:rPr>
        <w:t>板卡程序设计</w:t>
      </w:r>
      <w:bookmarkEnd w:id="18"/>
    </w:p>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下行链路的</w:t>
      </w:r>
      <w:r w:rsidR="00D7029E">
        <w:rPr>
          <w:rFonts w:ascii="Times New Roman" w:hAnsi="Times New Roman" w:hint="eastAsia"/>
          <w:sz w:val="24"/>
          <w:szCs w:val="24"/>
        </w:rPr>
        <w:t>实时性传输的</w:t>
      </w:r>
      <w:r w:rsidRPr="00D07157">
        <w:rPr>
          <w:rFonts w:ascii="Times New Roman" w:hAnsi="Times New Roman"/>
          <w:sz w:val="24"/>
          <w:szCs w:val="24"/>
        </w:rPr>
        <w:t>CPRI</w:t>
      </w:r>
      <w:r w:rsidRPr="00D07157">
        <w:rPr>
          <w:rFonts w:ascii="Times New Roman" w:hAnsi="Times New Roman"/>
          <w:sz w:val="24"/>
          <w:szCs w:val="24"/>
        </w:rPr>
        <w:t>板卡程序设计的总体结构框图如图</w:t>
      </w:r>
      <w:r w:rsidRPr="00D07157">
        <w:rPr>
          <w:rFonts w:ascii="Times New Roman" w:hAnsi="Times New Roman"/>
          <w:sz w:val="24"/>
          <w:szCs w:val="24"/>
        </w:rPr>
        <w:t>2-5</w:t>
      </w:r>
      <w:r w:rsidRPr="00D07157">
        <w:rPr>
          <w:rFonts w:ascii="Times New Roman" w:hAnsi="Times New Roman"/>
          <w:sz w:val="24"/>
          <w:szCs w:val="24"/>
        </w:rPr>
        <w:t>，主要由四部分组成，分别为解帧器，下行缓冲器，</w:t>
      </w:r>
      <w:r w:rsidRPr="00D07157">
        <w:rPr>
          <w:rFonts w:ascii="Times New Roman" w:hAnsi="Times New Roman"/>
          <w:sz w:val="24"/>
          <w:szCs w:val="24"/>
        </w:rPr>
        <w:t>CPRI</w:t>
      </w:r>
      <w:r w:rsidRPr="00D07157">
        <w:rPr>
          <w:rFonts w:ascii="Times New Roman" w:hAnsi="Times New Roman"/>
          <w:sz w:val="24"/>
          <w:szCs w:val="24"/>
        </w:rPr>
        <w:t>组帧器，</w:t>
      </w:r>
      <w:r w:rsidRPr="00D07157">
        <w:rPr>
          <w:rFonts w:ascii="Times New Roman" w:hAnsi="Times New Roman"/>
          <w:sz w:val="24"/>
          <w:szCs w:val="24"/>
        </w:rPr>
        <w:t>CPRI</w:t>
      </w:r>
      <w:r w:rsidRPr="00D07157">
        <w:rPr>
          <w:rFonts w:ascii="Times New Roman" w:hAnsi="Times New Roman"/>
          <w:sz w:val="24"/>
          <w:szCs w:val="24"/>
        </w:rPr>
        <w:t>的</w:t>
      </w:r>
      <w:r w:rsidRPr="00D07157">
        <w:rPr>
          <w:rFonts w:ascii="Times New Roman" w:hAnsi="Times New Roman"/>
          <w:sz w:val="24"/>
          <w:szCs w:val="24"/>
        </w:rPr>
        <w:t>IP</w:t>
      </w:r>
      <w:r w:rsidRPr="00D07157">
        <w:rPr>
          <w:rFonts w:ascii="Times New Roman" w:hAnsi="Times New Roman"/>
          <w:sz w:val="24"/>
          <w:szCs w:val="24"/>
        </w:rPr>
        <w:t>核，。在下行链路，</w:t>
      </w:r>
      <w:proofErr w:type="gramStart"/>
      <w:r w:rsidRPr="00D07157">
        <w:rPr>
          <w:rFonts w:ascii="Times New Roman" w:hAnsi="Times New Roman"/>
          <w:sz w:val="24"/>
          <w:szCs w:val="24"/>
        </w:rPr>
        <w:t>解帧器</w:t>
      </w:r>
      <w:proofErr w:type="gramEnd"/>
      <w:r w:rsidRPr="00D07157">
        <w:rPr>
          <w:rFonts w:ascii="Times New Roman" w:hAnsi="Times New Roman"/>
          <w:sz w:val="24"/>
          <w:szCs w:val="24"/>
        </w:rPr>
        <w:t>将串行的</w:t>
      </w:r>
      <w:r w:rsidRPr="00D07157">
        <w:rPr>
          <w:rFonts w:ascii="Times New Roman" w:hAnsi="Times New Roman"/>
          <w:sz w:val="24"/>
          <w:szCs w:val="24"/>
        </w:rPr>
        <w:t>SRIO</w:t>
      </w:r>
      <w:proofErr w:type="gramStart"/>
      <w:r w:rsidRPr="00D07157">
        <w:rPr>
          <w:rFonts w:ascii="Times New Roman" w:hAnsi="Times New Roman"/>
          <w:sz w:val="24"/>
          <w:szCs w:val="24"/>
        </w:rPr>
        <w:t>帧解帧，解帧后</w:t>
      </w:r>
      <w:proofErr w:type="gramEnd"/>
      <w:r w:rsidRPr="00D07157">
        <w:rPr>
          <w:rFonts w:ascii="Times New Roman" w:hAnsi="Times New Roman"/>
          <w:sz w:val="24"/>
          <w:szCs w:val="24"/>
        </w:rPr>
        <w:t>的数据缓存到下行缓冲器，下行缓冲器中的</w:t>
      </w:r>
      <w:r w:rsidRPr="00D07157">
        <w:rPr>
          <w:rFonts w:ascii="Times New Roman" w:hAnsi="Times New Roman"/>
          <w:sz w:val="24"/>
          <w:szCs w:val="24"/>
        </w:rPr>
        <w:t>IQ</w:t>
      </w:r>
      <w:r w:rsidRPr="00D07157">
        <w:rPr>
          <w:rFonts w:ascii="Times New Roman" w:hAnsi="Times New Roman"/>
          <w:sz w:val="24"/>
          <w:szCs w:val="24"/>
        </w:rPr>
        <w:t>数据</w:t>
      </w:r>
      <w:r>
        <w:rPr>
          <w:rFonts w:ascii="Times New Roman" w:hAnsi="Times New Roman" w:hint="eastAsia"/>
          <w:sz w:val="24"/>
          <w:szCs w:val="24"/>
        </w:rPr>
        <w:t>传输到</w:t>
      </w:r>
      <w:r w:rsidRPr="00D07157">
        <w:rPr>
          <w:rFonts w:ascii="Times New Roman" w:hAnsi="Times New Roman"/>
          <w:sz w:val="24"/>
          <w:szCs w:val="24"/>
        </w:rPr>
        <w:t>组帧模块，将</w:t>
      </w:r>
      <w:r w:rsidRPr="00D07157">
        <w:rPr>
          <w:rFonts w:ascii="Times New Roman" w:hAnsi="Times New Roman"/>
          <w:sz w:val="24"/>
          <w:szCs w:val="24"/>
        </w:rPr>
        <w:t>IQ</w:t>
      </w:r>
      <w:r w:rsidRPr="00D07157">
        <w:rPr>
          <w:rFonts w:ascii="Times New Roman" w:hAnsi="Times New Roman"/>
          <w:sz w:val="24"/>
          <w:szCs w:val="24"/>
        </w:rPr>
        <w:t>数据封装成</w:t>
      </w:r>
      <w:r w:rsidRPr="00D07157">
        <w:rPr>
          <w:rFonts w:ascii="Times New Roman" w:hAnsi="Times New Roman"/>
          <w:sz w:val="24"/>
          <w:szCs w:val="24"/>
        </w:rPr>
        <w:t>CPRI</w:t>
      </w:r>
      <w:r w:rsidRPr="00D07157">
        <w:rPr>
          <w:rFonts w:ascii="Times New Roman" w:hAnsi="Times New Roman"/>
          <w:sz w:val="24"/>
          <w:szCs w:val="24"/>
        </w:rPr>
        <w:t>帧，最后通过</w:t>
      </w:r>
      <w:r w:rsidRPr="00D07157">
        <w:rPr>
          <w:rFonts w:ascii="Times New Roman" w:hAnsi="Times New Roman"/>
          <w:sz w:val="24"/>
          <w:szCs w:val="24"/>
        </w:rPr>
        <w:t>CPRI</w:t>
      </w:r>
      <w:r w:rsidRPr="00D07157">
        <w:rPr>
          <w:rFonts w:ascii="Times New Roman" w:hAnsi="Times New Roman"/>
          <w:sz w:val="24"/>
          <w:szCs w:val="24"/>
        </w:rPr>
        <w:t>的</w:t>
      </w:r>
      <w:r w:rsidRPr="00D07157">
        <w:rPr>
          <w:rFonts w:ascii="Times New Roman" w:hAnsi="Times New Roman"/>
          <w:sz w:val="24"/>
          <w:szCs w:val="24"/>
        </w:rPr>
        <w:t>IP</w:t>
      </w:r>
      <w:r w:rsidRPr="00D07157">
        <w:rPr>
          <w:rFonts w:ascii="Times New Roman" w:hAnsi="Times New Roman"/>
          <w:sz w:val="24"/>
          <w:szCs w:val="24"/>
        </w:rPr>
        <w:t>核将</w:t>
      </w:r>
      <w:r w:rsidRPr="00D07157">
        <w:rPr>
          <w:rFonts w:ascii="Times New Roman" w:hAnsi="Times New Roman"/>
          <w:sz w:val="24"/>
          <w:szCs w:val="24"/>
        </w:rPr>
        <w:t>CPRI</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发送出去。</w:t>
      </w:r>
    </w:p>
    <w:p w:rsidR="00255591" w:rsidRPr="00D07157" w:rsidRDefault="00255591" w:rsidP="00255591">
      <w:pPr>
        <w:rPr>
          <w:rFonts w:ascii="Times New Roman" w:hAnsi="Times New Roman"/>
          <w:sz w:val="24"/>
          <w:szCs w:val="24"/>
        </w:rPr>
      </w:pPr>
      <w:r w:rsidRPr="00D07157">
        <w:rPr>
          <w:rFonts w:ascii="Times New Roman" w:hAnsi="Times New Roman"/>
        </w:rPr>
        <w:object w:dxaOrig="11960" w:dyaOrig="5905">
          <v:shape id="_x0000_i1029" type="#_x0000_t75" style="width:486.7pt;height:240.2pt" o:ole="">
            <v:imagedata r:id="rId27" o:title=""/>
          </v:shape>
          <o:OLEObject Type="Embed" ProgID="Visio.Drawing.11" ShapeID="_x0000_i1029" DrawAspect="Content" ObjectID="_1593523762" r:id="rId28"/>
        </w:object>
      </w:r>
    </w:p>
    <w:p w:rsidR="00255591" w:rsidRDefault="00255591" w:rsidP="00255591">
      <w:pPr>
        <w:jc w:val="center"/>
        <w:rPr>
          <w:rFonts w:ascii="Times New Roman" w:hAnsi="Times New Roman"/>
        </w:rPr>
      </w:pPr>
      <w:r w:rsidRPr="00D07157">
        <w:rPr>
          <w:rFonts w:ascii="Times New Roman" w:hAnsi="Times New Roman"/>
        </w:rPr>
        <w:t>图</w:t>
      </w:r>
      <w:r w:rsidRPr="00D07157">
        <w:rPr>
          <w:rFonts w:ascii="Times New Roman" w:hAnsi="Times New Roman"/>
        </w:rPr>
        <w:t xml:space="preserve">2-5 </w:t>
      </w:r>
      <w:r w:rsidRPr="00D07157">
        <w:rPr>
          <w:rFonts w:ascii="Times New Roman" w:hAnsi="Times New Roman"/>
        </w:rPr>
        <w:t>下行链路</w:t>
      </w:r>
      <w:r w:rsidRPr="00D07157">
        <w:rPr>
          <w:rFonts w:ascii="Times New Roman" w:hAnsi="Times New Roman"/>
        </w:rPr>
        <w:t>CPRI</w:t>
      </w:r>
      <w:r w:rsidRPr="00D07157">
        <w:rPr>
          <w:rFonts w:ascii="Times New Roman" w:hAnsi="Times New Roman"/>
        </w:rPr>
        <w:t>板卡程序结构框图</w:t>
      </w:r>
    </w:p>
    <w:p w:rsidR="00255591" w:rsidRPr="00831914" w:rsidRDefault="00255591" w:rsidP="00255591">
      <w:pPr>
        <w:rPr>
          <w:rFonts w:ascii="Times New Roman" w:hAnsi="Times New Roman"/>
        </w:rPr>
      </w:pPr>
    </w:p>
    <w:p w:rsidR="00255591" w:rsidRPr="00D07157" w:rsidRDefault="00255591" w:rsidP="00255591">
      <w:pPr>
        <w:tabs>
          <w:tab w:val="left" w:pos="5670"/>
        </w:tabs>
        <w:autoSpaceDE w:val="0"/>
        <w:autoSpaceDN w:val="0"/>
        <w:adjustRightInd w:val="0"/>
        <w:ind w:firstLineChars="200" w:firstLine="480"/>
        <w:jc w:val="left"/>
        <w:rPr>
          <w:rFonts w:ascii="Times New Roman" w:hAnsi="Times New Roman"/>
          <w:kern w:val="0"/>
          <w:sz w:val="24"/>
          <w:szCs w:val="24"/>
        </w:rPr>
      </w:pPr>
      <w:r w:rsidRPr="00D07157">
        <w:rPr>
          <w:rFonts w:ascii="Times New Roman" w:hAnsi="Times New Roman"/>
          <w:sz w:val="24"/>
          <w:szCs w:val="24"/>
        </w:rPr>
        <w:t>CPRI</w:t>
      </w:r>
      <w:r w:rsidRPr="00D07157">
        <w:rPr>
          <w:rFonts w:ascii="Times New Roman" w:hAnsi="Times New Roman"/>
          <w:sz w:val="24"/>
          <w:szCs w:val="24"/>
        </w:rPr>
        <w:t>板卡将来自</w:t>
      </w:r>
      <w:r w:rsidRPr="00D07157">
        <w:rPr>
          <w:rFonts w:ascii="Times New Roman" w:hAnsi="Times New Roman"/>
          <w:sz w:val="24"/>
          <w:szCs w:val="24"/>
        </w:rPr>
        <w:t>LISU</w:t>
      </w:r>
      <w:r w:rsidRPr="00D07157">
        <w:rPr>
          <w:rFonts w:ascii="Times New Roman" w:hAnsi="Times New Roman"/>
          <w:sz w:val="24"/>
          <w:szCs w:val="24"/>
        </w:rPr>
        <w:t>的</w:t>
      </w:r>
      <w:r w:rsidRPr="00D07157">
        <w:rPr>
          <w:rFonts w:ascii="Times New Roman" w:hAnsi="Times New Roman"/>
          <w:sz w:val="24"/>
          <w:szCs w:val="24"/>
        </w:rPr>
        <w:t>120</w:t>
      </w:r>
      <w:r w:rsidRPr="00D07157">
        <w:rPr>
          <w:rFonts w:ascii="Times New Roman" w:hAnsi="Times New Roman"/>
          <w:sz w:val="24"/>
          <w:szCs w:val="24"/>
        </w:rPr>
        <w:t>路数</w:t>
      </w:r>
      <w:proofErr w:type="gramStart"/>
      <w:r w:rsidRPr="00D07157">
        <w:rPr>
          <w:rFonts w:ascii="Times New Roman" w:hAnsi="Times New Roman"/>
          <w:sz w:val="24"/>
          <w:szCs w:val="24"/>
        </w:rPr>
        <w:t>据通过</w:t>
      </w:r>
      <w:proofErr w:type="gramEnd"/>
      <w:r w:rsidRPr="00D07157">
        <w:rPr>
          <w:rFonts w:ascii="Times New Roman" w:hAnsi="Times New Roman"/>
          <w:sz w:val="24"/>
          <w:szCs w:val="24"/>
        </w:rPr>
        <w:t>四条</w:t>
      </w:r>
      <w:r w:rsidRPr="00D07157">
        <w:rPr>
          <w:rFonts w:ascii="Times New Roman" w:hAnsi="Times New Roman"/>
          <w:sz w:val="24"/>
          <w:szCs w:val="24"/>
        </w:rPr>
        <w:t>CPRI</w:t>
      </w:r>
      <w:r w:rsidRPr="00D07157">
        <w:rPr>
          <w:rFonts w:ascii="Times New Roman" w:hAnsi="Times New Roman"/>
          <w:sz w:val="24"/>
          <w:szCs w:val="24"/>
        </w:rPr>
        <w:t>链路分发给四个</w:t>
      </w:r>
      <w:r w:rsidRPr="00D07157">
        <w:rPr>
          <w:rFonts w:ascii="Times New Roman" w:hAnsi="Times New Roman"/>
          <w:sz w:val="24"/>
          <w:szCs w:val="24"/>
        </w:rPr>
        <w:t>BBU</w:t>
      </w:r>
      <w:r w:rsidRPr="00D07157">
        <w:rPr>
          <w:rFonts w:ascii="Times New Roman" w:hAnsi="Times New Roman"/>
          <w:sz w:val="24"/>
          <w:szCs w:val="24"/>
        </w:rPr>
        <w:t>，本设计实现</w:t>
      </w:r>
      <w:ins w:id="19" w:author="微软用户" w:date="2014-05-09T14:13:00Z">
        <w:r w:rsidRPr="00D07157">
          <w:rPr>
            <w:rFonts w:ascii="Times New Roman" w:hAnsi="Times New Roman"/>
            <w:sz w:val="24"/>
            <w:szCs w:val="24"/>
          </w:rPr>
          <w:t>SRIO</w:t>
        </w:r>
        <w:proofErr w:type="gramStart"/>
        <w:r w:rsidRPr="00D07157">
          <w:rPr>
            <w:rFonts w:ascii="Times New Roman" w:hAnsi="Times New Roman"/>
            <w:sz w:val="24"/>
            <w:szCs w:val="24"/>
          </w:rPr>
          <w:t>解帧器</w:t>
        </w:r>
        <w:proofErr w:type="gramEnd"/>
        <w:r w:rsidRPr="00D07157">
          <w:rPr>
            <w:rFonts w:ascii="Times New Roman" w:hAnsi="Times New Roman"/>
            <w:sz w:val="24"/>
            <w:szCs w:val="24"/>
          </w:rPr>
          <w:t>到</w:t>
        </w:r>
      </w:ins>
      <w:r w:rsidRPr="00D07157">
        <w:rPr>
          <w:rFonts w:ascii="Times New Roman" w:hAnsi="Times New Roman"/>
          <w:sz w:val="24"/>
          <w:szCs w:val="24"/>
        </w:rPr>
        <w:t>下行缓冲器</w:t>
      </w:r>
      <w:ins w:id="20" w:author="微软用户" w:date="2014-05-09T14:13:00Z">
        <w:r w:rsidRPr="00D07157">
          <w:rPr>
            <w:rFonts w:ascii="Times New Roman" w:hAnsi="Times New Roman"/>
            <w:sz w:val="24"/>
            <w:szCs w:val="24"/>
          </w:rPr>
          <w:t>的动态映射</w:t>
        </w:r>
      </w:ins>
      <w:r w:rsidRPr="00D07157">
        <w:rPr>
          <w:rFonts w:ascii="Times New Roman" w:hAnsi="Times New Roman"/>
          <w:sz w:val="24"/>
          <w:szCs w:val="24"/>
        </w:rPr>
        <w:t>（图</w:t>
      </w:r>
      <w:r w:rsidRPr="00D07157">
        <w:rPr>
          <w:rFonts w:ascii="Times New Roman" w:hAnsi="Times New Roman"/>
          <w:sz w:val="24"/>
          <w:szCs w:val="24"/>
        </w:rPr>
        <w:t>2-5</w:t>
      </w:r>
      <w:r w:rsidRPr="00D07157">
        <w:rPr>
          <w:rFonts w:ascii="Times New Roman" w:hAnsi="Times New Roman"/>
          <w:sz w:val="24"/>
          <w:szCs w:val="24"/>
        </w:rPr>
        <w:t>红框）</w:t>
      </w:r>
      <w:ins w:id="21" w:author="微软用户" w:date="2014-05-09T14:13:00Z">
        <w:r w:rsidRPr="00D07157">
          <w:rPr>
            <w:rFonts w:ascii="Times New Roman" w:hAnsi="Times New Roman"/>
            <w:sz w:val="24"/>
            <w:szCs w:val="24"/>
          </w:rPr>
          <w:t>，下行缓冲器</w:t>
        </w:r>
      </w:ins>
      <w:ins w:id="22" w:author="微软用户" w:date="2014-05-09T14:14:00Z">
        <w:r w:rsidRPr="00D07157">
          <w:rPr>
            <w:rFonts w:ascii="Times New Roman" w:hAnsi="Times New Roman"/>
            <w:sz w:val="24"/>
            <w:szCs w:val="24"/>
          </w:rPr>
          <w:t>到</w:t>
        </w:r>
      </w:ins>
      <w:r w:rsidRPr="00D07157">
        <w:rPr>
          <w:rFonts w:ascii="Times New Roman" w:hAnsi="Times New Roman"/>
          <w:sz w:val="24"/>
          <w:szCs w:val="24"/>
        </w:rPr>
        <w:t>组帧模块的静态映射（图</w:t>
      </w:r>
      <w:r w:rsidRPr="00D07157">
        <w:rPr>
          <w:rFonts w:ascii="Times New Roman" w:hAnsi="Times New Roman"/>
          <w:sz w:val="24"/>
          <w:szCs w:val="24"/>
        </w:rPr>
        <w:t>2-5</w:t>
      </w:r>
      <w:proofErr w:type="gramStart"/>
      <w:r w:rsidRPr="00D07157">
        <w:rPr>
          <w:rFonts w:ascii="Times New Roman" w:hAnsi="Times New Roman"/>
          <w:sz w:val="24"/>
          <w:szCs w:val="24"/>
        </w:rPr>
        <w:t>蓝框</w:t>
      </w:r>
      <w:proofErr w:type="gramEnd"/>
      <w:r w:rsidRPr="00D07157">
        <w:rPr>
          <w:rFonts w:ascii="Times New Roman" w:hAnsi="Times New Roman"/>
          <w:sz w:val="24"/>
          <w:szCs w:val="24"/>
        </w:rPr>
        <w:t>）。</w:t>
      </w:r>
      <w:ins w:id="23" w:author="微软用户" w:date="2014-05-09T14:13:00Z">
        <w:r w:rsidRPr="00D07157">
          <w:rPr>
            <w:rFonts w:ascii="Times New Roman" w:hAnsi="Times New Roman"/>
            <w:sz w:val="24"/>
            <w:szCs w:val="24"/>
          </w:rPr>
          <w:t>SRIO</w:t>
        </w:r>
        <w:proofErr w:type="gramStart"/>
        <w:r w:rsidRPr="00D07157">
          <w:rPr>
            <w:rFonts w:ascii="Times New Roman" w:hAnsi="Times New Roman"/>
            <w:sz w:val="24"/>
            <w:szCs w:val="24"/>
          </w:rPr>
          <w:t>解帧器</w:t>
        </w:r>
      </w:ins>
      <w:proofErr w:type="gramEnd"/>
      <w:r w:rsidRPr="00D07157">
        <w:rPr>
          <w:rFonts w:ascii="Times New Roman" w:hAnsi="Times New Roman"/>
          <w:sz w:val="24"/>
          <w:szCs w:val="24"/>
        </w:rPr>
        <w:t>通过</w:t>
      </w:r>
      <w:r w:rsidRPr="00D07157">
        <w:rPr>
          <w:rFonts w:ascii="Times New Roman" w:hAnsi="Times New Roman"/>
          <w:sz w:val="24"/>
          <w:szCs w:val="24"/>
        </w:rPr>
        <w:t>IQ</w:t>
      </w:r>
      <w:r w:rsidRPr="00D07157">
        <w:rPr>
          <w:rFonts w:ascii="Times New Roman" w:hAnsi="Times New Roman"/>
          <w:sz w:val="24"/>
          <w:szCs w:val="24"/>
        </w:rPr>
        <w:t>编号实现</w:t>
      </w:r>
      <w:ins w:id="24" w:author="微软用户" w:date="2014-05-09T14:13:00Z">
        <w:r w:rsidRPr="00D07157">
          <w:rPr>
            <w:rFonts w:ascii="Times New Roman" w:hAnsi="Times New Roman"/>
            <w:sz w:val="24"/>
            <w:szCs w:val="24"/>
          </w:rPr>
          <w:t>到</w:t>
        </w:r>
      </w:ins>
      <w:r w:rsidRPr="00D07157">
        <w:rPr>
          <w:rFonts w:ascii="Times New Roman" w:hAnsi="Times New Roman"/>
          <w:sz w:val="24"/>
          <w:szCs w:val="24"/>
        </w:rPr>
        <w:t>下行缓冲器</w:t>
      </w:r>
      <w:ins w:id="25" w:author="微软用户" w:date="2014-05-09T14:13:00Z">
        <w:r w:rsidRPr="00D07157">
          <w:rPr>
            <w:rFonts w:ascii="Times New Roman" w:hAnsi="Times New Roman"/>
            <w:sz w:val="24"/>
            <w:szCs w:val="24"/>
          </w:rPr>
          <w:t>的动态映射</w:t>
        </w:r>
      </w:ins>
      <w:r w:rsidRPr="00D07157">
        <w:rPr>
          <w:rFonts w:ascii="Times New Roman" w:hAnsi="Times New Roman"/>
          <w:sz w:val="24"/>
          <w:szCs w:val="24"/>
        </w:rPr>
        <w:t>，</w:t>
      </w:r>
      <w:r>
        <w:rPr>
          <w:rFonts w:ascii="Times New Roman" w:hAnsi="Times New Roman" w:hint="eastAsia"/>
          <w:sz w:val="24"/>
          <w:szCs w:val="24"/>
        </w:rPr>
        <w:t>下行缓冲器分配四组缓存单元。</w:t>
      </w:r>
      <w:r w:rsidRPr="00D07157">
        <w:rPr>
          <w:rFonts w:ascii="Times New Roman" w:hAnsi="Times New Roman"/>
          <w:sz w:val="24"/>
          <w:szCs w:val="24"/>
        </w:rPr>
        <w:t>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BBU1</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的数据缓存到缓冲器</w:t>
      </w:r>
      <w:r>
        <w:rPr>
          <w:rFonts w:ascii="Times New Roman" w:hAnsi="Times New Roman" w:hint="eastAsia"/>
          <w:sz w:val="24"/>
          <w:szCs w:val="24"/>
        </w:rPr>
        <w:t>的</w:t>
      </w:r>
      <w:r>
        <w:rPr>
          <w:rFonts w:ascii="Times New Roman" w:hAnsi="Times New Roman" w:hint="eastAsia"/>
          <w:sz w:val="24"/>
          <w:szCs w:val="24"/>
        </w:rPr>
        <w:t>1</w:t>
      </w:r>
      <w:r>
        <w:rPr>
          <w:rFonts w:ascii="Times New Roman" w:hAnsi="Times New Roman" w:hint="eastAsia"/>
          <w:sz w:val="24"/>
          <w:szCs w:val="24"/>
        </w:rPr>
        <w:t>组缓存</w:t>
      </w:r>
      <w:r w:rsidRPr="00D07157">
        <w:rPr>
          <w:rFonts w:ascii="Times New Roman" w:hAnsi="Times New Roman"/>
          <w:sz w:val="24"/>
          <w:szCs w:val="24"/>
        </w:rPr>
        <w:t>单元，</w:t>
      </w:r>
      <w:r>
        <w:rPr>
          <w:rFonts w:ascii="Times New Roman" w:hAnsi="Times New Roman" w:hint="eastAsia"/>
          <w:sz w:val="24"/>
          <w:szCs w:val="24"/>
        </w:rPr>
        <w:t>1</w:t>
      </w:r>
      <w:r>
        <w:rPr>
          <w:rFonts w:ascii="Times New Roman" w:hAnsi="Times New Roman" w:hint="eastAsia"/>
          <w:sz w:val="24"/>
          <w:szCs w:val="24"/>
        </w:rPr>
        <w:t>组缓存</w:t>
      </w:r>
      <w:r w:rsidRPr="00D07157">
        <w:rPr>
          <w:rFonts w:ascii="Times New Roman" w:hAnsi="Times New Roman"/>
          <w:sz w:val="24"/>
          <w:szCs w:val="24"/>
        </w:rPr>
        <w:t>单元的数据静态映射到组帧</w:t>
      </w:r>
      <w:r w:rsidRPr="00D07157">
        <w:rPr>
          <w:rFonts w:ascii="Times New Roman" w:hAnsi="Times New Roman"/>
          <w:sz w:val="24"/>
          <w:szCs w:val="24"/>
        </w:rPr>
        <w:t>#1</w:t>
      </w:r>
      <w:r w:rsidRPr="00D07157">
        <w:rPr>
          <w:rFonts w:ascii="Times New Roman" w:hAnsi="Times New Roman"/>
          <w:sz w:val="24"/>
          <w:szCs w:val="24"/>
        </w:rPr>
        <w:t>；如果要求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BBU2</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的数据缓存到缓冲器的</w:t>
      </w:r>
      <w:r>
        <w:rPr>
          <w:rFonts w:ascii="Times New Roman" w:hAnsi="Times New Roman" w:hint="eastAsia"/>
          <w:sz w:val="24"/>
          <w:szCs w:val="24"/>
        </w:rPr>
        <w:t>2</w:t>
      </w:r>
      <w:r>
        <w:rPr>
          <w:rFonts w:ascii="Times New Roman" w:hAnsi="Times New Roman" w:hint="eastAsia"/>
          <w:sz w:val="24"/>
          <w:szCs w:val="24"/>
        </w:rPr>
        <w:t>组缓存</w:t>
      </w:r>
      <w:r w:rsidRPr="00D07157">
        <w:rPr>
          <w:rFonts w:ascii="Times New Roman" w:hAnsi="Times New Roman"/>
          <w:sz w:val="24"/>
          <w:szCs w:val="24"/>
        </w:rPr>
        <w:t>单元，</w:t>
      </w:r>
      <w:r>
        <w:rPr>
          <w:rFonts w:ascii="Times New Roman" w:hAnsi="Times New Roman" w:hint="eastAsia"/>
          <w:sz w:val="24"/>
          <w:szCs w:val="24"/>
        </w:rPr>
        <w:t>2</w:t>
      </w:r>
      <w:r>
        <w:rPr>
          <w:rFonts w:ascii="Times New Roman" w:hAnsi="Times New Roman" w:hint="eastAsia"/>
          <w:sz w:val="24"/>
          <w:szCs w:val="24"/>
        </w:rPr>
        <w:t>组缓存</w:t>
      </w:r>
      <w:r w:rsidRPr="00D07157">
        <w:rPr>
          <w:rFonts w:ascii="Times New Roman" w:hAnsi="Times New Roman"/>
          <w:sz w:val="24"/>
          <w:szCs w:val="24"/>
        </w:rPr>
        <w:t>单元的数据静态映射到组帧</w:t>
      </w:r>
      <w:r w:rsidRPr="00D07157">
        <w:rPr>
          <w:rFonts w:ascii="Times New Roman" w:hAnsi="Times New Roman"/>
          <w:sz w:val="24"/>
          <w:szCs w:val="24"/>
        </w:rPr>
        <w:t>#</w:t>
      </w:r>
      <w:r>
        <w:rPr>
          <w:rFonts w:ascii="Times New Roman" w:hAnsi="Times New Roman" w:hint="eastAsia"/>
          <w:sz w:val="24"/>
          <w:szCs w:val="24"/>
        </w:rPr>
        <w:t>2</w:t>
      </w:r>
      <w:r w:rsidRPr="00D07157">
        <w:rPr>
          <w:rFonts w:ascii="Times New Roman" w:hAnsi="Times New Roman"/>
          <w:sz w:val="24"/>
          <w:szCs w:val="24"/>
        </w:rPr>
        <w:t>；如果要求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w:t>
      </w:r>
      <w:r>
        <w:rPr>
          <w:rFonts w:ascii="Times New Roman" w:hAnsi="Times New Roman" w:hint="eastAsia"/>
          <w:sz w:val="24"/>
          <w:szCs w:val="24"/>
        </w:rPr>
        <w:t>3</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w:t>
      </w:r>
      <w:r w:rsidRPr="00D07157">
        <w:rPr>
          <w:rFonts w:ascii="Times New Roman" w:hAnsi="Times New Roman"/>
          <w:sz w:val="24"/>
          <w:szCs w:val="24"/>
        </w:rPr>
        <w:lastRenderedPageBreak/>
        <w:t>帧后</w:t>
      </w:r>
      <w:proofErr w:type="gramEnd"/>
      <w:r w:rsidRPr="00D07157">
        <w:rPr>
          <w:rFonts w:ascii="Times New Roman" w:hAnsi="Times New Roman"/>
          <w:sz w:val="24"/>
          <w:szCs w:val="24"/>
        </w:rPr>
        <w:t>的数据缓存到缓冲器的</w:t>
      </w:r>
      <w:r>
        <w:rPr>
          <w:rFonts w:ascii="Times New Roman" w:hAnsi="Times New Roman" w:hint="eastAsia"/>
          <w:sz w:val="24"/>
          <w:szCs w:val="24"/>
        </w:rPr>
        <w:t>3</w:t>
      </w:r>
      <w:r>
        <w:rPr>
          <w:rFonts w:ascii="Times New Roman" w:hAnsi="Times New Roman" w:hint="eastAsia"/>
          <w:sz w:val="24"/>
          <w:szCs w:val="24"/>
        </w:rPr>
        <w:t>组缓存</w:t>
      </w:r>
      <w:r w:rsidRPr="00D07157">
        <w:rPr>
          <w:rFonts w:ascii="Times New Roman" w:hAnsi="Times New Roman"/>
          <w:sz w:val="24"/>
          <w:szCs w:val="24"/>
        </w:rPr>
        <w:t>单元，</w:t>
      </w:r>
      <w:r>
        <w:rPr>
          <w:rFonts w:ascii="Times New Roman" w:hAnsi="Times New Roman" w:hint="eastAsia"/>
          <w:sz w:val="24"/>
          <w:szCs w:val="24"/>
        </w:rPr>
        <w:t>3</w:t>
      </w:r>
      <w:r>
        <w:rPr>
          <w:rFonts w:ascii="Times New Roman" w:hAnsi="Times New Roman" w:hint="eastAsia"/>
          <w:sz w:val="24"/>
          <w:szCs w:val="24"/>
        </w:rPr>
        <w:t>组缓存</w:t>
      </w:r>
      <w:r w:rsidRPr="00D07157">
        <w:rPr>
          <w:rFonts w:ascii="Times New Roman" w:hAnsi="Times New Roman"/>
          <w:sz w:val="24"/>
          <w:szCs w:val="24"/>
        </w:rPr>
        <w:t>单元缓冲的数据静态映射到组帧</w:t>
      </w:r>
      <w:r w:rsidRPr="00D07157">
        <w:rPr>
          <w:rFonts w:ascii="Times New Roman" w:hAnsi="Times New Roman"/>
          <w:sz w:val="24"/>
          <w:szCs w:val="24"/>
        </w:rPr>
        <w:t>#</w:t>
      </w:r>
      <w:r>
        <w:rPr>
          <w:rFonts w:ascii="Times New Roman" w:hAnsi="Times New Roman" w:hint="eastAsia"/>
          <w:sz w:val="24"/>
          <w:szCs w:val="24"/>
        </w:rPr>
        <w:t>3</w:t>
      </w:r>
      <w:r w:rsidRPr="00D07157">
        <w:rPr>
          <w:rFonts w:ascii="Times New Roman" w:hAnsi="Times New Roman"/>
          <w:sz w:val="24"/>
          <w:szCs w:val="24"/>
        </w:rPr>
        <w:t>；如果要求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w:t>
      </w:r>
      <w:r>
        <w:rPr>
          <w:rFonts w:ascii="Times New Roman" w:hAnsi="Times New Roman" w:hint="eastAsia"/>
          <w:sz w:val="24"/>
          <w:szCs w:val="24"/>
        </w:rPr>
        <w:t>4</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的数据缓存到缓冲器的</w:t>
      </w:r>
      <w:r>
        <w:rPr>
          <w:rFonts w:ascii="Times New Roman" w:hAnsi="Times New Roman" w:hint="eastAsia"/>
          <w:sz w:val="24"/>
          <w:szCs w:val="24"/>
        </w:rPr>
        <w:t>4</w:t>
      </w:r>
      <w:r>
        <w:rPr>
          <w:rFonts w:ascii="Times New Roman" w:hAnsi="Times New Roman" w:hint="eastAsia"/>
          <w:sz w:val="24"/>
          <w:szCs w:val="24"/>
        </w:rPr>
        <w:t>组缓存</w:t>
      </w:r>
      <w:r w:rsidRPr="00D07157">
        <w:rPr>
          <w:rFonts w:ascii="Times New Roman" w:hAnsi="Times New Roman"/>
          <w:sz w:val="24"/>
          <w:szCs w:val="24"/>
        </w:rPr>
        <w:t>单元，</w:t>
      </w:r>
      <w:r>
        <w:rPr>
          <w:rFonts w:ascii="Times New Roman" w:hAnsi="Times New Roman" w:hint="eastAsia"/>
          <w:sz w:val="24"/>
          <w:szCs w:val="24"/>
        </w:rPr>
        <w:t>4</w:t>
      </w:r>
      <w:r>
        <w:rPr>
          <w:rFonts w:ascii="Times New Roman" w:hAnsi="Times New Roman" w:hint="eastAsia"/>
          <w:sz w:val="24"/>
          <w:szCs w:val="24"/>
        </w:rPr>
        <w:t>组缓存</w:t>
      </w:r>
      <w:r w:rsidRPr="00D07157">
        <w:rPr>
          <w:rFonts w:ascii="Times New Roman" w:hAnsi="Times New Roman"/>
          <w:sz w:val="24"/>
          <w:szCs w:val="24"/>
        </w:rPr>
        <w:t>单元缓冲的数据静态映射到组帧</w:t>
      </w:r>
      <w:r w:rsidRPr="00D07157">
        <w:rPr>
          <w:rFonts w:ascii="Times New Roman" w:hAnsi="Times New Roman"/>
          <w:sz w:val="24"/>
          <w:szCs w:val="24"/>
        </w:rPr>
        <w:t>#</w:t>
      </w:r>
      <w:r>
        <w:rPr>
          <w:rFonts w:ascii="Times New Roman" w:hAnsi="Times New Roman" w:hint="eastAsia"/>
          <w:sz w:val="24"/>
          <w:szCs w:val="24"/>
        </w:rPr>
        <w:t>4</w:t>
      </w:r>
      <w:r w:rsidRPr="00D07157">
        <w:rPr>
          <w:rFonts w:ascii="Times New Roman" w:hAnsi="Times New Roman"/>
          <w:sz w:val="24"/>
          <w:szCs w:val="24"/>
        </w:rPr>
        <w:t>。组帧</w:t>
      </w:r>
      <w:r w:rsidRPr="00D07157">
        <w:rPr>
          <w:rFonts w:ascii="Times New Roman" w:hAnsi="Times New Roman"/>
          <w:sz w:val="24"/>
          <w:szCs w:val="24"/>
        </w:rPr>
        <w:t>#1</w:t>
      </w:r>
      <w:r w:rsidRPr="00D07157">
        <w:rPr>
          <w:rFonts w:ascii="Times New Roman" w:hAnsi="Times New Roman"/>
          <w:sz w:val="24"/>
          <w:szCs w:val="24"/>
        </w:rPr>
        <w:t>通过</w:t>
      </w:r>
      <w:r w:rsidRPr="00D07157">
        <w:rPr>
          <w:rFonts w:ascii="Times New Roman" w:hAnsi="Times New Roman"/>
          <w:sz w:val="24"/>
          <w:szCs w:val="24"/>
        </w:rPr>
        <w:t>CPRI</w:t>
      </w:r>
      <w:r w:rsidRPr="00D07157">
        <w:rPr>
          <w:rFonts w:ascii="Times New Roman" w:hAnsi="Times New Roman"/>
          <w:sz w:val="24"/>
          <w:szCs w:val="24"/>
        </w:rPr>
        <w:t>链路分发给</w:t>
      </w:r>
      <w:r w:rsidRPr="00D07157">
        <w:rPr>
          <w:rFonts w:ascii="Times New Roman" w:hAnsi="Times New Roman"/>
          <w:sz w:val="24"/>
          <w:szCs w:val="24"/>
        </w:rPr>
        <w:t>BBU1</w:t>
      </w:r>
      <w:r w:rsidRPr="00D07157">
        <w:rPr>
          <w:rFonts w:ascii="Times New Roman" w:hAnsi="Times New Roman"/>
          <w:sz w:val="24"/>
          <w:szCs w:val="24"/>
        </w:rPr>
        <w:t>，组帧</w:t>
      </w:r>
      <w:r w:rsidRPr="00D07157">
        <w:rPr>
          <w:rFonts w:ascii="Times New Roman" w:hAnsi="Times New Roman"/>
          <w:sz w:val="24"/>
          <w:szCs w:val="24"/>
        </w:rPr>
        <w:t>#2</w:t>
      </w:r>
      <w:r w:rsidRPr="00D07157">
        <w:rPr>
          <w:rFonts w:ascii="Times New Roman" w:hAnsi="Times New Roman"/>
          <w:sz w:val="24"/>
          <w:szCs w:val="24"/>
        </w:rPr>
        <w:t>通过</w:t>
      </w:r>
      <w:r w:rsidRPr="00D07157">
        <w:rPr>
          <w:rFonts w:ascii="Times New Roman" w:hAnsi="Times New Roman"/>
          <w:sz w:val="24"/>
          <w:szCs w:val="24"/>
        </w:rPr>
        <w:t>CPRI</w:t>
      </w:r>
      <w:r w:rsidRPr="00D07157">
        <w:rPr>
          <w:rFonts w:ascii="Times New Roman" w:hAnsi="Times New Roman"/>
          <w:sz w:val="24"/>
          <w:szCs w:val="24"/>
        </w:rPr>
        <w:t>链路分发给</w:t>
      </w:r>
      <w:r w:rsidRPr="00D07157">
        <w:rPr>
          <w:rFonts w:ascii="Times New Roman" w:hAnsi="Times New Roman"/>
          <w:sz w:val="24"/>
          <w:szCs w:val="24"/>
        </w:rPr>
        <w:t>BBU2</w:t>
      </w:r>
      <w:r w:rsidRPr="00D07157">
        <w:rPr>
          <w:rFonts w:ascii="Times New Roman" w:hAnsi="Times New Roman"/>
          <w:sz w:val="24"/>
          <w:szCs w:val="24"/>
        </w:rPr>
        <w:t>，组帧</w:t>
      </w:r>
      <w:r w:rsidRPr="00D07157">
        <w:rPr>
          <w:rFonts w:ascii="Times New Roman" w:hAnsi="Times New Roman"/>
          <w:sz w:val="24"/>
          <w:szCs w:val="24"/>
        </w:rPr>
        <w:t>#3</w:t>
      </w:r>
      <w:r w:rsidRPr="00D07157">
        <w:rPr>
          <w:rFonts w:ascii="Times New Roman" w:hAnsi="Times New Roman"/>
          <w:sz w:val="24"/>
          <w:szCs w:val="24"/>
        </w:rPr>
        <w:t>通过</w:t>
      </w:r>
      <w:r w:rsidRPr="00D07157">
        <w:rPr>
          <w:rFonts w:ascii="Times New Roman" w:hAnsi="Times New Roman"/>
          <w:sz w:val="24"/>
          <w:szCs w:val="24"/>
        </w:rPr>
        <w:t>CPRI</w:t>
      </w:r>
      <w:r w:rsidRPr="00D07157">
        <w:rPr>
          <w:rFonts w:ascii="Times New Roman" w:hAnsi="Times New Roman"/>
          <w:sz w:val="24"/>
          <w:szCs w:val="24"/>
        </w:rPr>
        <w:t>链路分发给</w:t>
      </w:r>
      <w:r w:rsidRPr="00D07157">
        <w:rPr>
          <w:rFonts w:ascii="Times New Roman" w:hAnsi="Times New Roman"/>
          <w:sz w:val="24"/>
          <w:szCs w:val="24"/>
        </w:rPr>
        <w:t>BBU3</w:t>
      </w:r>
      <w:r w:rsidRPr="00D07157">
        <w:rPr>
          <w:rFonts w:ascii="Times New Roman" w:hAnsi="Times New Roman"/>
          <w:sz w:val="24"/>
          <w:szCs w:val="24"/>
        </w:rPr>
        <w:t>，组帧</w:t>
      </w:r>
      <w:r w:rsidRPr="00D07157">
        <w:rPr>
          <w:rFonts w:ascii="Times New Roman" w:hAnsi="Times New Roman"/>
          <w:sz w:val="24"/>
          <w:szCs w:val="24"/>
        </w:rPr>
        <w:t>#4</w:t>
      </w:r>
      <w:r w:rsidRPr="00D07157">
        <w:rPr>
          <w:rFonts w:ascii="Times New Roman" w:hAnsi="Times New Roman"/>
          <w:sz w:val="24"/>
          <w:szCs w:val="24"/>
        </w:rPr>
        <w:t>通过</w:t>
      </w:r>
      <w:r w:rsidRPr="00D07157">
        <w:rPr>
          <w:rFonts w:ascii="Times New Roman" w:hAnsi="Times New Roman"/>
          <w:sz w:val="24"/>
          <w:szCs w:val="24"/>
        </w:rPr>
        <w:t>CPRI</w:t>
      </w:r>
      <w:r w:rsidRPr="00D07157">
        <w:rPr>
          <w:rFonts w:ascii="Times New Roman" w:hAnsi="Times New Roman"/>
          <w:sz w:val="24"/>
          <w:szCs w:val="24"/>
        </w:rPr>
        <w:t>链路分发给</w:t>
      </w:r>
      <w:r w:rsidRPr="00D07157">
        <w:rPr>
          <w:rFonts w:ascii="Times New Roman" w:hAnsi="Times New Roman"/>
          <w:sz w:val="24"/>
          <w:szCs w:val="24"/>
        </w:rPr>
        <w:t>BBU4</w:t>
      </w:r>
      <w:r w:rsidRPr="00D07157">
        <w:rPr>
          <w:rFonts w:ascii="Times New Roman" w:hAnsi="Times New Roman"/>
          <w:sz w:val="24"/>
          <w:szCs w:val="24"/>
        </w:rPr>
        <w:t>。</w:t>
      </w:r>
    </w:p>
    <w:p w:rsidR="00255591" w:rsidRPr="00D07157" w:rsidRDefault="00255591" w:rsidP="00255591">
      <w:pPr>
        <w:pStyle w:val="4"/>
        <w:rPr>
          <w:rFonts w:ascii="Times New Roman" w:hAnsi="Times New Roman"/>
        </w:rPr>
      </w:pPr>
      <w:bookmarkStart w:id="26" w:name="_Toc387754540"/>
      <w:r w:rsidRPr="00D07157">
        <w:rPr>
          <w:rFonts w:ascii="Times New Roman" w:hAnsi="Times New Roman"/>
        </w:rPr>
        <w:t xml:space="preserve">2.3.1.1  </w:t>
      </w:r>
      <w:r w:rsidR="0093497F">
        <w:rPr>
          <w:rFonts w:ascii="Times New Roman" w:hAnsi="Times New Roman" w:hint="eastAsia"/>
        </w:rPr>
        <w:t>SRIO</w:t>
      </w:r>
      <w:proofErr w:type="gramStart"/>
      <w:r w:rsidRPr="00D07157">
        <w:rPr>
          <w:rFonts w:ascii="Times New Roman" w:hAnsi="Times New Roman"/>
        </w:rPr>
        <w:t>解帧器</w:t>
      </w:r>
      <w:proofErr w:type="gramEnd"/>
      <w:r w:rsidRPr="00D07157">
        <w:rPr>
          <w:rFonts w:ascii="Times New Roman" w:hAnsi="Times New Roman"/>
        </w:rPr>
        <w:t>设计</w:t>
      </w:r>
      <w:bookmarkEnd w:id="26"/>
    </w:p>
    <w:p w:rsidR="00255591" w:rsidRPr="00D07157" w:rsidRDefault="00255591" w:rsidP="00255591">
      <w:pPr>
        <w:ind w:firstLineChars="200" w:firstLine="480"/>
        <w:rPr>
          <w:rFonts w:ascii="Times New Roman" w:hAnsi="Times New Roman"/>
          <w:sz w:val="24"/>
          <w:szCs w:val="24"/>
        </w:rPr>
      </w:pPr>
      <w:proofErr w:type="gramStart"/>
      <w:r w:rsidRPr="00D07157">
        <w:rPr>
          <w:rFonts w:ascii="Times New Roman" w:hAnsi="Times New Roman"/>
          <w:sz w:val="24"/>
          <w:szCs w:val="24"/>
        </w:rPr>
        <w:t>解帧器</w:t>
      </w:r>
      <w:proofErr w:type="gramEnd"/>
      <w:r w:rsidRPr="00D07157">
        <w:rPr>
          <w:rFonts w:ascii="Times New Roman" w:hAnsi="Times New Roman"/>
          <w:sz w:val="24"/>
          <w:szCs w:val="24"/>
        </w:rPr>
        <w:t>的参考时钟</w:t>
      </w:r>
      <w:r w:rsidRPr="00D07157">
        <w:rPr>
          <w:rFonts w:ascii="Times New Roman" w:hAnsi="Times New Roman"/>
          <w:sz w:val="24"/>
          <w:szCs w:val="24"/>
        </w:rPr>
        <w:t>clk</w:t>
      </w:r>
      <w:r w:rsidRPr="00D07157">
        <w:rPr>
          <w:rFonts w:ascii="Times New Roman" w:hAnsi="Times New Roman"/>
          <w:sz w:val="24"/>
          <w:szCs w:val="24"/>
        </w:rPr>
        <w:t>采用</w:t>
      </w:r>
      <w:r w:rsidRPr="00D07157">
        <w:rPr>
          <w:rFonts w:ascii="Times New Roman" w:hAnsi="Times New Roman"/>
          <w:sz w:val="24"/>
          <w:szCs w:val="24"/>
        </w:rPr>
        <w:t>RapidIO</w:t>
      </w:r>
      <w:r w:rsidRPr="00D07157">
        <w:rPr>
          <w:rFonts w:ascii="Times New Roman" w:hAnsi="Times New Roman"/>
          <w:sz w:val="24"/>
          <w:szCs w:val="24"/>
        </w:rPr>
        <w:t>的采样时钟。</w:t>
      </w:r>
      <w:proofErr w:type="gramStart"/>
      <w:r w:rsidRPr="00D07157">
        <w:rPr>
          <w:rFonts w:ascii="Times New Roman" w:hAnsi="Times New Roman"/>
          <w:sz w:val="24"/>
          <w:szCs w:val="24"/>
        </w:rPr>
        <w:t>解帧器</w:t>
      </w:r>
      <w:proofErr w:type="gramEnd"/>
      <w:r w:rsidRPr="00D07157">
        <w:rPr>
          <w:rFonts w:ascii="Times New Roman" w:hAnsi="Times New Roman"/>
          <w:sz w:val="24"/>
          <w:szCs w:val="24"/>
        </w:rPr>
        <w:t>根据</w:t>
      </w:r>
      <w:r w:rsidRPr="00D07157">
        <w:rPr>
          <w:rFonts w:ascii="Times New Roman" w:hAnsi="Times New Roman"/>
          <w:sz w:val="24"/>
          <w:szCs w:val="24"/>
        </w:rPr>
        <w:t>SRIO</w:t>
      </w:r>
      <w:r w:rsidRPr="00D07157">
        <w:rPr>
          <w:rFonts w:ascii="Times New Roman" w:hAnsi="Times New Roman"/>
          <w:sz w:val="24"/>
          <w:szCs w:val="24"/>
        </w:rPr>
        <w:t>帧的</w:t>
      </w:r>
      <w:r w:rsidRPr="00D07157">
        <w:rPr>
          <w:rFonts w:ascii="Times New Roman" w:hAnsi="Times New Roman"/>
          <w:sz w:val="24"/>
          <w:szCs w:val="24"/>
        </w:rPr>
        <w:t>IQ</w:t>
      </w:r>
      <w:r w:rsidRPr="00D07157">
        <w:rPr>
          <w:rFonts w:ascii="Times New Roman" w:hAnsi="Times New Roman"/>
          <w:sz w:val="24"/>
          <w:szCs w:val="24"/>
        </w:rPr>
        <w:t>编号将</w:t>
      </w:r>
      <w:r w:rsidRPr="00D07157">
        <w:rPr>
          <w:rFonts w:ascii="Times New Roman" w:hAnsi="Times New Roman"/>
          <w:sz w:val="24"/>
          <w:szCs w:val="24"/>
        </w:rPr>
        <w:t>IQ</w:t>
      </w:r>
      <w:r w:rsidRPr="00D07157">
        <w:rPr>
          <w:rFonts w:ascii="Times New Roman" w:hAnsi="Times New Roman"/>
          <w:sz w:val="24"/>
          <w:szCs w:val="24"/>
        </w:rPr>
        <w:t>数据及</w:t>
      </w:r>
      <w:r w:rsidRPr="00D07157">
        <w:rPr>
          <w:rFonts w:ascii="Times New Roman" w:hAnsi="Times New Roman"/>
          <w:sz w:val="24"/>
          <w:szCs w:val="24"/>
        </w:rPr>
        <w:t>IQ</w:t>
      </w:r>
      <w:r w:rsidRPr="00D07157">
        <w:rPr>
          <w:rFonts w:ascii="Times New Roman" w:hAnsi="Times New Roman"/>
          <w:sz w:val="24"/>
          <w:szCs w:val="24"/>
        </w:rPr>
        <w:t>指示信号</w:t>
      </w:r>
      <w:r w:rsidR="004B699D">
        <w:rPr>
          <w:rFonts w:ascii="Times New Roman" w:hAnsi="Times New Roman" w:hint="eastAsia"/>
          <w:sz w:val="24"/>
          <w:szCs w:val="24"/>
        </w:rPr>
        <w:t>发送</w:t>
      </w:r>
      <w:r w:rsidRPr="00D07157">
        <w:rPr>
          <w:rFonts w:ascii="Times New Roman" w:hAnsi="Times New Roman"/>
          <w:sz w:val="24"/>
          <w:szCs w:val="24"/>
        </w:rPr>
        <w:t>到缓冲器对应的地址单元，</w:t>
      </w:r>
      <w:r w:rsidRPr="00D07157">
        <w:rPr>
          <w:rFonts w:ascii="Times New Roman" w:hAnsi="Times New Roman"/>
          <w:sz w:val="24"/>
          <w:szCs w:val="24"/>
        </w:rPr>
        <w:t>SRIO</w:t>
      </w:r>
      <w:proofErr w:type="gramStart"/>
      <w:r w:rsidR="004B699D">
        <w:rPr>
          <w:rFonts w:ascii="Times New Roman" w:hAnsi="Times New Roman"/>
          <w:sz w:val="24"/>
          <w:szCs w:val="24"/>
        </w:rPr>
        <w:t>帧</w:t>
      </w:r>
      <w:proofErr w:type="gramEnd"/>
      <w:r w:rsidR="004B699D">
        <w:rPr>
          <w:rFonts w:ascii="Times New Roman" w:hAnsi="Times New Roman"/>
          <w:sz w:val="24"/>
          <w:szCs w:val="24"/>
        </w:rPr>
        <w:t>携带的帧号</w:t>
      </w:r>
      <w:r w:rsidRPr="00D07157">
        <w:rPr>
          <w:rFonts w:ascii="Times New Roman" w:hAnsi="Times New Roman"/>
          <w:sz w:val="24"/>
          <w:szCs w:val="24"/>
        </w:rPr>
        <w:t>发送到组帧模块</w:t>
      </w:r>
      <w:r w:rsidR="008D5FB5">
        <w:rPr>
          <w:rFonts w:ascii="Times New Roman" w:hAnsi="Times New Roman" w:hint="eastAsia"/>
          <w:sz w:val="24"/>
          <w:szCs w:val="24"/>
        </w:rPr>
        <w:t>的控制信息中传输</w:t>
      </w:r>
      <w:r w:rsidRPr="00D07157">
        <w:rPr>
          <w:rFonts w:ascii="Times New Roman" w:hAnsi="Times New Roman"/>
          <w:sz w:val="24"/>
          <w:szCs w:val="24"/>
        </w:rPr>
        <w:t>。</w:t>
      </w:r>
    </w:p>
    <w:p w:rsidR="00255591" w:rsidRPr="00D07157" w:rsidRDefault="00255591" w:rsidP="00255591">
      <w:pPr>
        <w:ind w:firstLineChars="200" w:firstLine="480"/>
        <w:rPr>
          <w:rFonts w:ascii="Times New Roman" w:hAnsi="Times New Roman"/>
          <w:sz w:val="24"/>
          <w:szCs w:val="24"/>
        </w:rPr>
      </w:pPr>
      <w:r w:rsidRPr="00D07157">
        <w:rPr>
          <w:rFonts w:ascii="Times New Roman" w:hAnsi="Times New Roman"/>
          <w:sz w:val="24"/>
          <w:szCs w:val="24"/>
        </w:rPr>
        <w:t>下图</w:t>
      </w:r>
      <w:r w:rsidR="00920BAE">
        <w:rPr>
          <w:rFonts w:ascii="Times New Roman" w:hAnsi="Times New Roman"/>
          <w:sz w:val="24"/>
          <w:szCs w:val="24"/>
        </w:rPr>
        <w:t>2-6</w:t>
      </w:r>
      <w:r w:rsidRPr="00D07157">
        <w:rPr>
          <w:rFonts w:ascii="Times New Roman" w:hAnsi="Times New Roman"/>
          <w:sz w:val="24"/>
          <w:szCs w:val="24"/>
        </w:rPr>
        <w:t>解释了这个过程，假设</w:t>
      </w:r>
      <w:r w:rsidRPr="00D07157">
        <w:rPr>
          <w:rFonts w:ascii="Times New Roman" w:hAnsi="Times New Roman"/>
          <w:sz w:val="24"/>
          <w:szCs w:val="24"/>
        </w:rPr>
        <w:t>RapidIO</w:t>
      </w:r>
      <w:r w:rsidRPr="00D07157">
        <w:rPr>
          <w:rFonts w:ascii="Times New Roman" w:hAnsi="Times New Roman"/>
          <w:sz w:val="24"/>
          <w:szCs w:val="24"/>
        </w:rPr>
        <w:t>接口输出的三组</w:t>
      </w:r>
      <w:r w:rsidRPr="00D07157">
        <w:rPr>
          <w:rFonts w:ascii="Times New Roman" w:hAnsi="Times New Roman"/>
          <w:sz w:val="24"/>
          <w:szCs w:val="24"/>
        </w:rPr>
        <w:t>SRIO</w:t>
      </w:r>
      <w:r w:rsidRPr="00D07157">
        <w:rPr>
          <w:rFonts w:ascii="Times New Roman" w:hAnsi="Times New Roman"/>
          <w:sz w:val="24"/>
          <w:szCs w:val="24"/>
        </w:rPr>
        <w:t>帧，第一组与第二组</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携带的</w:t>
      </w:r>
      <w:r w:rsidRPr="00D07157">
        <w:rPr>
          <w:rFonts w:ascii="Times New Roman" w:hAnsi="Times New Roman"/>
          <w:sz w:val="24"/>
          <w:szCs w:val="24"/>
        </w:rPr>
        <w:t>IQ</w:t>
      </w:r>
      <w:r w:rsidRPr="00D07157">
        <w:rPr>
          <w:rFonts w:ascii="Times New Roman" w:hAnsi="Times New Roman"/>
          <w:sz w:val="24"/>
          <w:szCs w:val="24"/>
        </w:rPr>
        <w:t>数据要发送到</w:t>
      </w:r>
      <w:r w:rsidRPr="00D07157">
        <w:rPr>
          <w:rFonts w:ascii="Times New Roman" w:hAnsi="Times New Roman"/>
          <w:sz w:val="24"/>
          <w:szCs w:val="24"/>
        </w:rPr>
        <w:t>BBU1</w:t>
      </w:r>
      <w:r w:rsidRPr="00D07157">
        <w:rPr>
          <w:rFonts w:ascii="Times New Roman" w:hAnsi="Times New Roman"/>
          <w:sz w:val="24"/>
          <w:szCs w:val="24"/>
        </w:rPr>
        <w:t>，第三组</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携带的</w:t>
      </w:r>
      <w:r w:rsidRPr="00D07157">
        <w:rPr>
          <w:rFonts w:ascii="Times New Roman" w:hAnsi="Times New Roman"/>
          <w:sz w:val="24"/>
          <w:szCs w:val="24"/>
        </w:rPr>
        <w:t>IQ</w:t>
      </w:r>
      <w:r w:rsidRPr="00D07157">
        <w:rPr>
          <w:rFonts w:ascii="Times New Roman" w:hAnsi="Times New Roman"/>
          <w:sz w:val="24"/>
          <w:szCs w:val="24"/>
        </w:rPr>
        <w:t>数据要发送到</w:t>
      </w:r>
      <w:r w:rsidRPr="00D07157">
        <w:rPr>
          <w:rFonts w:ascii="Times New Roman" w:hAnsi="Times New Roman"/>
          <w:sz w:val="24"/>
          <w:szCs w:val="24"/>
        </w:rPr>
        <w:t>BBU1</w:t>
      </w:r>
      <w:r w:rsidRPr="00D07157">
        <w:rPr>
          <w:rFonts w:ascii="Times New Roman" w:hAnsi="Times New Roman"/>
          <w:sz w:val="24"/>
          <w:szCs w:val="24"/>
        </w:rPr>
        <w:t>。第一组与第二组</w:t>
      </w:r>
      <w:r w:rsidRPr="00D07157">
        <w:rPr>
          <w:rFonts w:ascii="Times New Roman" w:hAnsi="Times New Roman"/>
          <w:sz w:val="24"/>
          <w:szCs w:val="24"/>
        </w:rPr>
        <w:t>IQ</w:t>
      </w:r>
      <w:r w:rsidRPr="00D07157">
        <w:rPr>
          <w:rFonts w:ascii="Times New Roman" w:hAnsi="Times New Roman"/>
          <w:sz w:val="24"/>
          <w:szCs w:val="24"/>
        </w:rPr>
        <w:t>数据缓存到缓冲器的</w:t>
      </w:r>
      <w:r w:rsidRPr="00D07157">
        <w:rPr>
          <w:rFonts w:ascii="Times New Roman" w:hAnsi="Times New Roman"/>
          <w:sz w:val="24"/>
          <w:szCs w:val="24"/>
        </w:rPr>
        <w:t>0-29</w:t>
      </w:r>
      <w:r w:rsidRPr="00D07157">
        <w:rPr>
          <w:rFonts w:ascii="Times New Roman" w:hAnsi="Times New Roman"/>
          <w:sz w:val="24"/>
          <w:szCs w:val="24"/>
        </w:rPr>
        <w:t>地址单元，第三组</w:t>
      </w:r>
      <w:r w:rsidRPr="00D07157">
        <w:rPr>
          <w:rFonts w:ascii="Times New Roman" w:hAnsi="Times New Roman"/>
          <w:sz w:val="24"/>
          <w:szCs w:val="24"/>
        </w:rPr>
        <w:t>IQ</w:t>
      </w:r>
      <w:r w:rsidRPr="00D07157">
        <w:rPr>
          <w:rFonts w:ascii="Times New Roman" w:hAnsi="Times New Roman"/>
          <w:sz w:val="24"/>
          <w:szCs w:val="24"/>
        </w:rPr>
        <w:t>数据缓存到缓冲器的</w:t>
      </w:r>
      <w:r w:rsidRPr="00D07157">
        <w:rPr>
          <w:rFonts w:ascii="Times New Roman" w:hAnsi="Times New Roman"/>
          <w:sz w:val="24"/>
          <w:szCs w:val="24"/>
        </w:rPr>
        <w:t>30-59</w:t>
      </w:r>
      <w:r w:rsidRPr="00D07157">
        <w:rPr>
          <w:rFonts w:ascii="Times New Roman" w:hAnsi="Times New Roman"/>
          <w:sz w:val="24"/>
          <w:szCs w:val="24"/>
        </w:rPr>
        <w:t>地址单元。这样</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w:t>
      </w:r>
      <w:r w:rsidRPr="00D07157">
        <w:rPr>
          <w:rFonts w:ascii="Times New Roman" w:hAnsi="Times New Roman"/>
          <w:sz w:val="24"/>
          <w:szCs w:val="24"/>
        </w:rPr>
        <w:t>SRIO</w:t>
      </w:r>
      <w:proofErr w:type="gramStart"/>
      <w:r w:rsidRPr="00D07157">
        <w:rPr>
          <w:rFonts w:ascii="Times New Roman" w:hAnsi="Times New Roman"/>
          <w:sz w:val="24"/>
          <w:szCs w:val="24"/>
        </w:rPr>
        <w:t>帧就被</w:t>
      </w:r>
      <w:proofErr w:type="gramEnd"/>
      <w:r w:rsidRPr="00D07157">
        <w:rPr>
          <w:rFonts w:ascii="Times New Roman" w:hAnsi="Times New Roman"/>
          <w:sz w:val="24"/>
          <w:szCs w:val="24"/>
        </w:rPr>
        <w:t>缓存到缓冲器中等待传输。</w:t>
      </w:r>
    </w:p>
    <w:p w:rsidR="00255591" w:rsidRPr="00D07157" w:rsidRDefault="00255591" w:rsidP="00255591">
      <w:pPr>
        <w:spacing w:line="300" w:lineRule="auto"/>
        <w:rPr>
          <w:rFonts w:ascii="Times New Roman" w:hAnsi="Times New Roman"/>
        </w:rPr>
      </w:pPr>
      <w:r w:rsidRPr="00D07157">
        <w:rPr>
          <w:rFonts w:ascii="Times New Roman" w:hAnsi="Times New Roman"/>
        </w:rPr>
        <w:object w:dxaOrig="8445" w:dyaOrig="2098">
          <v:shape id="_x0000_i1030" type="#_x0000_t75" style="width:423.35pt;height:84.65pt" o:ole="">
            <v:imagedata r:id="rId29" o:title=""/>
          </v:shape>
          <o:OLEObject Type="Embed" ProgID="Visio.Drawing.11" ShapeID="_x0000_i1030" DrawAspect="Content" ObjectID="_1593523763" r:id="rId30"/>
        </w:object>
      </w:r>
    </w:p>
    <w:p w:rsidR="00255591" w:rsidRPr="00D07157" w:rsidRDefault="00255591" w:rsidP="00255591">
      <w:pPr>
        <w:spacing w:line="300" w:lineRule="auto"/>
        <w:jc w:val="center"/>
        <w:rPr>
          <w:rFonts w:ascii="Times New Roman" w:hAnsi="Times New Roman"/>
        </w:rPr>
      </w:pPr>
      <w:r w:rsidRPr="00D07157">
        <w:rPr>
          <w:rFonts w:ascii="Times New Roman" w:hAnsi="Times New Roman"/>
        </w:rPr>
        <w:t>图</w:t>
      </w:r>
      <w:r w:rsidR="00920BAE">
        <w:rPr>
          <w:rFonts w:ascii="Times New Roman" w:hAnsi="Times New Roman"/>
        </w:rPr>
        <w:t>2-6</w:t>
      </w:r>
      <w:r w:rsidRPr="00D07157">
        <w:rPr>
          <w:rFonts w:ascii="Times New Roman" w:hAnsi="Times New Roman"/>
        </w:rPr>
        <w:t xml:space="preserve"> </w:t>
      </w:r>
      <w:proofErr w:type="gramStart"/>
      <w:r w:rsidRPr="00D07157">
        <w:rPr>
          <w:rFonts w:ascii="Times New Roman" w:hAnsi="Times New Roman"/>
        </w:rPr>
        <w:t>解帧器实现</w:t>
      </w:r>
      <w:proofErr w:type="gramEnd"/>
      <w:r w:rsidRPr="00D07157">
        <w:rPr>
          <w:rFonts w:ascii="Times New Roman" w:hAnsi="Times New Roman"/>
        </w:rPr>
        <w:t>方式</w:t>
      </w:r>
    </w:p>
    <w:p w:rsidR="00255591" w:rsidRPr="00D07157" w:rsidRDefault="0093497F" w:rsidP="0093497F">
      <w:pPr>
        <w:pStyle w:val="4"/>
      </w:pPr>
      <w:bookmarkStart w:id="27" w:name="_Toc387754541"/>
      <w:r>
        <w:t>2.3.</w:t>
      </w:r>
      <w:r>
        <w:rPr>
          <w:rFonts w:hint="eastAsia"/>
        </w:rPr>
        <w:t>1.2</w:t>
      </w:r>
      <w:r w:rsidR="00255591" w:rsidRPr="00D07157">
        <w:t xml:space="preserve">  </w:t>
      </w:r>
      <w:r w:rsidR="00255591" w:rsidRPr="00D07157">
        <w:t>下行缓冲器设计</w:t>
      </w:r>
      <w:bookmarkEnd w:id="27"/>
    </w:p>
    <w:p w:rsidR="00255591" w:rsidRPr="00D07157" w:rsidRDefault="00255591" w:rsidP="00255591">
      <w:pPr>
        <w:ind w:firstLineChars="150" w:firstLine="360"/>
        <w:rPr>
          <w:rFonts w:ascii="Times New Roman" w:hAnsi="Times New Roman"/>
          <w:sz w:val="24"/>
          <w:szCs w:val="24"/>
          <w:shd w:val="clear" w:color="auto" w:fill="FFFFFF"/>
        </w:rPr>
      </w:pPr>
      <w:r w:rsidRPr="00D07157">
        <w:rPr>
          <w:rFonts w:ascii="Times New Roman" w:hAnsi="Times New Roman"/>
          <w:sz w:val="24"/>
          <w:szCs w:val="24"/>
        </w:rPr>
        <w:t>下行缓冲器主要有三部分组成：</w:t>
      </w:r>
      <w:bookmarkStart w:id="28" w:name="OLE_LINK11"/>
      <w:bookmarkStart w:id="29" w:name="OLE_LINK12"/>
      <w:r w:rsidRPr="00D07157">
        <w:rPr>
          <w:rFonts w:ascii="Times New Roman" w:hAnsi="Times New Roman"/>
          <w:sz w:val="24"/>
          <w:szCs w:val="24"/>
        </w:rPr>
        <w:t xml:space="preserve"> Xilinx</w:t>
      </w:r>
      <w:r w:rsidRPr="00D07157">
        <w:rPr>
          <w:rFonts w:ascii="Times New Roman" w:hAnsi="Times New Roman"/>
          <w:sz w:val="24"/>
          <w:szCs w:val="24"/>
        </w:rPr>
        <w:t>提供</w:t>
      </w:r>
      <w:bookmarkEnd w:id="28"/>
      <w:bookmarkEnd w:id="29"/>
      <w:r w:rsidRPr="00D07157">
        <w:rPr>
          <w:rFonts w:ascii="Times New Roman" w:hAnsi="Times New Roman"/>
          <w:sz w:val="24"/>
          <w:szCs w:val="24"/>
        </w:rPr>
        <w:t>的</w:t>
      </w:r>
      <w:bookmarkStart w:id="30" w:name="OLE_LINK5"/>
      <w:bookmarkStart w:id="31" w:name="OLE_LINK6"/>
      <w:r w:rsidRPr="00D07157">
        <w:rPr>
          <w:rFonts w:ascii="Times New Roman" w:hAnsi="Times New Roman"/>
          <w:sz w:val="24"/>
          <w:szCs w:val="24"/>
        </w:rPr>
        <w:t>真实双端口</w:t>
      </w:r>
      <w:r w:rsidRPr="00D07157">
        <w:rPr>
          <w:rFonts w:ascii="Times New Roman" w:hAnsi="Times New Roman"/>
          <w:sz w:val="24"/>
          <w:szCs w:val="24"/>
        </w:rPr>
        <w:t>RAM</w:t>
      </w:r>
      <w:bookmarkEnd w:id="30"/>
      <w:bookmarkEnd w:id="31"/>
      <w:r w:rsidRPr="00D07157">
        <w:rPr>
          <w:rFonts w:ascii="Times New Roman" w:hAnsi="Times New Roman"/>
          <w:sz w:val="24"/>
          <w:szCs w:val="24"/>
        </w:rPr>
        <w:t>、</w:t>
      </w:r>
      <w:r w:rsidRPr="00D07157">
        <w:rPr>
          <w:rFonts w:ascii="Times New Roman" w:hAnsi="Times New Roman"/>
          <w:sz w:val="24"/>
          <w:szCs w:val="24"/>
        </w:rPr>
        <w:t>FIFO</w:t>
      </w:r>
      <w:r w:rsidRPr="00D07157">
        <w:rPr>
          <w:rFonts w:ascii="Times New Roman" w:hAnsi="Times New Roman"/>
          <w:sz w:val="24"/>
          <w:szCs w:val="24"/>
        </w:rPr>
        <w:t>和</w:t>
      </w:r>
      <w:r w:rsidRPr="00D07157">
        <w:rPr>
          <w:rFonts w:ascii="Times New Roman" w:hAnsi="Times New Roman"/>
          <w:sz w:val="24"/>
          <w:szCs w:val="24"/>
        </w:rPr>
        <w:t>ADDRA</w:t>
      </w:r>
      <w:r w:rsidRPr="00D07157">
        <w:rPr>
          <w:rFonts w:ascii="Times New Roman" w:hAnsi="Times New Roman"/>
          <w:sz w:val="24"/>
          <w:szCs w:val="24"/>
        </w:rPr>
        <w:t>映射模块，如图</w:t>
      </w:r>
      <w:r w:rsidRPr="00D07157">
        <w:rPr>
          <w:rFonts w:ascii="Times New Roman" w:hAnsi="Times New Roman"/>
          <w:sz w:val="24"/>
          <w:szCs w:val="24"/>
        </w:rPr>
        <w:t>2-7</w:t>
      </w:r>
      <w:r w:rsidRPr="00D07157">
        <w:rPr>
          <w:rFonts w:ascii="Times New Roman" w:hAnsi="Times New Roman"/>
          <w:sz w:val="24"/>
          <w:szCs w:val="24"/>
        </w:rPr>
        <w:t>所示。真实双端口</w:t>
      </w:r>
      <w:r w:rsidRPr="00D07157">
        <w:rPr>
          <w:rFonts w:ascii="Times New Roman" w:hAnsi="Times New Roman"/>
          <w:sz w:val="24"/>
          <w:szCs w:val="24"/>
        </w:rPr>
        <w:t>RAM</w:t>
      </w:r>
      <w:r w:rsidRPr="00D07157">
        <w:rPr>
          <w:rFonts w:ascii="Times New Roman" w:hAnsi="Times New Roman"/>
          <w:sz w:val="24"/>
          <w:szCs w:val="24"/>
        </w:rPr>
        <w:t>负责</w:t>
      </w:r>
      <w:r w:rsidRPr="00D07157">
        <w:rPr>
          <w:rFonts w:ascii="Times New Roman" w:hAnsi="Times New Roman"/>
          <w:sz w:val="24"/>
          <w:szCs w:val="24"/>
        </w:rPr>
        <w:t>SRIO</w:t>
      </w:r>
      <w:r w:rsidRPr="00D07157">
        <w:rPr>
          <w:rFonts w:ascii="Times New Roman" w:hAnsi="Times New Roman"/>
          <w:sz w:val="24"/>
          <w:szCs w:val="24"/>
          <w:shd w:val="clear" w:color="auto" w:fill="FFFFFF"/>
        </w:rPr>
        <w:t>帧</w:t>
      </w:r>
      <w:r w:rsidRPr="00D07157">
        <w:rPr>
          <w:rFonts w:ascii="Times New Roman" w:hAnsi="Times New Roman"/>
          <w:sz w:val="24"/>
          <w:szCs w:val="24"/>
        </w:rPr>
        <w:t>的写入和读出，</w:t>
      </w:r>
      <w:r w:rsidRPr="00D07157">
        <w:rPr>
          <w:rFonts w:ascii="Times New Roman" w:hAnsi="Times New Roman"/>
          <w:sz w:val="24"/>
          <w:szCs w:val="24"/>
        </w:rPr>
        <w:t>FIFO</w:t>
      </w:r>
      <w:r w:rsidRPr="00D07157">
        <w:rPr>
          <w:rFonts w:ascii="Times New Roman" w:hAnsi="Times New Roman"/>
          <w:sz w:val="24"/>
          <w:szCs w:val="24"/>
        </w:rPr>
        <w:t>负责为真实双端口</w:t>
      </w:r>
      <w:r w:rsidRPr="00D07157">
        <w:rPr>
          <w:rFonts w:ascii="Times New Roman" w:hAnsi="Times New Roman"/>
          <w:sz w:val="24"/>
          <w:szCs w:val="24"/>
        </w:rPr>
        <w:t>RAM</w:t>
      </w:r>
      <w:r w:rsidRPr="00D07157">
        <w:rPr>
          <w:rFonts w:ascii="Times New Roman" w:hAnsi="Times New Roman"/>
          <w:sz w:val="24"/>
          <w:szCs w:val="24"/>
        </w:rPr>
        <w:t>的</w:t>
      </w:r>
      <w:r w:rsidRPr="00D07157">
        <w:rPr>
          <w:rFonts w:ascii="Times New Roman" w:hAnsi="Times New Roman"/>
          <w:sz w:val="24"/>
          <w:szCs w:val="24"/>
          <w:shd w:val="clear" w:color="auto" w:fill="FFFFFF"/>
        </w:rPr>
        <w:t>端口</w:t>
      </w:r>
      <w:r w:rsidRPr="00D07157">
        <w:rPr>
          <w:rFonts w:ascii="Times New Roman" w:hAnsi="Times New Roman"/>
          <w:sz w:val="24"/>
          <w:szCs w:val="24"/>
          <w:shd w:val="clear" w:color="auto" w:fill="FFFFFF"/>
        </w:rPr>
        <w:t xml:space="preserve"> B</w:t>
      </w:r>
      <w:r w:rsidRPr="00D07157">
        <w:rPr>
          <w:rFonts w:ascii="Times New Roman" w:hAnsi="Times New Roman"/>
          <w:sz w:val="24"/>
          <w:szCs w:val="24"/>
          <w:shd w:val="clear" w:color="auto" w:fill="FFFFFF"/>
        </w:rPr>
        <w:t>提供读地址，</w:t>
      </w:r>
      <w:r w:rsidRPr="00D07157">
        <w:rPr>
          <w:rFonts w:ascii="Times New Roman" w:hAnsi="Times New Roman"/>
          <w:sz w:val="24"/>
          <w:szCs w:val="24"/>
        </w:rPr>
        <w:t>ADDRA</w:t>
      </w:r>
      <w:r w:rsidRPr="00D07157">
        <w:rPr>
          <w:rFonts w:ascii="Times New Roman" w:hAnsi="Times New Roman"/>
          <w:sz w:val="24"/>
          <w:szCs w:val="24"/>
        </w:rPr>
        <w:t>映射模块实现</w:t>
      </w:r>
      <w:r w:rsidRPr="00D07157">
        <w:rPr>
          <w:rFonts w:ascii="Times New Roman" w:hAnsi="Times New Roman"/>
          <w:sz w:val="24"/>
          <w:szCs w:val="24"/>
        </w:rPr>
        <w:t>SRIO</w:t>
      </w:r>
      <w:proofErr w:type="gramStart"/>
      <w:r w:rsidRPr="00D07157">
        <w:rPr>
          <w:rFonts w:ascii="Times New Roman" w:hAnsi="Times New Roman"/>
          <w:sz w:val="24"/>
          <w:szCs w:val="24"/>
        </w:rPr>
        <w:t>解帧数据</w:t>
      </w:r>
      <w:proofErr w:type="gramEnd"/>
      <w:r w:rsidRPr="00D07157">
        <w:rPr>
          <w:rFonts w:ascii="Times New Roman" w:hAnsi="Times New Roman"/>
          <w:sz w:val="24"/>
          <w:szCs w:val="24"/>
        </w:rPr>
        <w:t>到</w:t>
      </w:r>
      <w:r w:rsidRPr="00D07157">
        <w:rPr>
          <w:rFonts w:ascii="Times New Roman" w:hAnsi="Times New Roman"/>
          <w:sz w:val="24"/>
          <w:szCs w:val="24"/>
        </w:rPr>
        <w:t>RAM</w:t>
      </w:r>
      <w:r w:rsidRPr="00D07157">
        <w:rPr>
          <w:rFonts w:ascii="Times New Roman" w:hAnsi="Times New Roman"/>
          <w:sz w:val="24"/>
          <w:szCs w:val="24"/>
        </w:rPr>
        <w:t>的动态映射</w:t>
      </w:r>
      <w:r w:rsidRPr="00D07157">
        <w:rPr>
          <w:rFonts w:ascii="Times New Roman" w:hAnsi="Times New Roman"/>
          <w:sz w:val="24"/>
          <w:szCs w:val="24"/>
          <w:shd w:val="clear" w:color="auto" w:fill="FFFFFF"/>
        </w:rPr>
        <w:t>。</w:t>
      </w:r>
    </w:p>
    <w:p w:rsidR="00255591" w:rsidRPr="00D07157" w:rsidRDefault="00255591" w:rsidP="00255591">
      <w:pPr>
        <w:jc w:val="center"/>
        <w:rPr>
          <w:rFonts w:ascii="Times New Roman" w:hAnsi="Times New Roman"/>
          <w:szCs w:val="21"/>
        </w:rPr>
      </w:pPr>
      <w:r w:rsidRPr="00D07157">
        <w:rPr>
          <w:rFonts w:ascii="Times New Roman" w:hAnsi="Times New Roman"/>
        </w:rPr>
        <w:object w:dxaOrig="11115" w:dyaOrig="5811">
          <v:shape id="_x0000_i1031" type="#_x0000_t75" style="width:489.6pt;height:228.1pt" o:ole="">
            <v:imagedata r:id="rId31" o:title=""/>
          </v:shape>
          <o:OLEObject Type="Embed" ProgID="Visio.Drawing.11" ShapeID="_x0000_i1031" DrawAspect="Content" ObjectID="_1593523764" r:id="rId32"/>
        </w:object>
      </w:r>
      <w:r w:rsidRPr="00D07157">
        <w:rPr>
          <w:rFonts w:ascii="Times New Roman" w:hAnsi="Times New Roman"/>
          <w:szCs w:val="21"/>
        </w:rPr>
        <w:t>图</w:t>
      </w:r>
      <w:r w:rsidRPr="00D07157">
        <w:rPr>
          <w:rFonts w:ascii="Times New Roman" w:hAnsi="Times New Roman"/>
          <w:szCs w:val="21"/>
        </w:rPr>
        <w:t xml:space="preserve">2-7 </w:t>
      </w:r>
      <w:r w:rsidRPr="00D07157">
        <w:rPr>
          <w:rFonts w:ascii="Times New Roman" w:hAnsi="Times New Roman"/>
          <w:szCs w:val="21"/>
        </w:rPr>
        <w:t>下行缓冲器的实现框图</w:t>
      </w:r>
    </w:p>
    <w:p w:rsidR="00255591" w:rsidRPr="00D07157" w:rsidRDefault="00255591" w:rsidP="00255591">
      <w:pPr>
        <w:rPr>
          <w:rFonts w:ascii="Times New Roman" w:hAnsi="Times New Roman"/>
          <w:sz w:val="24"/>
          <w:szCs w:val="24"/>
          <w:shd w:val="clear" w:color="auto" w:fill="FFFFFF"/>
        </w:rPr>
      </w:pPr>
    </w:p>
    <w:p w:rsidR="00255591" w:rsidRPr="00D07157" w:rsidRDefault="00255591" w:rsidP="00255591">
      <w:pPr>
        <w:ind w:firstLine="480"/>
        <w:rPr>
          <w:rFonts w:ascii="Times New Roman" w:hAnsi="Times New Roman"/>
          <w:sz w:val="24"/>
          <w:szCs w:val="24"/>
        </w:rPr>
      </w:pPr>
      <w:r w:rsidRPr="00D07157">
        <w:rPr>
          <w:rFonts w:ascii="Times New Roman" w:hAnsi="Times New Roman"/>
          <w:sz w:val="24"/>
          <w:szCs w:val="24"/>
        </w:rPr>
        <w:t>ADDRA</w:t>
      </w:r>
      <w:r w:rsidRPr="00D07157">
        <w:rPr>
          <w:rFonts w:ascii="Times New Roman" w:hAnsi="Times New Roman"/>
          <w:sz w:val="24"/>
          <w:szCs w:val="24"/>
        </w:rPr>
        <w:t>映射模块的详细设计如下：</w:t>
      </w:r>
      <w:r w:rsidRPr="00D07157">
        <w:rPr>
          <w:rFonts w:ascii="Times New Roman" w:hAnsi="Times New Roman"/>
          <w:sz w:val="24"/>
          <w:szCs w:val="24"/>
        </w:rPr>
        <w:t>IQ</w:t>
      </w:r>
      <w:r w:rsidRPr="00D07157">
        <w:rPr>
          <w:rFonts w:ascii="Times New Roman" w:hAnsi="Times New Roman"/>
          <w:sz w:val="24"/>
          <w:szCs w:val="24"/>
        </w:rPr>
        <w:t>编号用来指示</w:t>
      </w:r>
      <w:r w:rsidRPr="00D07157">
        <w:rPr>
          <w:rFonts w:ascii="Times New Roman" w:hAnsi="Times New Roman"/>
          <w:sz w:val="24"/>
          <w:szCs w:val="24"/>
        </w:rPr>
        <w:t>IQ</w:t>
      </w:r>
      <w:r w:rsidRPr="00D07157">
        <w:rPr>
          <w:rFonts w:ascii="Times New Roman" w:hAnsi="Times New Roman"/>
          <w:sz w:val="24"/>
          <w:szCs w:val="24"/>
        </w:rPr>
        <w:t>数据发送到哪个</w:t>
      </w:r>
      <w:r w:rsidRPr="00D07157">
        <w:rPr>
          <w:rFonts w:ascii="Times New Roman" w:hAnsi="Times New Roman"/>
          <w:sz w:val="24"/>
          <w:szCs w:val="24"/>
        </w:rPr>
        <w:t>BBU</w:t>
      </w:r>
      <w:r w:rsidRPr="00D07157">
        <w:rPr>
          <w:rFonts w:ascii="Times New Roman" w:hAnsi="Times New Roman"/>
          <w:sz w:val="24"/>
          <w:szCs w:val="24"/>
        </w:rPr>
        <w:t>板卡。</w:t>
      </w:r>
      <w:r w:rsidRPr="00D07157">
        <w:rPr>
          <w:rFonts w:ascii="Times New Roman" w:hAnsi="Times New Roman"/>
          <w:sz w:val="24"/>
          <w:szCs w:val="24"/>
        </w:rPr>
        <w:t>ADDRA</w:t>
      </w:r>
      <w:r w:rsidRPr="00D07157">
        <w:rPr>
          <w:rFonts w:ascii="Times New Roman" w:hAnsi="Times New Roman"/>
          <w:sz w:val="24"/>
          <w:szCs w:val="24"/>
        </w:rPr>
        <w:t>映射模块的实现方式如下图，</w:t>
      </w:r>
      <w:r w:rsidRPr="00D07157">
        <w:rPr>
          <w:rFonts w:ascii="Times New Roman" w:hAnsi="Times New Roman"/>
          <w:sz w:val="24"/>
          <w:szCs w:val="24"/>
        </w:rPr>
        <w:t>ADDRA_REG1</w:t>
      </w:r>
      <w:r w:rsidRPr="00D07157">
        <w:rPr>
          <w:rFonts w:ascii="Times New Roman" w:hAnsi="Times New Roman"/>
          <w:sz w:val="24"/>
          <w:szCs w:val="24"/>
        </w:rPr>
        <w:t>，</w:t>
      </w:r>
      <w:bookmarkStart w:id="32" w:name="OLE_LINK15"/>
      <w:bookmarkStart w:id="33" w:name="OLE_LINK16"/>
      <w:r w:rsidRPr="00D07157">
        <w:rPr>
          <w:rFonts w:ascii="Times New Roman" w:hAnsi="Times New Roman"/>
          <w:sz w:val="24"/>
          <w:szCs w:val="24"/>
        </w:rPr>
        <w:t>ADDRA_REG2</w:t>
      </w:r>
      <w:bookmarkEnd w:id="32"/>
      <w:bookmarkEnd w:id="33"/>
      <w:r w:rsidRPr="00D07157">
        <w:rPr>
          <w:rFonts w:ascii="Times New Roman" w:hAnsi="Times New Roman"/>
          <w:sz w:val="24"/>
          <w:szCs w:val="24"/>
        </w:rPr>
        <w:t>，</w:t>
      </w:r>
      <w:r w:rsidRPr="00D07157">
        <w:rPr>
          <w:rFonts w:ascii="Times New Roman" w:hAnsi="Times New Roman"/>
          <w:sz w:val="24"/>
          <w:szCs w:val="24"/>
        </w:rPr>
        <w:t>ADDRA_REG3</w:t>
      </w:r>
      <w:r w:rsidRPr="00D07157">
        <w:rPr>
          <w:rFonts w:ascii="Times New Roman" w:hAnsi="Times New Roman"/>
          <w:sz w:val="24"/>
          <w:szCs w:val="24"/>
        </w:rPr>
        <w:t>，</w:t>
      </w:r>
      <w:r w:rsidRPr="00D07157">
        <w:rPr>
          <w:rFonts w:ascii="Times New Roman" w:hAnsi="Times New Roman"/>
          <w:sz w:val="24"/>
          <w:szCs w:val="24"/>
        </w:rPr>
        <w:t>ADDRA_REG4</w:t>
      </w:r>
      <w:r w:rsidRPr="00D07157">
        <w:rPr>
          <w:rFonts w:ascii="Times New Roman" w:hAnsi="Times New Roman"/>
          <w:sz w:val="24"/>
          <w:szCs w:val="24"/>
        </w:rPr>
        <w:t>是四个寄存器</w:t>
      </w:r>
      <w:r>
        <w:rPr>
          <w:rFonts w:ascii="Times New Roman" w:hAnsi="Times New Roman" w:hint="eastAsia"/>
          <w:sz w:val="24"/>
          <w:szCs w:val="24"/>
        </w:rPr>
        <w:t>，</w:t>
      </w:r>
      <w:r w:rsidRPr="00D07157">
        <w:rPr>
          <w:rFonts w:ascii="Times New Roman" w:hAnsi="Times New Roman"/>
          <w:sz w:val="24"/>
          <w:szCs w:val="24"/>
        </w:rPr>
        <w:t>ADDRA_REG1</w:t>
      </w:r>
      <w:r w:rsidRPr="00D07157">
        <w:rPr>
          <w:rFonts w:ascii="Times New Roman" w:hAnsi="Times New Roman"/>
          <w:sz w:val="24"/>
          <w:szCs w:val="24"/>
        </w:rPr>
        <w:t>初始化</w:t>
      </w:r>
      <w:r w:rsidRPr="00D07157">
        <w:rPr>
          <w:rFonts w:ascii="Times New Roman" w:hAnsi="Times New Roman"/>
          <w:sz w:val="24"/>
          <w:szCs w:val="24"/>
        </w:rPr>
        <w:t>0</w:t>
      </w:r>
      <w:r w:rsidRPr="00D07157">
        <w:rPr>
          <w:rFonts w:ascii="Times New Roman" w:hAnsi="Times New Roman"/>
          <w:sz w:val="24"/>
          <w:szCs w:val="24"/>
        </w:rPr>
        <w:t>，</w:t>
      </w:r>
      <w:r w:rsidRPr="00D07157">
        <w:rPr>
          <w:rFonts w:ascii="Times New Roman" w:hAnsi="Times New Roman"/>
          <w:sz w:val="24"/>
          <w:szCs w:val="24"/>
        </w:rPr>
        <w:t>ADDRA_REG2</w:t>
      </w:r>
      <w:r w:rsidRPr="00D07157">
        <w:rPr>
          <w:rFonts w:ascii="Times New Roman" w:hAnsi="Times New Roman"/>
          <w:sz w:val="24"/>
          <w:szCs w:val="24"/>
        </w:rPr>
        <w:t>初始化</w:t>
      </w:r>
      <w:r w:rsidRPr="00D07157">
        <w:rPr>
          <w:rFonts w:ascii="Times New Roman" w:hAnsi="Times New Roman"/>
          <w:sz w:val="24"/>
          <w:szCs w:val="24"/>
        </w:rPr>
        <w:t>30</w:t>
      </w:r>
      <w:r w:rsidRPr="00D07157">
        <w:rPr>
          <w:rFonts w:ascii="Times New Roman" w:hAnsi="Times New Roman"/>
          <w:sz w:val="24"/>
          <w:szCs w:val="24"/>
        </w:rPr>
        <w:t>，</w:t>
      </w:r>
      <w:r w:rsidRPr="00D07157">
        <w:rPr>
          <w:rFonts w:ascii="Times New Roman" w:hAnsi="Times New Roman"/>
          <w:sz w:val="24"/>
          <w:szCs w:val="24"/>
        </w:rPr>
        <w:t>ADDRA_REG3</w:t>
      </w:r>
      <w:r w:rsidRPr="00D07157">
        <w:rPr>
          <w:rFonts w:ascii="Times New Roman" w:hAnsi="Times New Roman"/>
          <w:sz w:val="24"/>
          <w:szCs w:val="24"/>
        </w:rPr>
        <w:t>初始化</w:t>
      </w:r>
      <w:r w:rsidRPr="00D07157">
        <w:rPr>
          <w:rFonts w:ascii="Times New Roman" w:hAnsi="Times New Roman"/>
          <w:sz w:val="24"/>
          <w:szCs w:val="24"/>
        </w:rPr>
        <w:t>60</w:t>
      </w:r>
      <w:r w:rsidRPr="00D07157">
        <w:rPr>
          <w:rFonts w:ascii="Times New Roman" w:hAnsi="Times New Roman"/>
          <w:sz w:val="24"/>
          <w:szCs w:val="24"/>
        </w:rPr>
        <w:t>，</w:t>
      </w:r>
      <w:r w:rsidRPr="00D07157">
        <w:rPr>
          <w:rFonts w:ascii="Times New Roman" w:hAnsi="Times New Roman"/>
          <w:sz w:val="24"/>
          <w:szCs w:val="24"/>
        </w:rPr>
        <w:t>ADDRA_REG4</w:t>
      </w:r>
      <w:r w:rsidRPr="00D07157">
        <w:rPr>
          <w:rFonts w:ascii="Times New Roman" w:hAnsi="Times New Roman"/>
          <w:sz w:val="24"/>
          <w:szCs w:val="24"/>
        </w:rPr>
        <w:t>初始化</w:t>
      </w:r>
      <w:r w:rsidRPr="00D07157">
        <w:rPr>
          <w:rFonts w:ascii="Times New Roman" w:hAnsi="Times New Roman"/>
          <w:sz w:val="24"/>
          <w:szCs w:val="24"/>
        </w:rPr>
        <w:t>90</w:t>
      </w:r>
      <w:r w:rsidRPr="00D07157">
        <w:rPr>
          <w:rFonts w:ascii="Times New Roman" w:hAnsi="Times New Roman"/>
          <w:sz w:val="24"/>
          <w:szCs w:val="24"/>
        </w:rPr>
        <w:t>。假设</w:t>
      </w:r>
      <w:r w:rsidRPr="00D07157">
        <w:rPr>
          <w:rFonts w:ascii="Times New Roman" w:hAnsi="Times New Roman"/>
          <w:sz w:val="24"/>
          <w:szCs w:val="24"/>
        </w:rPr>
        <w:t>IQ</w:t>
      </w:r>
      <w:r w:rsidRPr="00D07157">
        <w:rPr>
          <w:rFonts w:ascii="Times New Roman" w:hAnsi="Times New Roman"/>
          <w:sz w:val="24"/>
          <w:szCs w:val="24"/>
        </w:rPr>
        <w:t>编号指示当前</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BBU1</w:t>
      </w:r>
      <w:r w:rsidRPr="00D07157">
        <w:rPr>
          <w:rFonts w:ascii="Times New Roman" w:hAnsi="Times New Roman"/>
          <w:sz w:val="24"/>
          <w:szCs w:val="24"/>
        </w:rPr>
        <w:t>，</w:t>
      </w:r>
      <w:bookmarkStart w:id="34" w:name="OLE_LINK25"/>
      <w:bookmarkStart w:id="35" w:name="OLE_LINK26"/>
      <w:r>
        <w:rPr>
          <w:rFonts w:ascii="Times New Roman" w:hAnsi="Times New Roman" w:hint="eastAsia"/>
          <w:sz w:val="24"/>
          <w:szCs w:val="24"/>
        </w:rPr>
        <w:t>那么</w:t>
      </w:r>
      <w:r>
        <w:rPr>
          <w:rFonts w:ascii="Times New Roman" w:hAnsi="Times New Roman" w:hint="eastAsia"/>
          <w:sz w:val="24"/>
          <w:szCs w:val="24"/>
        </w:rPr>
        <w:t>RAM</w:t>
      </w:r>
      <w:r>
        <w:rPr>
          <w:rFonts w:ascii="Times New Roman" w:hAnsi="Times New Roman" w:hint="eastAsia"/>
          <w:sz w:val="24"/>
          <w:szCs w:val="24"/>
        </w:rPr>
        <w:t>端口</w:t>
      </w:r>
      <w:r>
        <w:rPr>
          <w:rFonts w:ascii="Times New Roman" w:hAnsi="Times New Roman" w:hint="eastAsia"/>
          <w:sz w:val="24"/>
          <w:szCs w:val="24"/>
        </w:rPr>
        <w:t>A</w:t>
      </w:r>
      <w:r>
        <w:rPr>
          <w:rFonts w:ascii="Times New Roman" w:hAnsi="Times New Roman" w:hint="eastAsia"/>
          <w:sz w:val="24"/>
          <w:szCs w:val="24"/>
        </w:rPr>
        <w:t>的写地址</w:t>
      </w:r>
      <w:r>
        <w:rPr>
          <w:rFonts w:ascii="Times New Roman" w:hAnsi="Times New Roman" w:hint="eastAsia"/>
          <w:sz w:val="24"/>
          <w:szCs w:val="24"/>
        </w:rPr>
        <w:t>ADDRA</w:t>
      </w:r>
      <w:r>
        <w:rPr>
          <w:rFonts w:ascii="Times New Roman" w:hAnsi="Times New Roman" w:hint="eastAsia"/>
          <w:sz w:val="24"/>
          <w:szCs w:val="24"/>
        </w:rPr>
        <w:t>等于</w:t>
      </w:r>
      <w:r w:rsidRPr="00D07157">
        <w:rPr>
          <w:rFonts w:ascii="Times New Roman" w:hAnsi="Times New Roman"/>
          <w:sz w:val="24"/>
          <w:szCs w:val="24"/>
        </w:rPr>
        <w:t>ADDRA_REG1</w:t>
      </w:r>
      <w:bookmarkEnd w:id="34"/>
      <w:bookmarkEnd w:id="35"/>
      <w:r w:rsidRPr="00D07157">
        <w:rPr>
          <w:rFonts w:ascii="Times New Roman" w:hAnsi="Times New Roman"/>
          <w:sz w:val="24"/>
          <w:szCs w:val="24"/>
        </w:rPr>
        <w:t>，</w:t>
      </w:r>
      <w:r w:rsidR="00195C84">
        <w:rPr>
          <w:rFonts w:ascii="Times New Roman" w:hAnsi="Times New Roman" w:hint="eastAsia"/>
          <w:sz w:val="24"/>
          <w:szCs w:val="24"/>
        </w:rPr>
        <w:t>如果</w:t>
      </w:r>
      <w:r w:rsidRPr="00D07157">
        <w:rPr>
          <w:rFonts w:ascii="Times New Roman" w:hAnsi="Times New Roman"/>
          <w:sz w:val="24"/>
          <w:szCs w:val="24"/>
        </w:rPr>
        <w:t>下一组</w:t>
      </w:r>
      <w:r w:rsidRPr="00D07157">
        <w:rPr>
          <w:rFonts w:ascii="Times New Roman" w:hAnsi="Times New Roman"/>
          <w:sz w:val="24"/>
          <w:szCs w:val="24"/>
        </w:rPr>
        <w:t>IQ</w:t>
      </w:r>
      <w:r w:rsidRPr="00D07157">
        <w:rPr>
          <w:rFonts w:ascii="Times New Roman" w:hAnsi="Times New Roman"/>
          <w:sz w:val="24"/>
          <w:szCs w:val="24"/>
        </w:rPr>
        <w:t>也发送到</w:t>
      </w:r>
      <w:r w:rsidRPr="00D07157">
        <w:rPr>
          <w:rFonts w:ascii="Times New Roman" w:hAnsi="Times New Roman"/>
          <w:sz w:val="24"/>
          <w:szCs w:val="24"/>
        </w:rPr>
        <w:t>BBU1</w:t>
      </w:r>
      <w:r w:rsidRPr="00D07157">
        <w:rPr>
          <w:rFonts w:ascii="Times New Roman" w:hAnsi="Times New Roman"/>
          <w:sz w:val="24"/>
          <w:szCs w:val="24"/>
        </w:rPr>
        <w:t>，</w:t>
      </w:r>
      <w:bookmarkStart w:id="36" w:name="OLE_LINK27"/>
      <w:bookmarkStart w:id="37" w:name="OLE_LINK28"/>
      <w:r w:rsidRPr="00D07157">
        <w:rPr>
          <w:rFonts w:ascii="Times New Roman" w:hAnsi="Times New Roman"/>
          <w:sz w:val="24"/>
          <w:szCs w:val="24"/>
        </w:rPr>
        <w:t>ADDRA_REG1</w:t>
      </w:r>
      <w:bookmarkEnd w:id="36"/>
      <w:bookmarkEnd w:id="37"/>
      <w:r w:rsidRPr="00D07157">
        <w:rPr>
          <w:rFonts w:ascii="Times New Roman" w:hAnsi="Times New Roman"/>
          <w:sz w:val="24"/>
          <w:szCs w:val="24"/>
        </w:rPr>
        <w:t>自加</w:t>
      </w:r>
      <w:r w:rsidRPr="00D07157">
        <w:rPr>
          <w:rFonts w:ascii="Times New Roman" w:hAnsi="Times New Roman"/>
          <w:sz w:val="24"/>
          <w:szCs w:val="24"/>
        </w:rPr>
        <w:t>1</w:t>
      </w:r>
      <w:r w:rsidRPr="00D07157">
        <w:rPr>
          <w:rFonts w:ascii="Times New Roman" w:hAnsi="Times New Roman"/>
          <w:sz w:val="24"/>
          <w:szCs w:val="24"/>
        </w:rPr>
        <w:t>，</w:t>
      </w:r>
      <w:r>
        <w:rPr>
          <w:rFonts w:ascii="Times New Roman" w:hAnsi="Times New Roman" w:hint="eastAsia"/>
          <w:sz w:val="24"/>
          <w:szCs w:val="24"/>
        </w:rPr>
        <w:t>ADDRA</w:t>
      </w:r>
      <w:r>
        <w:rPr>
          <w:rFonts w:ascii="Times New Roman" w:hAnsi="Times New Roman" w:hint="eastAsia"/>
          <w:sz w:val="24"/>
          <w:szCs w:val="24"/>
        </w:rPr>
        <w:t>等于</w:t>
      </w:r>
      <w:r w:rsidRPr="00D07157">
        <w:rPr>
          <w:rFonts w:ascii="Times New Roman" w:hAnsi="Times New Roman"/>
          <w:sz w:val="24"/>
          <w:szCs w:val="24"/>
        </w:rPr>
        <w:t>ADDRA_REG1</w:t>
      </w:r>
      <w:r>
        <w:rPr>
          <w:rFonts w:ascii="Times New Roman" w:hAnsi="Times New Roman" w:hint="eastAsia"/>
          <w:sz w:val="24"/>
          <w:szCs w:val="24"/>
        </w:rPr>
        <w:t>；</w:t>
      </w:r>
      <w:r w:rsidRPr="00D07157">
        <w:rPr>
          <w:rFonts w:ascii="Times New Roman" w:hAnsi="Times New Roman"/>
          <w:sz w:val="24"/>
          <w:szCs w:val="24"/>
        </w:rPr>
        <w:t>如果下一组</w:t>
      </w:r>
      <w:r w:rsidRPr="00D07157">
        <w:rPr>
          <w:rFonts w:ascii="Times New Roman" w:hAnsi="Times New Roman"/>
          <w:sz w:val="24"/>
          <w:szCs w:val="24"/>
        </w:rPr>
        <w:t>IQ</w:t>
      </w:r>
      <w:r w:rsidRPr="00D07157">
        <w:rPr>
          <w:rFonts w:ascii="Times New Roman" w:hAnsi="Times New Roman"/>
          <w:sz w:val="24"/>
          <w:szCs w:val="24"/>
        </w:rPr>
        <w:t>发送到</w:t>
      </w:r>
      <w:r w:rsidRPr="00D07157">
        <w:rPr>
          <w:rFonts w:ascii="Times New Roman" w:hAnsi="Times New Roman"/>
          <w:sz w:val="24"/>
          <w:szCs w:val="24"/>
        </w:rPr>
        <w:t>BBU2,</w:t>
      </w:r>
      <w:r w:rsidRPr="000555F0">
        <w:rPr>
          <w:rFonts w:ascii="Times New Roman" w:hAnsi="Times New Roman" w:hint="eastAsia"/>
          <w:sz w:val="24"/>
          <w:szCs w:val="24"/>
        </w:rPr>
        <w:t xml:space="preserve"> </w:t>
      </w:r>
      <w:r>
        <w:rPr>
          <w:rFonts w:ascii="Times New Roman" w:hAnsi="Times New Roman" w:hint="eastAsia"/>
          <w:sz w:val="24"/>
          <w:szCs w:val="24"/>
        </w:rPr>
        <w:t>那么</w:t>
      </w:r>
      <w:r>
        <w:rPr>
          <w:rFonts w:ascii="Times New Roman" w:hAnsi="Times New Roman" w:hint="eastAsia"/>
          <w:sz w:val="24"/>
          <w:szCs w:val="24"/>
        </w:rPr>
        <w:t>RAM</w:t>
      </w:r>
      <w:r>
        <w:rPr>
          <w:rFonts w:ascii="Times New Roman" w:hAnsi="Times New Roman" w:hint="eastAsia"/>
          <w:sz w:val="24"/>
          <w:szCs w:val="24"/>
        </w:rPr>
        <w:t>端口</w:t>
      </w:r>
      <w:r>
        <w:rPr>
          <w:rFonts w:ascii="Times New Roman" w:hAnsi="Times New Roman" w:hint="eastAsia"/>
          <w:sz w:val="24"/>
          <w:szCs w:val="24"/>
        </w:rPr>
        <w:t>A</w:t>
      </w:r>
      <w:r>
        <w:rPr>
          <w:rFonts w:ascii="Times New Roman" w:hAnsi="Times New Roman" w:hint="eastAsia"/>
          <w:sz w:val="24"/>
          <w:szCs w:val="24"/>
        </w:rPr>
        <w:t>的写地址</w:t>
      </w:r>
      <w:r>
        <w:rPr>
          <w:rFonts w:ascii="Times New Roman" w:hAnsi="Times New Roman" w:hint="eastAsia"/>
          <w:sz w:val="24"/>
          <w:szCs w:val="24"/>
        </w:rPr>
        <w:t>ADDRA</w:t>
      </w:r>
      <w:r>
        <w:rPr>
          <w:rFonts w:ascii="Times New Roman" w:hAnsi="Times New Roman" w:hint="eastAsia"/>
          <w:sz w:val="24"/>
          <w:szCs w:val="24"/>
        </w:rPr>
        <w:t>等于</w:t>
      </w:r>
      <w:r>
        <w:rPr>
          <w:rFonts w:ascii="Times New Roman" w:hAnsi="Times New Roman"/>
          <w:sz w:val="24"/>
          <w:szCs w:val="24"/>
        </w:rPr>
        <w:t>ADDRA_REG</w:t>
      </w:r>
      <w:r>
        <w:rPr>
          <w:rFonts w:ascii="Times New Roman" w:hAnsi="Times New Roman" w:hint="eastAsia"/>
          <w:sz w:val="24"/>
          <w:szCs w:val="24"/>
        </w:rPr>
        <w:t>2</w:t>
      </w:r>
      <w:r w:rsidRPr="00D07157">
        <w:rPr>
          <w:rFonts w:ascii="Times New Roman" w:hAnsi="Times New Roman"/>
          <w:sz w:val="24"/>
          <w:szCs w:val="24"/>
        </w:rPr>
        <w:t>。</w:t>
      </w:r>
      <w:r>
        <w:rPr>
          <w:rFonts w:ascii="Times New Roman" w:hAnsi="Times New Roman" w:hint="eastAsia"/>
          <w:sz w:val="24"/>
          <w:szCs w:val="24"/>
        </w:rPr>
        <w:t>通过四个寄存器的</w:t>
      </w:r>
      <w:proofErr w:type="gramStart"/>
      <w:r>
        <w:rPr>
          <w:rFonts w:ascii="Times New Roman" w:hAnsi="Times New Roman" w:hint="eastAsia"/>
          <w:sz w:val="24"/>
          <w:szCs w:val="24"/>
        </w:rPr>
        <w:t>值获得</w:t>
      </w:r>
      <w:proofErr w:type="gramEnd"/>
      <w:r>
        <w:rPr>
          <w:rFonts w:ascii="Times New Roman" w:hAnsi="Times New Roman" w:hint="eastAsia"/>
          <w:sz w:val="24"/>
          <w:szCs w:val="24"/>
        </w:rPr>
        <w:t>端口</w:t>
      </w:r>
      <w:r>
        <w:rPr>
          <w:rFonts w:ascii="Times New Roman" w:hAnsi="Times New Roman" w:hint="eastAsia"/>
          <w:sz w:val="24"/>
          <w:szCs w:val="24"/>
        </w:rPr>
        <w:t>A</w:t>
      </w:r>
      <w:r>
        <w:rPr>
          <w:rFonts w:ascii="Times New Roman" w:hAnsi="Times New Roman" w:hint="eastAsia"/>
          <w:sz w:val="24"/>
          <w:szCs w:val="24"/>
        </w:rPr>
        <w:t>的写地址</w:t>
      </w:r>
      <w:r>
        <w:rPr>
          <w:rFonts w:ascii="Times New Roman" w:hAnsi="Times New Roman" w:hint="eastAsia"/>
          <w:sz w:val="24"/>
          <w:szCs w:val="24"/>
        </w:rPr>
        <w:t>ADDRA</w:t>
      </w:r>
      <w:r w:rsidRPr="00D07157">
        <w:rPr>
          <w:rFonts w:ascii="Times New Roman" w:hAnsi="Times New Roman"/>
          <w:sz w:val="24"/>
          <w:szCs w:val="24"/>
        </w:rPr>
        <w:t>。</w:t>
      </w:r>
    </w:p>
    <w:p w:rsidR="00255591" w:rsidRPr="00D07157" w:rsidRDefault="00255591" w:rsidP="00255591">
      <w:pPr>
        <w:jc w:val="center"/>
        <w:rPr>
          <w:rFonts w:ascii="Times New Roman" w:hAnsi="Times New Roman"/>
        </w:rPr>
      </w:pPr>
      <w:r w:rsidRPr="00D07157">
        <w:rPr>
          <w:rFonts w:ascii="Times New Roman" w:hAnsi="Times New Roman"/>
        </w:rPr>
        <w:object w:dxaOrig="7678" w:dyaOrig="3513">
          <v:shape id="_x0000_i1032" type="#_x0000_t75" style="width:383.05pt;height:174.55pt" o:ole="">
            <v:imagedata r:id="rId33" o:title=""/>
          </v:shape>
          <o:OLEObject Type="Embed" ProgID="Visio.Drawing.11" ShapeID="_x0000_i1032" DrawAspect="Content" ObjectID="_1593523765" r:id="rId34"/>
        </w:object>
      </w:r>
    </w:p>
    <w:p w:rsidR="00255591"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2-8 ADDRA</w:t>
      </w:r>
      <w:r w:rsidRPr="00D07157">
        <w:rPr>
          <w:rFonts w:ascii="Times New Roman" w:hAnsi="Times New Roman"/>
          <w:szCs w:val="21"/>
        </w:rPr>
        <w:t>映射模块的实现框图</w:t>
      </w:r>
    </w:p>
    <w:p w:rsidR="00195C84" w:rsidRPr="00D07157" w:rsidRDefault="00195C84" w:rsidP="00195C84">
      <w:pPr>
        <w:jc w:val="left"/>
        <w:rPr>
          <w:rFonts w:ascii="Times New Roman" w:hAnsi="Times New Roman"/>
          <w:sz w:val="24"/>
          <w:szCs w:val="24"/>
        </w:rPr>
      </w:pPr>
    </w:p>
    <w:p w:rsidR="00255591" w:rsidRPr="00D07157" w:rsidRDefault="00255591" w:rsidP="00195C84">
      <w:pPr>
        <w:ind w:firstLine="480"/>
        <w:jc w:val="left"/>
        <w:rPr>
          <w:rFonts w:ascii="Times New Roman" w:hAnsi="Times New Roman"/>
          <w:color w:val="000000"/>
          <w:sz w:val="24"/>
          <w:szCs w:val="24"/>
        </w:rPr>
      </w:pPr>
      <w:r w:rsidRPr="00D07157">
        <w:rPr>
          <w:rFonts w:ascii="Times New Roman" w:hAnsi="Times New Roman"/>
          <w:sz w:val="24"/>
          <w:szCs w:val="24"/>
        </w:rPr>
        <w:t>FIFO</w:t>
      </w:r>
      <w:r w:rsidRPr="00D07157">
        <w:rPr>
          <w:rFonts w:ascii="Times New Roman" w:hAnsi="Times New Roman"/>
          <w:sz w:val="24"/>
          <w:szCs w:val="24"/>
        </w:rPr>
        <w:t>的详细设计如下：</w:t>
      </w:r>
      <w:r w:rsidRPr="00D07157">
        <w:rPr>
          <w:rFonts w:ascii="Times New Roman" w:hAnsi="Times New Roman"/>
          <w:color w:val="000000"/>
          <w:sz w:val="24"/>
          <w:szCs w:val="24"/>
        </w:rPr>
        <w:t>FIFO</w:t>
      </w:r>
      <w:r w:rsidRPr="00D07157">
        <w:rPr>
          <w:rFonts w:ascii="Times New Roman" w:hAnsi="Times New Roman"/>
          <w:color w:val="000000"/>
          <w:sz w:val="24"/>
          <w:szCs w:val="24"/>
        </w:rPr>
        <w:t>的</w:t>
      </w:r>
      <w:r w:rsidRPr="00D07157">
        <w:rPr>
          <w:rFonts w:ascii="Times New Roman" w:hAnsi="Times New Roman"/>
          <w:sz w:val="24"/>
          <w:szCs w:val="24"/>
        </w:rPr>
        <w:t>写时钟采用</w:t>
      </w:r>
      <w:r w:rsidRPr="00D07157">
        <w:rPr>
          <w:rFonts w:ascii="Times New Roman" w:hAnsi="Times New Roman"/>
          <w:sz w:val="24"/>
          <w:szCs w:val="24"/>
        </w:rPr>
        <w:t>SRIO</w:t>
      </w:r>
      <w:r w:rsidRPr="00D07157">
        <w:rPr>
          <w:rFonts w:ascii="Times New Roman" w:hAnsi="Times New Roman"/>
          <w:sz w:val="24"/>
          <w:szCs w:val="24"/>
        </w:rPr>
        <w:t>的系统时钟</w:t>
      </w:r>
      <w:r w:rsidRPr="00D07157">
        <w:rPr>
          <w:rFonts w:ascii="Times New Roman" w:hAnsi="Times New Roman"/>
          <w:sz w:val="24"/>
          <w:szCs w:val="24"/>
        </w:rPr>
        <w:t>,</w:t>
      </w:r>
      <w:r w:rsidRPr="00D07157">
        <w:rPr>
          <w:rFonts w:ascii="Times New Roman" w:hAnsi="Times New Roman"/>
          <w:sz w:val="24"/>
          <w:szCs w:val="24"/>
        </w:rPr>
        <w:t>读时钟采用的时钟是</w:t>
      </w:r>
      <w:r w:rsidRPr="00D07157">
        <w:rPr>
          <w:rFonts w:ascii="Times New Roman" w:hAnsi="Times New Roman"/>
          <w:sz w:val="24"/>
          <w:szCs w:val="24"/>
        </w:rPr>
        <w:t>CPRI</w:t>
      </w:r>
      <w:r w:rsidRPr="00D07157">
        <w:rPr>
          <w:rFonts w:ascii="Times New Roman" w:hAnsi="Times New Roman"/>
          <w:sz w:val="24"/>
          <w:szCs w:val="24"/>
        </w:rPr>
        <w:t>模块的系统时钟</w:t>
      </w:r>
      <w:r w:rsidR="00195C84">
        <w:rPr>
          <w:rFonts w:ascii="Times New Roman" w:hAnsi="Times New Roman" w:hint="eastAsia"/>
          <w:color w:val="000000"/>
          <w:sz w:val="24"/>
          <w:szCs w:val="24"/>
        </w:rPr>
        <w:t>。</w:t>
      </w:r>
      <w:r w:rsidRPr="00D07157">
        <w:rPr>
          <w:rFonts w:ascii="Times New Roman" w:hAnsi="Times New Roman"/>
          <w:color w:val="000000"/>
          <w:sz w:val="24"/>
          <w:szCs w:val="24"/>
        </w:rPr>
        <w:t>FIFO</w:t>
      </w:r>
      <w:r w:rsidRPr="00D07157">
        <w:rPr>
          <w:rFonts w:ascii="Times New Roman" w:hAnsi="Times New Roman"/>
          <w:color w:val="000000"/>
          <w:sz w:val="24"/>
          <w:szCs w:val="24"/>
        </w:rPr>
        <w:t>的数据宽度设置为</w:t>
      </w:r>
      <w:r w:rsidRPr="00D07157">
        <w:rPr>
          <w:rFonts w:ascii="Times New Roman" w:hAnsi="Times New Roman"/>
          <w:color w:val="000000"/>
          <w:sz w:val="24"/>
          <w:szCs w:val="24"/>
        </w:rPr>
        <w:t>16bit</w:t>
      </w:r>
      <w:r w:rsidRPr="00D07157">
        <w:rPr>
          <w:rFonts w:ascii="Times New Roman" w:hAnsi="Times New Roman"/>
          <w:color w:val="000000"/>
          <w:sz w:val="24"/>
          <w:szCs w:val="24"/>
        </w:rPr>
        <w:t>，数据深度设置为</w:t>
      </w:r>
      <w:r w:rsidR="003913B6">
        <w:rPr>
          <w:rFonts w:ascii="Times New Roman" w:hAnsi="Times New Roman" w:hint="eastAsia"/>
          <w:color w:val="000000"/>
          <w:sz w:val="24"/>
          <w:szCs w:val="24"/>
        </w:rPr>
        <w:t>128</w:t>
      </w:r>
      <w:r w:rsidRPr="00D07157">
        <w:rPr>
          <w:rFonts w:ascii="Times New Roman" w:hAnsi="Times New Roman"/>
          <w:color w:val="000000"/>
          <w:sz w:val="24"/>
          <w:szCs w:val="24"/>
        </w:rPr>
        <w:t>，</w:t>
      </w:r>
      <w:bookmarkStart w:id="38" w:name="OLE_LINK17"/>
      <w:bookmarkStart w:id="39" w:name="OLE_LINK18"/>
      <w:r w:rsidRPr="00D07157">
        <w:rPr>
          <w:rFonts w:ascii="Times New Roman" w:hAnsi="Times New Roman"/>
          <w:sz w:val="24"/>
          <w:szCs w:val="24"/>
        </w:rPr>
        <w:t>ADDRA</w:t>
      </w:r>
      <w:r w:rsidRPr="00D07157">
        <w:rPr>
          <w:rFonts w:ascii="Times New Roman" w:hAnsi="Times New Roman"/>
          <w:sz w:val="24"/>
          <w:szCs w:val="24"/>
        </w:rPr>
        <w:t>映射模块</w:t>
      </w:r>
      <w:r w:rsidR="00195C84">
        <w:rPr>
          <w:rFonts w:ascii="Times New Roman" w:hAnsi="Times New Roman" w:hint="eastAsia"/>
          <w:sz w:val="24"/>
          <w:szCs w:val="24"/>
        </w:rPr>
        <w:t>输出的数据</w:t>
      </w:r>
      <w:r w:rsidRPr="00D07157">
        <w:rPr>
          <w:rFonts w:ascii="Times New Roman" w:hAnsi="Times New Roman"/>
          <w:sz w:val="24"/>
          <w:szCs w:val="24"/>
        </w:rPr>
        <w:t>输入</w:t>
      </w:r>
      <w:r w:rsidR="00195C84">
        <w:rPr>
          <w:rFonts w:ascii="Times New Roman" w:hAnsi="Times New Roman" w:hint="eastAsia"/>
          <w:sz w:val="24"/>
          <w:szCs w:val="24"/>
        </w:rPr>
        <w:t>到</w:t>
      </w:r>
      <w:r w:rsidRPr="00D07157">
        <w:rPr>
          <w:rFonts w:ascii="Times New Roman" w:hAnsi="Times New Roman"/>
          <w:sz w:val="24"/>
          <w:szCs w:val="24"/>
        </w:rPr>
        <w:t>FIFO</w:t>
      </w:r>
      <w:r w:rsidRPr="00D07157">
        <w:rPr>
          <w:rFonts w:ascii="Times New Roman" w:hAnsi="Times New Roman"/>
          <w:sz w:val="24"/>
          <w:szCs w:val="24"/>
        </w:rPr>
        <w:t>的写端口。</w:t>
      </w:r>
      <w:bookmarkEnd w:id="38"/>
      <w:bookmarkEnd w:id="39"/>
    </w:p>
    <w:p w:rsidR="00255591" w:rsidRPr="00D07157" w:rsidRDefault="00255591" w:rsidP="00255591">
      <w:pPr>
        <w:ind w:firstLine="480"/>
        <w:rPr>
          <w:rFonts w:ascii="Times New Roman" w:hAnsi="Times New Roman"/>
          <w:sz w:val="24"/>
          <w:szCs w:val="24"/>
        </w:rPr>
      </w:pPr>
      <w:r w:rsidRPr="00D07157">
        <w:rPr>
          <w:rFonts w:ascii="Times New Roman" w:hAnsi="Times New Roman"/>
          <w:sz w:val="24"/>
          <w:szCs w:val="24"/>
        </w:rPr>
        <w:t>FIFO</w:t>
      </w:r>
      <w:r w:rsidRPr="00D07157">
        <w:rPr>
          <w:rFonts w:ascii="Times New Roman" w:hAnsi="Times New Roman"/>
          <w:sz w:val="24"/>
          <w:szCs w:val="24"/>
        </w:rPr>
        <w:t>的实现方式如下图</w:t>
      </w:r>
      <w:r w:rsidRPr="00D07157">
        <w:rPr>
          <w:rFonts w:ascii="Times New Roman" w:hAnsi="Times New Roman"/>
          <w:sz w:val="24"/>
          <w:szCs w:val="24"/>
        </w:rPr>
        <w:t>2-9</w:t>
      </w:r>
      <w:r w:rsidRPr="00D07157">
        <w:rPr>
          <w:rFonts w:ascii="Times New Roman" w:hAnsi="Times New Roman"/>
          <w:sz w:val="24"/>
          <w:szCs w:val="24"/>
        </w:rPr>
        <w:t>所示，当有</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传输时，</w:t>
      </w:r>
      <w:r w:rsidRPr="00D07157">
        <w:rPr>
          <w:rFonts w:ascii="Times New Roman" w:hAnsi="Times New Roman"/>
          <w:sz w:val="24"/>
          <w:szCs w:val="24"/>
        </w:rPr>
        <w:t>FIFO</w:t>
      </w:r>
      <w:r w:rsidRPr="00D07157">
        <w:rPr>
          <w:rFonts w:ascii="Times New Roman" w:hAnsi="Times New Roman"/>
          <w:sz w:val="24"/>
          <w:szCs w:val="24"/>
        </w:rPr>
        <w:t>的写使能信号置于高电平，</w:t>
      </w:r>
      <w:r w:rsidRPr="00D07157">
        <w:rPr>
          <w:rFonts w:ascii="Times New Roman" w:hAnsi="Times New Roman"/>
          <w:sz w:val="24"/>
          <w:szCs w:val="24"/>
        </w:rPr>
        <w:t>FIFO</w:t>
      </w:r>
      <w:r w:rsidRPr="00D07157">
        <w:rPr>
          <w:rFonts w:ascii="Times New Roman" w:hAnsi="Times New Roman"/>
          <w:sz w:val="24"/>
          <w:szCs w:val="24"/>
        </w:rPr>
        <w:t>开始写入</w:t>
      </w:r>
      <w:r w:rsidRPr="00D07157">
        <w:rPr>
          <w:rFonts w:ascii="Times New Roman" w:hAnsi="Times New Roman"/>
          <w:sz w:val="24"/>
          <w:szCs w:val="24"/>
        </w:rPr>
        <w:t>ADDRA</w:t>
      </w:r>
      <w:r w:rsidRPr="00D07157">
        <w:rPr>
          <w:rFonts w:ascii="Times New Roman" w:hAnsi="Times New Roman"/>
          <w:sz w:val="24"/>
          <w:szCs w:val="24"/>
        </w:rPr>
        <w:t>映射模块的输出数据，等待一个</w:t>
      </w:r>
      <w:r w:rsidRPr="00D07157">
        <w:rPr>
          <w:rFonts w:ascii="Times New Roman" w:hAnsi="Times New Roman"/>
          <w:sz w:val="24"/>
          <w:szCs w:val="24"/>
        </w:rPr>
        <w:t>CPRI</w:t>
      </w:r>
      <w:r w:rsidRPr="00D07157">
        <w:rPr>
          <w:rFonts w:ascii="Times New Roman" w:hAnsi="Times New Roman"/>
          <w:sz w:val="24"/>
          <w:szCs w:val="24"/>
        </w:rPr>
        <w:t>基本帧的时间，开始从</w:t>
      </w:r>
      <w:r w:rsidRPr="00D07157">
        <w:rPr>
          <w:rFonts w:ascii="Times New Roman" w:hAnsi="Times New Roman"/>
          <w:sz w:val="24"/>
          <w:szCs w:val="24"/>
        </w:rPr>
        <w:t>FIFO</w:t>
      </w:r>
      <w:r w:rsidRPr="00D07157">
        <w:rPr>
          <w:rFonts w:ascii="Times New Roman" w:hAnsi="Times New Roman"/>
          <w:sz w:val="24"/>
          <w:szCs w:val="24"/>
        </w:rPr>
        <w:t>读数据。</w:t>
      </w:r>
      <w:r w:rsidRPr="00D07157">
        <w:rPr>
          <w:rFonts w:ascii="Times New Roman" w:hAnsi="Times New Roman"/>
          <w:sz w:val="24"/>
          <w:szCs w:val="24"/>
        </w:rPr>
        <w:t>FIFO</w:t>
      </w:r>
      <w:r w:rsidRPr="00D07157">
        <w:rPr>
          <w:rFonts w:ascii="Times New Roman" w:hAnsi="Times New Roman"/>
          <w:sz w:val="24"/>
          <w:szCs w:val="24"/>
        </w:rPr>
        <w:t>的读使能信号由组帧模块控制，如果</w:t>
      </w:r>
      <w:r w:rsidRPr="00D07157">
        <w:rPr>
          <w:rFonts w:ascii="Times New Roman" w:hAnsi="Times New Roman"/>
          <w:sz w:val="24"/>
          <w:szCs w:val="24"/>
        </w:rPr>
        <w:t>IQ</w:t>
      </w:r>
      <w:r w:rsidRPr="00D07157">
        <w:rPr>
          <w:rFonts w:ascii="Times New Roman" w:hAnsi="Times New Roman"/>
          <w:sz w:val="24"/>
          <w:szCs w:val="24"/>
        </w:rPr>
        <w:t>数据要发送到</w:t>
      </w:r>
      <w:r w:rsidRPr="00D07157">
        <w:rPr>
          <w:rFonts w:ascii="Times New Roman" w:hAnsi="Times New Roman"/>
          <w:sz w:val="24"/>
          <w:szCs w:val="24"/>
        </w:rPr>
        <w:t>BBU1</w:t>
      </w:r>
      <w:r w:rsidRPr="00D07157">
        <w:rPr>
          <w:rFonts w:ascii="Times New Roman" w:hAnsi="Times New Roman"/>
          <w:sz w:val="24"/>
          <w:szCs w:val="24"/>
        </w:rPr>
        <w:t>，读使能信号由组帧模块</w:t>
      </w:r>
      <w:r w:rsidRPr="00D07157">
        <w:rPr>
          <w:rFonts w:ascii="Times New Roman" w:hAnsi="Times New Roman"/>
          <w:sz w:val="24"/>
          <w:szCs w:val="24"/>
        </w:rPr>
        <w:t>#1</w:t>
      </w:r>
      <w:r w:rsidRPr="00D07157">
        <w:rPr>
          <w:rFonts w:ascii="Times New Roman" w:hAnsi="Times New Roman"/>
          <w:sz w:val="24"/>
          <w:szCs w:val="24"/>
        </w:rPr>
        <w:t>控制。由于缓冲器的数据是</w:t>
      </w:r>
      <w:r w:rsidRPr="00D07157">
        <w:rPr>
          <w:rFonts w:ascii="Times New Roman" w:hAnsi="Times New Roman"/>
          <w:sz w:val="24"/>
          <w:szCs w:val="24"/>
        </w:rPr>
        <w:t>64bit</w:t>
      </w:r>
      <w:r w:rsidRPr="00D07157">
        <w:rPr>
          <w:rFonts w:ascii="Times New Roman" w:hAnsi="Times New Roman"/>
          <w:sz w:val="24"/>
          <w:szCs w:val="24"/>
        </w:rPr>
        <w:t>，</w:t>
      </w:r>
      <w:r w:rsidRPr="00D07157">
        <w:rPr>
          <w:rFonts w:ascii="Times New Roman" w:hAnsi="Times New Roman"/>
          <w:sz w:val="24"/>
          <w:szCs w:val="24"/>
        </w:rPr>
        <w:t>CPRI</w:t>
      </w:r>
      <w:r w:rsidRPr="00D07157">
        <w:rPr>
          <w:rFonts w:ascii="Times New Roman" w:hAnsi="Times New Roman"/>
          <w:sz w:val="24"/>
          <w:szCs w:val="24"/>
        </w:rPr>
        <w:t>的</w:t>
      </w:r>
      <w:r w:rsidRPr="00D07157">
        <w:rPr>
          <w:rFonts w:ascii="Times New Roman" w:hAnsi="Times New Roman"/>
          <w:sz w:val="24"/>
          <w:szCs w:val="24"/>
        </w:rPr>
        <w:t>IP</w:t>
      </w:r>
      <w:r w:rsidRPr="00D07157">
        <w:rPr>
          <w:rFonts w:ascii="Times New Roman" w:hAnsi="Times New Roman"/>
          <w:sz w:val="24"/>
          <w:szCs w:val="24"/>
        </w:rPr>
        <w:t>核是以一个时钟</w:t>
      </w:r>
      <w:r w:rsidRPr="00D07157">
        <w:rPr>
          <w:rFonts w:ascii="Times New Roman" w:hAnsi="Times New Roman"/>
          <w:sz w:val="24"/>
          <w:szCs w:val="24"/>
        </w:rPr>
        <w:t>16bit</w:t>
      </w:r>
      <w:r w:rsidRPr="00D07157">
        <w:rPr>
          <w:rFonts w:ascii="Times New Roman" w:hAnsi="Times New Roman"/>
          <w:sz w:val="24"/>
          <w:szCs w:val="24"/>
        </w:rPr>
        <w:t>的速率传输，所以</w:t>
      </w:r>
      <w:r w:rsidRPr="00D07157">
        <w:rPr>
          <w:rFonts w:ascii="Times New Roman" w:hAnsi="Times New Roman"/>
          <w:sz w:val="24"/>
          <w:szCs w:val="24"/>
        </w:rPr>
        <w:t>FIFO</w:t>
      </w:r>
      <w:r w:rsidRPr="00D07157">
        <w:rPr>
          <w:rFonts w:ascii="Times New Roman" w:hAnsi="Times New Roman"/>
          <w:sz w:val="24"/>
          <w:szCs w:val="24"/>
        </w:rPr>
        <w:t>的读使能信号要在一个读时钟周期置高后，下三个读时钟</w:t>
      </w:r>
      <w:proofErr w:type="gramStart"/>
      <w:r w:rsidRPr="00D07157">
        <w:rPr>
          <w:rFonts w:ascii="Times New Roman" w:hAnsi="Times New Roman"/>
          <w:sz w:val="24"/>
          <w:szCs w:val="24"/>
        </w:rPr>
        <w:t>周期置低电平</w:t>
      </w:r>
      <w:proofErr w:type="gramEnd"/>
      <w:r w:rsidRPr="00D07157">
        <w:rPr>
          <w:rFonts w:ascii="Times New Roman" w:hAnsi="Times New Roman"/>
          <w:sz w:val="24"/>
          <w:szCs w:val="24"/>
        </w:rPr>
        <w:t>，读使能信号以</w:t>
      </w:r>
      <w:r w:rsidRPr="00D07157">
        <w:rPr>
          <w:rFonts w:ascii="Times New Roman" w:hAnsi="Times New Roman"/>
          <w:sz w:val="24"/>
          <w:szCs w:val="24"/>
        </w:rPr>
        <w:t>245.76MHZ/4</w:t>
      </w:r>
      <w:r w:rsidRPr="00D07157">
        <w:rPr>
          <w:rFonts w:ascii="Times New Roman" w:hAnsi="Times New Roman"/>
          <w:sz w:val="24"/>
          <w:szCs w:val="24"/>
        </w:rPr>
        <w:t>的频率处理缓冲数据</w:t>
      </w:r>
      <w:r w:rsidR="003913B6">
        <w:rPr>
          <w:rFonts w:ascii="Times New Roman" w:hAnsi="Times New Roman" w:hint="eastAsia"/>
          <w:sz w:val="24"/>
          <w:szCs w:val="24"/>
        </w:rPr>
        <w:t>（</w:t>
      </w:r>
      <w:r w:rsidR="003913B6" w:rsidRPr="00D07157">
        <w:rPr>
          <w:rFonts w:ascii="Times New Roman" w:hAnsi="Times New Roman"/>
          <w:sz w:val="24"/>
          <w:szCs w:val="24"/>
        </w:rPr>
        <w:t>245.76MHZ</w:t>
      </w:r>
      <w:r w:rsidR="003913B6">
        <w:rPr>
          <w:rFonts w:ascii="Times New Roman" w:hAnsi="Times New Roman" w:hint="eastAsia"/>
          <w:sz w:val="24"/>
          <w:szCs w:val="24"/>
        </w:rPr>
        <w:t>是</w:t>
      </w:r>
      <w:r w:rsidR="003913B6">
        <w:rPr>
          <w:rFonts w:ascii="Times New Roman" w:hAnsi="Times New Roman" w:hint="eastAsia"/>
          <w:sz w:val="24"/>
          <w:szCs w:val="24"/>
        </w:rPr>
        <w:t>CPRI</w:t>
      </w:r>
      <w:r w:rsidR="003913B6">
        <w:rPr>
          <w:rFonts w:ascii="Times New Roman" w:hAnsi="Times New Roman" w:hint="eastAsia"/>
          <w:sz w:val="24"/>
          <w:szCs w:val="24"/>
        </w:rPr>
        <w:t>的系统时钟）</w:t>
      </w:r>
      <w:r w:rsidRPr="00D07157">
        <w:rPr>
          <w:rFonts w:ascii="Times New Roman" w:hAnsi="Times New Roman"/>
          <w:sz w:val="24"/>
          <w:szCs w:val="24"/>
        </w:rPr>
        <w:t>，</w:t>
      </w:r>
      <w:r w:rsidRPr="00D07157">
        <w:rPr>
          <w:rFonts w:ascii="Times New Roman" w:hAnsi="Times New Roman"/>
          <w:sz w:val="24"/>
          <w:szCs w:val="24"/>
        </w:rPr>
        <w:t>FIFO</w:t>
      </w:r>
      <w:r w:rsidRPr="00D07157">
        <w:rPr>
          <w:rFonts w:ascii="Times New Roman" w:hAnsi="Times New Roman"/>
          <w:sz w:val="24"/>
          <w:szCs w:val="24"/>
        </w:rPr>
        <w:t>的读数据输入到端口</w:t>
      </w:r>
      <w:r w:rsidRPr="00D07157">
        <w:rPr>
          <w:rFonts w:ascii="Times New Roman" w:hAnsi="Times New Roman"/>
          <w:sz w:val="24"/>
          <w:szCs w:val="24"/>
        </w:rPr>
        <w:t>B</w:t>
      </w:r>
      <w:r w:rsidRPr="00D07157">
        <w:rPr>
          <w:rFonts w:ascii="Times New Roman" w:hAnsi="Times New Roman"/>
          <w:sz w:val="24"/>
          <w:szCs w:val="24"/>
        </w:rPr>
        <w:t>的读地址</w:t>
      </w:r>
      <w:r>
        <w:rPr>
          <w:rFonts w:ascii="Times New Roman" w:hAnsi="Times New Roman" w:hint="eastAsia"/>
          <w:sz w:val="24"/>
          <w:szCs w:val="24"/>
        </w:rPr>
        <w:t>ADDRB</w:t>
      </w:r>
      <w:r w:rsidRPr="00D07157">
        <w:rPr>
          <w:rFonts w:ascii="Times New Roman" w:hAnsi="Times New Roman"/>
          <w:sz w:val="24"/>
          <w:szCs w:val="24"/>
        </w:rPr>
        <w:t>。</w:t>
      </w:r>
      <w:r w:rsidR="003913B6">
        <w:rPr>
          <w:rFonts w:ascii="Times New Roman" w:hAnsi="Times New Roman" w:hint="eastAsia"/>
          <w:sz w:val="24"/>
          <w:szCs w:val="24"/>
        </w:rPr>
        <w:t>根据读地址</w:t>
      </w:r>
      <w:r w:rsidR="003913B6">
        <w:rPr>
          <w:rFonts w:ascii="Times New Roman" w:hAnsi="Times New Roman" w:hint="eastAsia"/>
          <w:sz w:val="24"/>
          <w:szCs w:val="24"/>
        </w:rPr>
        <w:t>ADDRB</w:t>
      </w:r>
      <w:r w:rsidR="003913B6">
        <w:rPr>
          <w:rFonts w:ascii="Times New Roman" w:hAnsi="Times New Roman" w:hint="eastAsia"/>
          <w:sz w:val="24"/>
          <w:szCs w:val="24"/>
        </w:rPr>
        <w:t>，把缓冲器的读出数据输入到相应的组帧模块，输入到几号组帧模</w:t>
      </w:r>
      <w:r w:rsidR="003913B6" w:rsidRPr="00503B25">
        <w:rPr>
          <w:rFonts w:ascii="Times New Roman" w:hAnsi="Times New Roman" w:hint="eastAsia"/>
          <w:sz w:val="24"/>
          <w:szCs w:val="24"/>
        </w:rPr>
        <w:t>块在</w:t>
      </w:r>
      <w:r w:rsidR="003913B6" w:rsidRPr="00503B25">
        <w:rPr>
          <w:rFonts w:ascii="Times New Roman" w:hAnsi="Times New Roman"/>
          <w:sz w:val="24"/>
          <w:szCs w:val="24"/>
        </w:rPr>
        <w:t>图</w:t>
      </w:r>
      <w:r w:rsidR="003913B6" w:rsidRPr="00503B25">
        <w:rPr>
          <w:rFonts w:ascii="Times New Roman" w:hAnsi="Times New Roman"/>
          <w:sz w:val="24"/>
          <w:szCs w:val="24"/>
        </w:rPr>
        <w:t>2-5</w:t>
      </w:r>
      <w:r w:rsidR="00503B25" w:rsidRPr="00503B25">
        <w:rPr>
          <w:rFonts w:ascii="Times New Roman" w:hAnsi="Times New Roman" w:hint="eastAsia"/>
          <w:sz w:val="24"/>
          <w:szCs w:val="24"/>
        </w:rPr>
        <w:t>中标识了。</w:t>
      </w:r>
    </w:p>
    <w:p w:rsidR="00255591" w:rsidRPr="00D07157" w:rsidRDefault="00255591" w:rsidP="00255591">
      <w:pPr>
        <w:rPr>
          <w:rFonts w:ascii="Times New Roman" w:hAnsi="Times New Roman"/>
        </w:rPr>
      </w:pPr>
      <w:r w:rsidRPr="00D07157">
        <w:rPr>
          <w:rFonts w:ascii="Times New Roman" w:hAnsi="Times New Roman"/>
        </w:rPr>
        <w:object w:dxaOrig="11231" w:dyaOrig="4771">
          <v:shape id="_x0000_i1033" type="#_x0000_t75" style="width:485.55pt;height:206.8pt" o:ole="">
            <v:imagedata r:id="rId35" o:title=""/>
          </v:shape>
          <o:OLEObject Type="Embed" ProgID="Visio.Drawing.11" ShapeID="_x0000_i1033" DrawAspect="Content" ObjectID="_1593523766" r:id="rId36"/>
        </w:object>
      </w:r>
    </w:p>
    <w:p w:rsidR="00255591"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2-9 </w:t>
      </w:r>
      <w:r w:rsidRPr="00D07157">
        <w:rPr>
          <w:rFonts w:ascii="Times New Roman" w:hAnsi="Times New Roman"/>
          <w:szCs w:val="21"/>
        </w:rPr>
        <w:t>下行缓冲器的</w:t>
      </w:r>
      <w:r w:rsidRPr="00D07157">
        <w:rPr>
          <w:rFonts w:ascii="Times New Roman" w:hAnsi="Times New Roman"/>
          <w:szCs w:val="21"/>
        </w:rPr>
        <w:t>FIFO</w:t>
      </w:r>
      <w:r w:rsidRPr="00D07157">
        <w:rPr>
          <w:rFonts w:ascii="Times New Roman" w:hAnsi="Times New Roman"/>
          <w:szCs w:val="21"/>
        </w:rPr>
        <w:t>实现框图</w:t>
      </w:r>
    </w:p>
    <w:p w:rsidR="003913B6" w:rsidRPr="00D07157" w:rsidRDefault="003913B6" w:rsidP="00255591">
      <w:pPr>
        <w:jc w:val="center"/>
        <w:rPr>
          <w:rFonts w:ascii="Times New Roman" w:hAnsi="Times New Roman"/>
          <w:szCs w:val="21"/>
        </w:rPr>
      </w:pPr>
    </w:p>
    <w:p w:rsidR="00255591" w:rsidRPr="00D07157" w:rsidRDefault="00255591" w:rsidP="00255591">
      <w:pPr>
        <w:ind w:firstLine="480"/>
        <w:rPr>
          <w:rFonts w:ascii="Times New Roman" w:hAnsi="Times New Roman"/>
          <w:sz w:val="24"/>
          <w:szCs w:val="24"/>
        </w:rPr>
      </w:pPr>
      <w:r w:rsidRPr="002C1C8A">
        <w:rPr>
          <w:rFonts w:ascii="Times New Roman" w:hAnsi="Times New Roman"/>
          <w:color w:val="FF0000"/>
          <w:sz w:val="24"/>
          <w:szCs w:val="24"/>
        </w:rPr>
        <w:t>真实双端口</w:t>
      </w:r>
      <w:r w:rsidRPr="002C1C8A">
        <w:rPr>
          <w:rFonts w:ascii="Times New Roman" w:hAnsi="Times New Roman"/>
          <w:color w:val="FF0000"/>
          <w:sz w:val="24"/>
          <w:szCs w:val="24"/>
        </w:rPr>
        <w:t>RAM</w:t>
      </w:r>
      <w:r w:rsidRPr="002C1C8A">
        <w:rPr>
          <w:rFonts w:ascii="Times New Roman" w:hAnsi="Times New Roman"/>
          <w:color w:val="FF0000"/>
          <w:sz w:val="24"/>
          <w:szCs w:val="24"/>
        </w:rPr>
        <w:t>的详细设计</w:t>
      </w:r>
      <w:r w:rsidRPr="00D07157">
        <w:rPr>
          <w:rFonts w:ascii="Times New Roman" w:hAnsi="Times New Roman"/>
          <w:sz w:val="24"/>
          <w:szCs w:val="24"/>
        </w:rPr>
        <w:t>如下：真实双端口</w:t>
      </w:r>
      <w:r w:rsidRPr="00D07157">
        <w:rPr>
          <w:rFonts w:ascii="Times New Roman" w:hAnsi="Times New Roman"/>
          <w:sz w:val="24"/>
          <w:szCs w:val="24"/>
        </w:rPr>
        <w:t>RAM</w:t>
      </w:r>
      <w:r w:rsidRPr="00D07157">
        <w:rPr>
          <w:rFonts w:ascii="Times New Roman" w:hAnsi="Times New Roman"/>
          <w:sz w:val="24"/>
          <w:szCs w:val="24"/>
        </w:rPr>
        <w:t>的写时钟</w:t>
      </w:r>
      <w:r w:rsidRPr="00D07157">
        <w:rPr>
          <w:rFonts w:ascii="Times New Roman" w:hAnsi="Times New Roman"/>
          <w:sz w:val="24"/>
          <w:szCs w:val="24"/>
        </w:rPr>
        <w:t>CLKA</w:t>
      </w:r>
      <w:r w:rsidRPr="00D07157">
        <w:rPr>
          <w:rFonts w:ascii="Times New Roman" w:hAnsi="Times New Roman"/>
          <w:sz w:val="24"/>
          <w:szCs w:val="24"/>
        </w:rPr>
        <w:t>采用</w:t>
      </w:r>
      <w:r w:rsidRPr="00D07157">
        <w:rPr>
          <w:rFonts w:ascii="Times New Roman" w:hAnsi="Times New Roman"/>
          <w:sz w:val="24"/>
          <w:szCs w:val="24"/>
        </w:rPr>
        <w:t>SRIO</w:t>
      </w:r>
      <w:r w:rsidRPr="00D07157">
        <w:rPr>
          <w:rFonts w:ascii="Times New Roman" w:hAnsi="Times New Roman"/>
          <w:sz w:val="24"/>
          <w:szCs w:val="24"/>
        </w:rPr>
        <w:t>的系统时钟</w:t>
      </w:r>
      <w:r w:rsidR="003913B6">
        <w:rPr>
          <w:rFonts w:ascii="Times New Roman" w:hAnsi="Times New Roman" w:hint="eastAsia"/>
          <w:sz w:val="24"/>
          <w:szCs w:val="24"/>
        </w:rPr>
        <w:t>，</w:t>
      </w:r>
      <w:r w:rsidRPr="00D07157">
        <w:rPr>
          <w:rFonts w:ascii="Times New Roman" w:hAnsi="Times New Roman"/>
          <w:sz w:val="24"/>
          <w:szCs w:val="24"/>
        </w:rPr>
        <w:t>读时钟</w:t>
      </w:r>
      <w:r w:rsidRPr="00D07157">
        <w:rPr>
          <w:rFonts w:ascii="Times New Roman" w:hAnsi="Times New Roman"/>
          <w:sz w:val="24"/>
          <w:szCs w:val="24"/>
        </w:rPr>
        <w:t>CLKB</w:t>
      </w:r>
      <w:r w:rsidRPr="00D07157">
        <w:rPr>
          <w:rFonts w:ascii="Times New Roman" w:hAnsi="Times New Roman"/>
          <w:sz w:val="24"/>
          <w:szCs w:val="24"/>
        </w:rPr>
        <w:t>采用的时钟是</w:t>
      </w:r>
      <w:r w:rsidRPr="00D07157">
        <w:rPr>
          <w:rFonts w:ascii="Times New Roman" w:hAnsi="Times New Roman"/>
          <w:sz w:val="24"/>
          <w:szCs w:val="24"/>
        </w:rPr>
        <w:t>CPRI</w:t>
      </w:r>
      <w:r w:rsidRPr="00D07157">
        <w:rPr>
          <w:rFonts w:ascii="Times New Roman" w:hAnsi="Times New Roman"/>
          <w:sz w:val="24"/>
          <w:szCs w:val="24"/>
        </w:rPr>
        <w:t>模块的系统时钟</w:t>
      </w:r>
      <w:r w:rsidR="003913B6">
        <w:rPr>
          <w:rFonts w:ascii="Times New Roman" w:hAnsi="Times New Roman" w:hint="eastAsia"/>
          <w:sz w:val="24"/>
          <w:szCs w:val="24"/>
        </w:rPr>
        <w:t>。</w:t>
      </w:r>
      <w:r w:rsidRPr="00D07157">
        <w:rPr>
          <w:rFonts w:ascii="Times New Roman" w:hAnsi="Times New Roman"/>
          <w:sz w:val="24"/>
          <w:szCs w:val="24"/>
        </w:rPr>
        <w:t>真实双端口</w:t>
      </w:r>
      <w:r w:rsidRPr="00D07157">
        <w:rPr>
          <w:rFonts w:ascii="Times New Roman" w:hAnsi="Times New Roman"/>
          <w:sz w:val="24"/>
          <w:szCs w:val="24"/>
        </w:rPr>
        <w:t>RAM</w:t>
      </w:r>
      <w:r w:rsidRPr="00D07157">
        <w:rPr>
          <w:rFonts w:ascii="Times New Roman" w:hAnsi="Times New Roman"/>
          <w:sz w:val="24"/>
          <w:szCs w:val="24"/>
        </w:rPr>
        <w:t>的端口</w:t>
      </w:r>
      <w:r w:rsidRPr="00D07157">
        <w:rPr>
          <w:rFonts w:ascii="Times New Roman" w:hAnsi="Times New Roman"/>
          <w:sz w:val="24"/>
          <w:szCs w:val="24"/>
        </w:rPr>
        <w:t>A</w:t>
      </w:r>
      <w:r w:rsidRPr="00D07157">
        <w:rPr>
          <w:rFonts w:ascii="Times New Roman" w:hAnsi="Times New Roman"/>
          <w:sz w:val="24"/>
          <w:szCs w:val="24"/>
        </w:rPr>
        <w:t>与端口</w:t>
      </w:r>
      <w:r w:rsidRPr="00D07157">
        <w:rPr>
          <w:rFonts w:ascii="Times New Roman" w:hAnsi="Times New Roman"/>
          <w:sz w:val="24"/>
          <w:szCs w:val="24"/>
        </w:rPr>
        <w:t>B</w:t>
      </w:r>
      <w:r w:rsidRPr="00D07157">
        <w:rPr>
          <w:rFonts w:ascii="Times New Roman" w:hAnsi="Times New Roman"/>
          <w:sz w:val="24"/>
          <w:szCs w:val="24"/>
        </w:rPr>
        <w:t>的数据宽度都设置为</w:t>
      </w:r>
      <w:r w:rsidRPr="00D07157">
        <w:rPr>
          <w:rFonts w:ascii="Times New Roman" w:hAnsi="Times New Roman"/>
          <w:sz w:val="24"/>
          <w:szCs w:val="24"/>
        </w:rPr>
        <w:t>64bit</w:t>
      </w:r>
      <w:r w:rsidRPr="00D07157">
        <w:rPr>
          <w:rFonts w:ascii="Times New Roman" w:hAnsi="Times New Roman"/>
          <w:sz w:val="24"/>
          <w:szCs w:val="24"/>
        </w:rPr>
        <w:t>，数据深度设置为</w:t>
      </w:r>
      <w:r w:rsidRPr="00D07157">
        <w:rPr>
          <w:rFonts w:ascii="Times New Roman" w:hAnsi="Times New Roman"/>
          <w:sz w:val="24"/>
          <w:szCs w:val="24"/>
        </w:rPr>
        <w:t>120</w:t>
      </w:r>
      <w:r w:rsidRPr="00D07157">
        <w:rPr>
          <w:rFonts w:ascii="Times New Roman" w:hAnsi="Times New Roman"/>
          <w:sz w:val="24"/>
          <w:szCs w:val="24"/>
        </w:rPr>
        <w:t>。</w:t>
      </w:r>
      <w:r w:rsidRPr="00D07157">
        <w:rPr>
          <w:rFonts w:ascii="Times New Roman" w:hAnsi="Times New Roman"/>
          <w:sz w:val="24"/>
          <w:szCs w:val="24"/>
        </w:rPr>
        <w:t>ADDRA</w:t>
      </w:r>
      <w:r w:rsidRPr="00D07157">
        <w:rPr>
          <w:rFonts w:ascii="Times New Roman" w:hAnsi="Times New Roman"/>
          <w:sz w:val="24"/>
          <w:szCs w:val="24"/>
        </w:rPr>
        <w:t>映射模块处理后的数据输入到</w:t>
      </w:r>
      <w:r w:rsidRPr="00D07157">
        <w:rPr>
          <w:rFonts w:ascii="Times New Roman" w:hAnsi="Times New Roman"/>
          <w:sz w:val="24"/>
          <w:szCs w:val="24"/>
        </w:rPr>
        <w:t>RAM</w:t>
      </w:r>
      <w:r w:rsidRPr="00D07157">
        <w:rPr>
          <w:rFonts w:ascii="Times New Roman" w:hAnsi="Times New Roman"/>
          <w:sz w:val="24"/>
          <w:szCs w:val="24"/>
        </w:rPr>
        <w:t>端口</w:t>
      </w:r>
      <w:r w:rsidRPr="00D07157">
        <w:rPr>
          <w:rFonts w:ascii="Times New Roman" w:hAnsi="Times New Roman"/>
          <w:sz w:val="24"/>
          <w:szCs w:val="24"/>
        </w:rPr>
        <w:t>A</w:t>
      </w:r>
      <w:r w:rsidRPr="00D07157">
        <w:rPr>
          <w:rFonts w:ascii="Times New Roman" w:hAnsi="Times New Roman"/>
          <w:sz w:val="24"/>
          <w:szCs w:val="24"/>
        </w:rPr>
        <w:t>的地址口，</w:t>
      </w:r>
      <w:r w:rsidR="003913B6">
        <w:rPr>
          <w:rFonts w:ascii="Times New Roman" w:hAnsi="Times New Roman" w:hint="eastAsia"/>
          <w:sz w:val="24"/>
          <w:szCs w:val="24"/>
        </w:rPr>
        <w:t>SRIO</w:t>
      </w:r>
      <w:proofErr w:type="gramStart"/>
      <w:r w:rsidRPr="00D07157">
        <w:rPr>
          <w:rFonts w:ascii="Times New Roman" w:hAnsi="Times New Roman"/>
          <w:sz w:val="24"/>
          <w:szCs w:val="24"/>
        </w:rPr>
        <w:t>解帧模块</w:t>
      </w:r>
      <w:proofErr w:type="gramEnd"/>
      <w:r w:rsidRPr="00D07157">
        <w:rPr>
          <w:rFonts w:ascii="Times New Roman" w:hAnsi="Times New Roman"/>
          <w:sz w:val="24"/>
          <w:szCs w:val="24"/>
        </w:rPr>
        <w:t>处理后的数据输入到端口</w:t>
      </w:r>
      <w:r w:rsidRPr="00D07157">
        <w:rPr>
          <w:rFonts w:ascii="Times New Roman" w:hAnsi="Times New Roman"/>
          <w:sz w:val="24"/>
          <w:szCs w:val="24"/>
        </w:rPr>
        <w:t>A</w:t>
      </w:r>
      <w:r w:rsidRPr="00D07157">
        <w:rPr>
          <w:rFonts w:ascii="Times New Roman" w:hAnsi="Times New Roman"/>
          <w:sz w:val="24"/>
          <w:szCs w:val="24"/>
        </w:rPr>
        <w:t>的写入数据口。</w:t>
      </w:r>
    </w:p>
    <w:p w:rsidR="00255591" w:rsidRPr="00D07157" w:rsidRDefault="00255591" w:rsidP="00255591">
      <w:pPr>
        <w:ind w:firstLine="480"/>
        <w:rPr>
          <w:rFonts w:ascii="Times New Roman" w:hAnsi="Times New Roman"/>
          <w:sz w:val="24"/>
          <w:szCs w:val="24"/>
        </w:rPr>
      </w:pPr>
      <w:r w:rsidRPr="00D07157">
        <w:rPr>
          <w:rFonts w:ascii="Times New Roman" w:hAnsi="Times New Roman"/>
          <w:sz w:val="24"/>
          <w:szCs w:val="24"/>
        </w:rPr>
        <w:t>RAM</w:t>
      </w:r>
      <w:r w:rsidRPr="00D07157">
        <w:rPr>
          <w:rFonts w:ascii="Times New Roman" w:hAnsi="Times New Roman"/>
          <w:sz w:val="24"/>
          <w:szCs w:val="24"/>
        </w:rPr>
        <w:t>的实现方式如下图</w:t>
      </w:r>
      <w:r w:rsidRPr="00D07157">
        <w:rPr>
          <w:rFonts w:ascii="Times New Roman" w:hAnsi="Times New Roman"/>
          <w:sz w:val="24"/>
          <w:szCs w:val="24"/>
        </w:rPr>
        <w:t>2-10</w:t>
      </w:r>
      <w:r w:rsidRPr="00D07157">
        <w:rPr>
          <w:rFonts w:ascii="Times New Roman" w:hAnsi="Times New Roman"/>
          <w:sz w:val="24"/>
          <w:szCs w:val="24"/>
        </w:rPr>
        <w:t>所示，端口</w:t>
      </w:r>
      <w:r w:rsidRPr="00D07157">
        <w:rPr>
          <w:rFonts w:ascii="Times New Roman" w:hAnsi="Times New Roman"/>
          <w:sz w:val="24"/>
          <w:szCs w:val="24"/>
        </w:rPr>
        <w:t>A</w:t>
      </w:r>
      <w:r w:rsidRPr="00D07157">
        <w:rPr>
          <w:rFonts w:ascii="Times New Roman" w:hAnsi="Times New Roman"/>
          <w:sz w:val="24"/>
          <w:szCs w:val="24"/>
        </w:rPr>
        <w:t>与端口</w:t>
      </w:r>
      <w:r w:rsidRPr="00D07157">
        <w:rPr>
          <w:rFonts w:ascii="Times New Roman" w:hAnsi="Times New Roman"/>
          <w:sz w:val="24"/>
          <w:szCs w:val="24"/>
        </w:rPr>
        <w:t>B</w:t>
      </w:r>
      <w:r w:rsidRPr="00D07157">
        <w:rPr>
          <w:rFonts w:ascii="Times New Roman" w:hAnsi="Times New Roman"/>
          <w:sz w:val="24"/>
          <w:szCs w:val="24"/>
        </w:rPr>
        <w:t>的地址初始化为</w:t>
      </w:r>
      <w:r w:rsidRPr="00D07157">
        <w:rPr>
          <w:rFonts w:ascii="Times New Roman" w:hAnsi="Times New Roman"/>
          <w:sz w:val="24"/>
          <w:szCs w:val="24"/>
        </w:rPr>
        <w:t>0</w:t>
      </w:r>
      <w:r w:rsidRPr="00D07157">
        <w:rPr>
          <w:rFonts w:ascii="Times New Roman" w:hAnsi="Times New Roman"/>
          <w:sz w:val="24"/>
          <w:szCs w:val="24"/>
        </w:rPr>
        <w:t>，</w:t>
      </w:r>
      <w:r w:rsidRPr="00D07157">
        <w:rPr>
          <w:rFonts w:ascii="Times New Roman" w:hAnsi="Times New Roman"/>
          <w:sz w:val="24"/>
          <w:szCs w:val="24"/>
        </w:rPr>
        <w:t>120</w:t>
      </w:r>
      <w:r w:rsidRPr="00D07157">
        <w:rPr>
          <w:rFonts w:ascii="Times New Roman" w:hAnsi="Times New Roman"/>
          <w:sz w:val="24"/>
          <w:szCs w:val="24"/>
        </w:rPr>
        <w:t>个地址单元缓存数据初始化为</w:t>
      </w:r>
      <w:r w:rsidRPr="00D07157">
        <w:rPr>
          <w:rFonts w:ascii="Times New Roman" w:hAnsi="Times New Roman"/>
          <w:sz w:val="24"/>
          <w:szCs w:val="24"/>
        </w:rPr>
        <w:t>0</w:t>
      </w:r>
      <w:r w:rsidRPr="00D07157">
        <w:rPr>
          <w:rFonts w:ascii="Times New Roman" w:hAnsi="Times New Roman"/>
          <w:sz w:val="24"/>
          <w:szCs w:val="24"/>
        </w:rPr>
        <w:t>。当无</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传输时，真实双端口</w:t>
      </w:r>
      <w:r w:rsidRPr="00D07157">
        <w:rPr>
          <w:rFonts w:ascii="Times New Roman" w:hAnsi="Times New Roman"/>
          <w:sz w:val="24"/>
          <w:szCs w:val="24"/>
        </w:rPr>
        <w:t>RAM</w:t>
      </w:r>
      <w:r w:rsidRPr="00D07157">
        <w:rPr>
          <w:rFonts w:ascii="Times New Roman" w:hAnsi="Times New Roman"/>
          <w:sz w:val="24"/>
          <w:szCs w:val="24"/>
        </w:rPr>
        <w:t>的两个端口都处于读出状态，组帧模块不从缓冲器当中读取数据，如图</w:t>
      </w:r>
      <w:r w:rsidRPr="00D07157">
        <w:rPr>
          <w:rFonts w:ascii="Times New Roman" w:hAnsi="Times New Roman"/>
          <w:sz w:val="24"/>
          <w:szCs w:val="24"/>
        </w:rPr>
        <w:t>2-9</w:t>
      </w:r>
      <w:r w:rsidRPr="00D07157">
        <w:rPr>
          <w:rFonts w:ascii="Times New Roman" w:hAnsi="Times New Roman"/>
          <w:sz w:val="24"/>
          <w:szCs w:val="24"/>
        </w:rPr>
        <w:t>。当有</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传输时，缓冲器的读写方式如下图</w:t>
      </w:r>
      <w:r w:rsidRPr="00D07157">
        <w:rPr>
          <w:rFonts w:ascii="Times New Roman" w:hAnsi="Times New Roman"/>
          <w:sz w:val="24"/>
          <w:szCs w:val="24"/>
        </w:rPr>
        <w:t>2-11</w:t>
      </w:r>
      <w:r w:rsidRPr="00D07157">
        <w:rPr>
          <w:rFonts w:ascii="Times New Roman" w:hAnsi="Times New Roman"/>
          <w:sz w:val="24"/>
          <w:szCs w:val="24"/>
        </w:rPr>
        <w:t>所示，端口</w:t>
      </w:r>
      <w:r w:rsidRPr="00D07157">
        <w:rPr>
          <w:rFonts w:ascii="Times New Roman" w:hAnsi="Times New Roman"/>
          <w:sz w:val="24"/>
          <w:szCs w:val="24"/>
        </w:rPr>
        <w:t>A</w:t>
      </w:r>
      <w:r w:rsidRPr="00D07157">
        <w:rPr>
          <w:rFonts w:ascii="Times New Roman" w:hAnsi="Times New Roman"/>
          <w:sz w:val="24"/>
          <w:szCs w:val="24"/>
        </w:rPr>
        <w:t>一直是写状态，一直到无</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传输，跳转到读状态。端口</w:t>
      </w:r>
      <w:r w:rsidRPr="00D07157">
        <w:rPr>
          <w:rFonts w:ascii="Times New Roman" w:hAnsi="Times New Roman"/>
          <w:sz w:val="24"/>
          <w:szCs w:val="24"/>
        </w:rPr>
        <w:t>B</w:t>
      </w:r>
      <w:r w:rsidRPr="00D07157">
        <w:rPr>
          <w:rFonts w:ascii="Times New Roman" w:hAnsi="Times New Roman"/>
          <w:sz w:val="24"/>
          <w:szCs w:val="24"/>
        </w:rPr>
        <w:t>设置为读状态，当</w:t>
      </w:r>
      <w:r w:rsidRPr="00D07157">
        <w:rPr>
          <w:rFonts w:ascii="Times New Roman" w:hAnsi="Times New Roman"/>
          <w:sz w:val="24"/>
          <w:szCs w:val="24"/>
        </w:rPr>
        <w:t>FIFO</w:t>
      </w:r>
      <w:r w:rsidRPr="00D07157">
        <w:rPr>
          <w:rFonts w:ascii="Times New Roman" w:hAnsi="Times New Roman"/>
          <w:sz w:val="24"/>
          <w:szCs w:val="24"/>
        </w:rPr>
        <w:t>的读使能信号有效时，</w:t>
      </w:r>
      <w:r w:rsidRPr="00D07157">
        <w:rPr>
          <w:rFonts w:ascii="Times New Roman" w:hAnsi="Times New Roman"/>
          <w:sz w:val="24"/>
          <w:szCs w:val="24"/>
        </w:rPr>
        <w:t>FIFO</w:t>
      </w:r>
      <w:r w:rsidRPr="00D07157">
        <w:rPr>
          <w:rFonts w:ascii="Times New Roman" w:hAnsi="Times New Roman"/>
          <w:sz w:val="24"/>
          <w:szCs w:val="24"/>
        </w:rPr>
        <w:t>的读出数据作为端口</w:t>
      </w:r>
      <w:r w:rsidRPr="00D07157">
        <w:rPr>
          <w:rFonts w:ascii="Times New Roman" w:hAnsi="Times New Roman"/>
          <w:sz w:val="24"/>
          <w:szCs w:val="24"/>
        </w:rPr>
        <w:t>B</w:t>
      </w:r>
      <w:r w:rsidRPr="00D07157">
        <w:rPr>
          <w:rFonts w:ascii="Times New Roman" w:hAnsi="Times New Roman"/>
          <w:sz w:val="24"/>
          <w:szCs w:val="24"/>
        </w:rPr>
        <w:t>的读地址，组帧模块从端口</w:t>
      </w:r>
      <w:r w:rsidRPr="00D07157">
        <w:rPr>
          <w:rFonts w:ascii="Times New Roman" w:hAnsi="Times New Roman"/>
          <w:sz w:val="24"/>
          <w:szCs w:val="24"/>
        </w:rPr>
        <w:t>B</w:t>
      </w:r>
      <w:r w:rsidRPr="00D07157">
        <w:rPr>
          <w:rFonts w:ascii="Times New Roman" w:hAnsi="Times New Roman"/>
          <w:sz w:val="24"/>
          <w:szCs w:val="24"/>
        </w:rPr>
        <w:t>中读出数据封装成</w:t>
      </w:r>
      <w:r w:rsidRPr="00D07157">
        <w:rPr>
          <w:rFonts w:ascii="Times New Roman" w:hAnsi="Times New Roman"/>
          <w:sz w:val="24"/>
          <w:szCs w:val="24"/>
        </w:rPr>
        <w:t>CPRI</w:t>
      </w:r>
      <w:r w:rsidRPr="00D07157">
        <w:rPr>
          <w:rFonts w:ascii="Times New Roman" w:hAnsi="Times New Roman"/>
          <w:sz w:val="24"/>
          <w:szCs w:val="24"/>
        </w:rPr>
        <w:t>帧，然后将缓存此数据的地址单元回填数据</w:t>
      </w:r>
      <w:r w:rsidRPr="00D07157">
        <w:rPr>
          <w:rFonts w:ascii="Times New Roman" w:hAnsi="Times New Roman"/>
          <w:sz w:val="24"/>
          <w:szCs w:val="24"/>
        </w:rPr>
        <w:t>‘0’</w:t>
      </w:r>
      <w:r w:rsidRPr="00D07157">
        <w:rPr>
          <w:rFonts w:ascii="Times New Roman" w:hAnsi="Times New Roman"/>
          <w:sz w:val="24"/>
          <w:szCs w:val="24"/>
        </w:rPr>
        <w:t>。</w:t>
      </w:r>
      <w:r w:rsidRPr="00D07157">
        <w:rPr>
          <w:rFonts w:ascii="Times New Roman" w:hAnsi="Times New Roman"/>
          <w:sz w:val="24"/>
          <w:szCs w:val="24"/>
        </w:rPr>
        <w:t xml:space="preserve"> </w:t>
      </w:r>
      <w:r w:rsidRPr="00D07157">
        <w:rPr>
          <w:rFonts w:ascii="Times New Roman" w:hAnsi="Times New Roman"/>
          <w:sz w:val="24"/>
          <w:szCs w:val="24"/>
        </w:rPr>
        <w:t>当端口</w:t>
      </w:r>
      <w:r w:rsidRPr="00D07157">
        <w:rPr>
          <w:rFonts w:ascii="Times New Roman" w:hAnsi="Times New Roman"/>
          <w:sz w:val="24"/>
          <w:szCs w:val="24"/>
        </w:rPr>
        <w:t>A</w:t>
      </w:r>
      <w:r w:rsidRPr="00D07157">
        <w:rPr>
          <w:rFonts w:ascii="Times New Roman" w:hAnsi="Times New Roman"/>
          <w:sz w:val="24"/>
          <w:szCs w:val="24"/>
        </w:rPr>
        <w:t>的写使能无效，</w:t>
      </w:r>
      <w:r w:rsidRPr="00D07157">
        <w:rPr>
          <w:rFonts w:ascii="Times New Roman" w:hAnsi="Times New Roman"/>
          <w:sz w:val="24"/>
          <w:szCs w:val="24"/>
        </w:rPr>
        <w:t>FIFO</w:t>
      </w:r>
      <w:r w:rsidRPr="00D07157">
        <w:rPr>
          <w:rFonts w:ascii="Times New Roman" w:hAnsi="Times New Roman"/>
          <w:sz w:val="24"/>
          <w:szCs w:val="24"/>
        </w:rPr>
        <w:t>无数据读出，端口</w:t>
      </w:r>
      <w:r w:rsidRPr="00D07157">
        <w:rPr>
          <w:rFonts w:ascii="Times New Roman" w:hAnsi="Times New Roman"/>
          <w:sz w:val="24"/>
          <w:szCs w:val="24"/>
        </w:rPr>
        <w:t>B</w:t>
      </w:r>
      <w:r w:rsidRPr="00D07157">
        <w:rPr>
          <w:rFonts w:ascii="Times New Roman" w:hAnsi="Times New Roman"/>
          <w:sz w:val="24"/>
          <w:szCs w:val="24"/>
        </w:rPr>
        <w:t>的读地址单元缓冲的数据为</w:t>
      </w:r>
      <w:r w:rsidRPr="00D07157">
        <w:rPr>
          <w:rFonts w:ascii="Times New Roman" w:hAnsi="Times New Roman"/>
          <w:sz w:val="24"/>
          <w:szCs w:val="24"/>
        </w:rPr>
        <w:t>0</w:t>
      </w:r>
      <w:r w:rsidRPr="00D07157">
        <w:rPr>
          <w:rFonts w:ascii="Times New Roman" w:hAnsi="Times New Roman"/>
          <w:sz w:val="24"/>
          <w:szCs w:val="24"/>
        </w:rPr>
        <w:t>时，组帧模块不在从缓冲器中读取数据，端口</w:t>
      </w:r>
      <w:r w:rsidRPr="00D07157">
        <w:rPr>
          <w:rFonts w:ascii="Times New Roman" w:hAnsi="Times New Roman"/>
          <w:sz w:val="24"/>
          <w:szCs w:val="24"/>
        </w:rPr>
        <w:t>A</w:t>
      </w:r>
      <w:r w:rsidRPr="00D07157">
        <w:rPr>
          <w:rFonts w:ascii="Times New Roman" w:hAnsi="Times New Roman"/>
          <w:sz w:val="24"/>
          <w:szCs w:val="24"/>
        </w:rPr>
        <w:t>与端口</w:t>
      </w:r>
      <w:r w:rsidRPr="00D07157">
        <w:rPr>
          <w:rFonts w:ascii="Times New Roman" w:hAnsi="Times New Roman"/>
          <w:sz w:val="24"/>
          <w:szCs w:val="24"/>
        </w:rPr>
        <w:t>B</w:t>
      </w:r>
      <w:r w:rsidRPr="00D07157">
        <w:rPr>
          <w:rFonts w:ascii="Times New Roman" w:hAnsi="Times New Roman"/>
          <w:sz w:val="24"/>
          <w:szCs w:val="24"/>
        </w:rPr>
        <w:t>的地址置</w:t>
      </w:r>
      <w:r w:rsidRPr="00D07157">
        <w:rPr>
          <w:rFonts w:ascii="Times New Roman" w:hAnsi="Times New Roman"/>
          <w:sz w:val="24"/>
          <w:szCs w:val="24"/>
        </w:rPr>
        <w:t>0</w:t>
      </w:r>
      <w:r w:rsidRPr="00D07157">
        <w:rPr>
          <w:rFonts w:ascii="Times New Roman" w:hAnsi="Times New Roman"/>
          <w:sz w:val="24"/>
          <w:szCs w:val="24"/>
        </w:rPr>
        <w:t>。</w:t>
      </w:r>
    </w:p>
    <w:p w:rsidR="00255591" w:rsidRPr="00D07157" w:rsidRDefault="00255591" w:rsidP="00255591">
      <w:pPr>
        <w:rPr>
          <w:rFonts w:ascii="Times New Roman" w:hAnsi="Times New Roman"/>
        </w:rPr>
      </w:pPr>
      <w:r w:rsidRPr="00D07157">
        <w:rPr>
          <w:rFonts w:ascii="Times New Roman" w:hAnsi="Times New Roman"/>
        </w:rPr>
        <w:object w:dxaOrig="11696" w:dyaOrig="6159">
          <v:shape id="_x0000_i1034" type="#_x0000_t75" style="width:487.85pt;height:256.3pt" o:ole="">
            <v:imagedata r:id="rId37" o:title=""/>
          </v:shape>
          <o:OLEObject Type="Embed" ProgID="Visio.Drawing.11" ShapeID="_x0000_i1034" DrawAspect="Content" ObjectID="_1593523767" r:id="rId38"/>
        </w:object>
      </w:r>
    </w:p>
    <w:p w:rsidR="00255591"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2-10 </w:t>
      </w:r>
      <w:r w:rsidRPr="00D07157">
        <w:rPr>
          <w:rFonts w:ascii="Times New Roman" w:hAnsi="Times New Roman"/>
          <w:szCs w:val="21"/>
        </w:rPr>
        <w:t>真实双端口</w:t>
      </w:r>
      <w:r w:rsidRPr="00D07157">
        <w:rPr>
          <w:rFonts w:ascii="Times New Roman" w:hAnsi="Times New Roman"/>
          <w:szCs w:val="21"/>
        </w:rPr>
        <w:t>RAM</w:t>
      </w:r>
      <w:r w:rsidRPr="00D07157">
        <w:rPr>
          <w:rFonts w:ascii="Times New Roman" w:hAnsi="Times New Roman"/>
          <w:szCs w:val="21"/>
        </w:rPr>
        <w:t>的读写方式</w:t>
      </w:r>
    </w:p>
    <w:p w:rsidR="00503B25" w:rsidRDefault="00503B25" w:rsidP="00503B25">
      <w:pPr>
        <w:pStyle w:val="3"/>
      </w:pPr>
      <w:bookmarkStart w:id="40" w:name="_Toc387754542"/>
      <w:r>
        <w:rPr>
          <w:rFonts w:hint="eastAsia"/>
        </w:rPr>
        <w:t xml:space="preserve">2.3.2 </w:t>
      </w:r>
      <w:r w:rsidR="00243C4F">
        <w:rPr>
          <w:rFonts w:hint="eastAsia"/>
        </w:rPr>
        <w:t xml:space="preserve"> </w:t>
      </w:r>
      <w:r w:rsidRPr="00825994">
        <w:rPr>
          <w:rFonts w:ascii="Times New Roman" w:hAnsi="Times New Roman"/>
        </w:rPr>
        <w:t>1.5ms</w:t>
      </w:r>
      <w:r>
        <w:rPr>
          <w:rFonts w:hint="eastAsia"/>
        </w:rPr>
        <w:t>传输一次</w:t>
      </w:r>
      <w:r>
        <w:rPr>
          <w:rFonts w:hint="eastAsia"/>
        </w:rPr>
        <w:t>IQ</w:t>
      </w:r>
      <w:r>
        <w:rPr>
          <w:rFonts w:hint="eastAsia"/>
        </w:rPr>
        <w:t>数据的</w:t>
      </w:r>
      <w:r>
        <w:rPr>
          <w:rFonts w:hint="eastAsia"/>
        </w:rPr>
        <w:t>CPRI</w:t>
      </w:r>
      <w:r>
        <w:rPr>
          <w:rFonts w:hint="eastAsia"/>
        </w:rPr>
        <w:t>板卡程序设计</w:t>
      </w:r>
      <w:bookmarkEnd w:id="40"/>
    </w:p>
    <w:p w:rsidR="00243C4F" w:rsidRDefault="00B032FF" w:rsidP="00B032FF">
      <w:pPr>
        <w:ind w:firstLineChars="200" w:firstLine="480"/>
        <w:rPr>
          <w:rFonts w:ascii="Times New Roman" w:hAnsi="Times New Roman"/>
          <w:sz w:val="24"/>
          <w:szCs w:val="24"/>
        </w:rPr>
      </w:pPr>
      <w:r w:rsidRPr="00D07157">
        <w:rPr>
          <w:rFonts w:ascii="Times New Roman" w:hAnsi="Times New Roman"/>
          <w:sz w:val="24"/>
          <w:szCs w:val="24"/>
        </w:rPr>
        <w:t>下行链路的</w:t>
      </w:r>
      <w:r>
        <w:rPr>
          <w:rFonts w:ascii="Times New Roman" w:hAnsi="Times New Roman" w:hint="eastAsia"/>
          <w:sz w:val="24"/>
          <w:szCs w:val="24"/>
        </w:rPr>
        <w:t>1.5ms</w:t>
      </w:r>
      <w:r>
        <w:rPr>
          <w:rFonts w:ascii="Times New Roman" w:hAnsi="Times New Roman" w:hint="eastAsia"/>
          <w:sz w:val="24"/>
          <w:szCs w:val="24"/>
        </w:rPr>
        <w:t>传输一次</w:t>
      </w:r>
      <w:r>
        <w:rPr>
          <w:rFonts w:ascii="Times New Roman" w:hAnsi="Times New Roman" w:hint="eastAsia"/>
          <w:sz w:val="24"/>
          <w:szCs w:val="24"/>
        </w:rPr>
        <w:t>IQ</w:t>
      </w:r>
      <w:r>
        <w:rPr>
          <w:rFonts w:ascii="Times New Roman" w:hAnsi="Times New Roman" w:hint="eastAsia"/>
          <w:sz w:val="24"/>
          <w:szCs w:val="24"/>
        </w:rPr>
        <w:t>数据的</w:t>
      </w:r>
      <w:r w:rsidRPr="00D07157">
        <w:rPr>
          <w:rFonts w:ascii="Times New Roman" w:hAnsi="Times New Roman"/>
          <w:sz w:val="24"/>
          <w:szCs w:val="24"/>
        </w:rPr>
        <w:t>CPRI</w:t>
      </w:r>
      <w:r w:rsidRPr="00D07157">
        <w:rPr>
          <w:rFonts w:ascii="Times New Roman" w:hAnsi="Times New Roman"/>
          <w:sz w:val="24"/>
          <w:szCs w:val="24"/>
        </w:rPr>
        <w:t>板卡程序设计的总体结构框图如图</w:t>
      </w:r>
      <w:r w:rsidRPr="00D07157">
        <w:rPr>
          <w:rFonts w:ascii="Times New Roman" w:hAnsi="Times New Roman"/>
          <w:sz w:val="24"/>
          <w:szCs w:val="24"/>
        </w:rPr>
        <w:t>2-</w:t>
      </w:r>
      <w:r w:rsidR="00920BAE">
        <w:rPr>
          <w:rFonts w:ascii="Times New Roman" w:hAnsi="Times New Roman" w:hint="eastAsia"/>
          <w:sz w:val="24"/>
          <w:szCs w:val="24"/>
        </w:rPr>
        <w:t>11</w:t>
      </w:r>
      <w:r w:rsidRPr="00D07157">
        <w:rPr>
          <w:rFonts w:ascii="Times New Roman" w:hAnsi="Times New Roman"/>
          <w:sz w:val="24"/>
          <w:szCs w:val="24"/>
        </w:rPr>
        <w:t>，主要由四部分组成，分别为解帧器，下行缓冲器，</w:t>
      </w:r>
      <w:r w:rsidRPr="00D07157">
        <w:rPr>
          <w:rFonts w:ascii="Times New Roman" w:hAnsi="Times New Roman"/>
          <w:sz w:val="24"/>
          <w:szCs w:val="24"/>
        </w:rPr>
        <w:t>CPRI</w:t>
      </w:r>
      <w:r w:rsidRPr="00D07157">
        <w:rPr>
          <w:rFonts w:ascii="Times New Roman" w:hAnsi="Times New Roman"/>
          <w:sz w:val="24"/>
          <w:szCs w:val="24"/>
        </w:rPr>
        <w:t>组帧器，</w:t>
      </w:r>
      <w:r w:rsidRPr="00D07157">
        <w:rPr>
          <w:rFonts w:ascii="Times New Roman" w:hAnsi="Times New Roman"/>
          <w:sz w:val="24"/>
          <w:szCs w:val="24"/>
        </w:rPr>
        <w:t>CPRI</w:t>
      </w:r>
      <w:r w:rsidRPr="00D07157">
        <w:rPr>
          <w:rFonts w:ascii="Times New Roman" w:hAnsi="Times New Roman"/>
          <w:sz w:val="24"/>
          <w:szCs w:val="24"/>
        </w:rPr>
        <w:t>的</w:t>
      </w:r>
      <w:r w:rsidRPr="00D07157">
        <w:rPr>
          <w:rFonts w:ascii="Times New Roman" w:hAnsi="Times New Roman"/>
          <w:sz w:val="24"/>
          <w:szCs w:val="24"/>
        </w:rPr>
        <w:t>IP</w:t>
      </w:r>
      <w:r w:rsidRPr="00D07157">
        <w:rPr>
          <w:rFonts w:ascii="Times New Roman" w:hAnsi="Times New Roman"/>
          <w:sz w:val="24"/>
          <w:szCs w:val="24"/>
        </w:rPr>
        <w:t>核，。在下行链路，</w:t>
      </w:r>
      <w:proofErr w:type="gramStart"/>
      <w:r w:rsidRPr="00D07157">
        <w:rPr>
          <w:rFonts w:ascii="Times New Roman" w:hAnsi="Times New Roman"/>
          <w:sz w:val="24"/>
          <w:szCs w:val="24"/>
        </w:rPr>
        <w:t>解帧器</w:t>
      </w:r>
      <w:proofErr w:type="gramEnd"/>
      <w:r w:rsidRPr="00D07157">
        <w:rPr>
          <w:rFonts w:ascii="Times New Roman" w:hAnsi="Times New Roman"/>
          <w:sz w:val="24"/>
          <w:szCs w:val="24"/>
        </w:rPr>
        <w:t>将串行的</w:t>
      </w:r>
      <w:r w:rsidRPr="00D07157">
        <w:rPr>
          <w:rFonts w:ascii="Times New Roman" w:hAnsi="Times New Roman"/>
          <w:sz w:val="24"/>
          <w:szCs w:val="24"/>
        </w:rPr>
        <w:t>SRIO</w:t>
      </w:r>
      <w:proofErr w:type="gramStart"/>
      <w:r w:rsidRPr="00D07157">
        <w:rPr>
          <w:rFonts w:ascii="Times New Roman" w:hAnsi="Times New Roman"/>
          <w:sz w:val="24"/>
          <w:szCs w:val="24"/>
        </w:rPr>
        <w:t>帧解帧，解帧后</w:t>
      </w:r>
      <w:proofErr w:type="gramEnd"/>
      <w:r w:rsidRPr="00D07157">
        <w:rPr>
          <w:rFonts w:ascii="Times New Roman" w:hAnsi="Times New Roman"/>
          <w:sz w:val="24"/>
          <w:szCs w:val="24"/>
        </w:rPr>
        <w:t>的数据缓存到下行缓冲器，下行缓冲器中的</w:t>
      </w:r>
      <w:r w:rsidRPr="00D07157">
        <w:rPr>
          <w:rFonts w:ascii="Times New Roman" w:hAnsi="Times New Roman"/>
          <w:sz w:val="24"/>
          <w:szCs w:val="24"/>
        </w:rPr>
        <w:t>IQ</w:t>
      </w:r>
      <w:r w:rsidRPr="00D07157">
        <w:rPr>
          <w:rFonts w:ascii="Times New Roman" w:hAnsi="Times New Roman"/>
          <w:sz w:val="24"/>
          <w:szCs w:val="24"/>
        </w:rPr>
        <w:t>数据</w:t>
      </w:r>
      <w:r>
        <w:rPr>
          <w:rFonts w:ascii="Times New Roman" w:hAnsi="Times New Roman" w:hint="eastAsia"/>
          <w:sz w:val="24"/>
          <w:szCs w:val="24"/>
        </w:rPr>
        <w:t>传输到</w:t>
      </w:r>
      <w:r w:rsidRPr="00D07157">
        <w:rPr>
          <w:rFonts w:ascii="Times New Roman" w:hAnsi="Times New Roman"/>
          <w:sz w:val="24"/>
          <w:szCs w:val="24"/>
        </w:rPr>
        <w:t>组帧模块，将</w:t>
      </w:r>
      <w:r w:rsidRPr="00D07157">
        <w:rPr>
          <w:rFonts w:ascii="Times New Roman" w:hAnsi="Times New Roman"/>
          <w:sz w:val="24"/>
          <w:szCs w:val="24"/>
        </w:rPr>
        <w:t>IQ</w:t>
      </w:r>
      <w:r w:rsidRPr="00D07157">
        <w:rPr>
          <w:rFonts w:ascii="Times New Roman" w:hAnsi="Times New Roman"/>
          <w:sz w:val="24"/>
          <w:szCs w:val="24"/>
        </w:rPr>
        <w:t>数据封装成</w:t>
      </w:r>
      <w:r w:rsidRPr="00D07157">
        <w:rPr>
          <w:rFonts w:ascii="Times New Roman" w:hAnsi="Times New Roman"/>
          <w:sz w:val="24"/>
          <w:szCs w:val="24"/>
        </w:rPr>
        <w:t>CPRI</w:t>
      </w:r>
      <w:r w:rsidRPr="00D07157">
        <w:rPr>
          <w:rFonts w:ascii="Times New Roman" w:hAnsi="Times New Roman"/>
          <w:sz w:val="24"/>
          <w:szCs w:val="24"/>
        </w:rPr>
        <w:t>帧，最后通过</w:t>
      </w:r>
      <w:r w:rsidRPr="00D07157">
        <w:rPr>
          <w:rFonts w:ascii="Times New Roman" w:hAnsi="Times New Roman"/>
          <w:sz w:val="24"/>
          <w:szCs w:val="24"/>
        </w:rPr>
        <w:t>CPRI</w:t>
      </w:r>
      <w:r w:rsidRPr="00D07157">
        <w:rPr>
          <w:rFonts w:ascii="Times New Roman" w:hAnsi="Times New Roman"/>
          <w:sz w:val="24"/>
          <w:szCs w:val="24"/>
        </w:rPr>
        <w:t>的</w:t>
      </w:r>
      <w:r w:rsidRPr="00D07157">
        <w:rPr>
          <w:rFonts w:ascii="Times New Roman" w:hAnsi="Times New Roman"/>
          <w:sz w:val="24"/>
          <w:szCs w:val="24"/>
        </w:rPr>
        <w:t>IP</w:t>
      </w:r>
      <w:r w:rsidRPr="00D07157">
        <w:rPr>
          <w:rFonts w:ascii="Times New Roman" w:hAnsi="Times New Roman"/>
          <w:sz w:val="24"/>
          <w:szCs w:val="24"/>
        </w:rPr>
        <w:t>核将</w:t>
      </w:r>
      <w:r w:rsidRPr="00D07157">
        <w:rPr>
          <w:rFonts w:ascii="Times New Roman" w:hAnsi="Times New Roman"/>
          <w:sz w:val="24"/>
          <w:szCs w:val="24"/>
        </w:rPr>
        <w:t>CPRI</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发送出去。</w:t>
      </w:r>
    </w:p>
    <w:p w:rsidR="003A741A" w:rsidRDefault="00AF3D03" w:rsidP="00133E22">
      <w:r>
        <w:object w:dxaOrig="11961" w:dyaOrig="5441">
          <v:shape id="_x0000_i1035" type="#_x0000_t75" style="width:486.7pt;height:221.2pt" o:ole="">
            <v:imagedata r:id="rId39" o:title=""/>
          </v:shape>
          <o:OLEObject Type="Embed" ProgID="Visio.Drawing.11" ShapeID="_x0000_i1035" DrawAspect="Content" ObjectID="_1593523768" r:id="rId40"/>
        </w:object>
      </w:r>
    </w:p>
    <w:p w:rsidR="00920BAE" w:rsidRPr="001958E0" w:rsidRDefault="00920BAE" w:rsidP="001958E0">
      <w:pPr>
        <w:jc w:val="center"/>
        <w:rPr>
          <w:szCs w:val="21"/>
        </w:rPr>
      </w:pPr>
      <w:r w:rsidRPr="001958E0">
        <w:rPr>
          <w:rFonts w:hint="eastAsia"/>
          <w:szCs w:val="21"/>
        </w:rPr>
        <w:t>图</w:t>
      </w:r>
      <w:r w:rsidRPr="001958E0">
        <w:rPr>
          <w:rFonts w:hint="eastAsia"/>
          <w:szCs w:val="21"/>
        </w:rPr>
        <w:t>2-11</w:t>
      </w:r>
      <w:r w:rsidR="001958E0" w:rsidRPr="001958E0">
        <w:rPr>
          <w:rFonts w:hint="eastAsia"/>
          <w:szCs w:val="21"/>
        </w:rPr>
        <w:t xml:space="preserve"> </w:t>
      </w:r>
      <w:r w:rsidR="001958E0" w:rsidRPr="001958E0">
        <w:rPr>
          <w:rFonts w:ascii="Times New Roman" w:hAnsi="Times New Roman"/>
          <w:szCs w:val="21"/>
        </w:rPr>
        <w:t>CPRI</w:t>
      </w:r>
      <w:r w:rsidR="001958E0" w:rsidRPr="001958E0">
        <w:rPr>
          <w:rFonts w:ascii="Times New Roman" w:hAnsi="Times New Roman"/>
          <w:szCs w:val="21"/>
        </w:rPr>
        <w:t>板卡程序设计的总体结构框图</w:t>
      </w:r>
    </w:p>
    <w:p w:rsidR="00133E22" w:rsidRPr="00243C4F" w:rsidRDefault="00133E22" w:rsidP="00133E22">
      <w:pPr>
        <w:ind w:firstLineChars="150" w:firstLine="360"/>
      </w:pPr>
      <w:r w:rsidRPr="00D07157">
        <w:rPr>
          <w:rFonts w:ascii="Times New Roman" w:hAnsi="Times New Roman"/>
          <w:sz w:val="24"/>
          <w:szCs w:val="24"/>
        </w:rPr>
        <w:t>CPRI</w:t>
      </w:r>
      <w:r w:rsidRPr="00D07157">
        <w:rPr>
          <w:rFonts w:ascii="Times New Roman" w:hAnsi="Times New Roman"/>
          <w:sz w:val="24"/>
          <w:szCs w:val="24"/>
        </w:rPr>
        <w:t>板卡将来自</w:t>
      </w:r>
      <w:r w:rsidRPr="00D07157">
        <w:rPr>
          <w:rFonts w:ascii="Times New Roman" w:hAnsi="Times New Roman"/>
          <w:sz w:val="24"/>
          <w:szCs w:val="24"/>
        </w:rPr>
        <w:t>LISU</w:t>
      </w:r>
      <w:r w:rsidRPr="00D07157">
        <w:rPr>
          <w:rFonts w:ascii="Times New Roman" w:hAnsi="Times New Roman"/>
          <w:sz w:val="24"/>
          <w:szCs w:val="24"/>
        </w:rPr>
        <w:t>的</w:t>
      </w:r>
      <w:r w:rsidRPr="00D07157">
        <w:rPr>
          <w:rFonts w:ascii="Times New Roman" w:hAnsi="Times New Roman"/>
          <w:sz w:val="24"/>
          <w:szCs w:val="24"/>
        </w:rPr>
        <w:t>120</w:t>
      </w:r>
      <w:r w:rsidRPr="00D07157">
        <w:rPr>
          <w:rFonts w:ascii="Times New Roman" w:hAnsi="Times New Roman"/>
          <w:sz w:val="24"/>
          <w:szCs w:val="24"/>
        </w:rPr>
        <w:t>路数</w:t>
      </w:r>
      <w:proofErr w:type="gramStart"/>
      <w:r w:rsidRPr="00D07157">
        <w:rPr>
          <w:rFonts w:ascii="Times New Roman" w:hAnsi="Times New Roman"/>
          <w:sz w:val="24"/>
          <w:szCs w:val="24"/>
        </w:rPr>
        <w:t>据通过</w:t>
      </w:r>
      <w:proofErr w:type="gramEnd"/>
      <w:r w:rsidRPr="00D07157">
        <w:rPr>
          <w:rFonts w:ascii="Times New Roman" w:hAnsi="Times New Roman"/>
          <w:sz w:val="24"/>
          <w:szCs w:val="24"/>
        </w:rPr>
        <w:t>四条</w:t>
      </w:r>
      <w:r w:rsidRPr="00D07157">
        <w:rPr>
          <w:rFonts w:ascii="Times New Roman" w:hAnsi="Times New Roman"/>
          <w:sz w:val="24"/>
          <w:szCs w:val="24"/>
        </w:rPr>
        <w:t>CPRI</w:t>
      </w:r>
      <w:r w:rsidRPr="00D07157">
        <w:rPr>
          <w:rFonts w:ascii="Times New Roman" w:hAnsi="Times New Roman"/>
          <w:sz w:val="24"/>
          <w:szCs w:val="24"/>
        </w:rPr>
        <w:t>链路分发给四个</w:t>
      </w:r>
      <w:r w:rsidRPr="00D07157">
        <w:rPr>
          <w:rFonts w:ascii="Times New Roman" w:hAnsi="Times New Roman"/>
          <w:sz w:val="24"/>
          <w:szCs w:val="24"/>
        </w:rPr>
        <w:t>BBU</w:t>
      </w:r>
      <w:r w:rsidRPr="00D07157">
        <w:rPr>
          <w:rFonts w:ascii="Times New Roman" w:hAnsi="Times New Roman"/>
          <w:sz w:val="24"/>
          <w:szCs w:val="24"/>
        </w:rPr>
        <w:t>，本设计实现</w:t>
      </w:r>
      <w:ins w:id="41" w:author="微软用户" w:date="2014-05-09T14:13:00Z">
        <w:r w:rsidRPr="00D07157">
          <w:rPr>
            <w:rFonts w:ascii="Times New Roman" w:hAnsi="Times New Roman"/>
            <w:sz w:val="24"/>
            <w:szCs w:val="24"/>
          </w:rPr>
          <w:t>SRIO</w:t>
        </w:r>
        <w:proofErr w:type="gramStart"/>
        <w:r w:rsidRPr="00D07157">
          <w:rPr>
            <w:rFonts w:ascii="Times New Roman" w:hAnsi="Times New Roman"/>
            <w:sz w:val="24"/>
            <w:szCs w:val="24"/>
          </w:rPr>
          <w:t>解帧器</w:t>
        </w:r>
        <w:proofErr w:type="gramEnd"/>
        <w:r w:rsidRPr="00D07157">
          <w:rPr>
            <w:rFonts w:ascii="Times New Roman" w:hAnsi="Times New Roman"/>
            <w:sz w:val="24"/>
            <w:szCs w:val="24"/>
          </w:rPr>
          <w:t>到</w:t>
        </w:r>
      </w:ins>
      <w:r w:rsidRPr="00D07157">
        <w:rPr>
          <w:rFonts w:ascii="Times New Roman" w:hAnsi="Times New Roman"/>
          <w:sz w:val="24"/>
          <w:szCs w:val="24"/>
        </w:rPr>
        <w:t>下行缓冲器</w:t>
      </w:r>
      <w:ins w:id="42" w:author="微软用户" w:date="2014-05-09T14:13:00Z">
        <w:r w:rsidRPr="00D07157">
          <w:rPr>
            <w:rFonts w:ascii="Times New Roman" w:hAnsi="Times New Roman"/>
            <w:sz w:val="24"/>
            <w:szCs w:val="24"/>
          </w:rPr>
          <w:t>的动态映射</w:t>
        </w:r>
      </w:ins>
      <w:r w:rsidRPr="00D07157">
        <w:rPr>
          <w:rFonts w:ascii="Times New Roman" w:hAnsi="Times New Roman"/>
          <w:sz w:val="24"/>
          <w:szCs w:val="24"/>
        </w:rPr>
        <w:t>。</w:t>
      </w:r>
      <w:ins w:id="43" w:author="微软用户" w:date="2014-05-09T14:13:00Z">
        <w:r w:rsidRPr="00D07157">
          <w:rPr>
            <w:rFonts w:ascii="Times New Roman" w:hAnsi="Times New Roman"/>
            <w:sz w:val="24"/>
            <w:szCs w:val="24"/>
          </w:rPr>
          <w:t>SRIO</w:t>
        </w:r>
        <w:proofErr w:type="gramStart"/>
        <w:r w:rsidRPr="00D07157">
          <w:rPr>
            <w:rFonts w:ascii="Times New Roman" w:hAnsi="Times New Roman"/>
            <w:sz w:val="24"/>
            <w:szCs w:val="24"/>
          </w:rPr>
          <w:t>解帧器</w:t>
        </w:r>
      </w:ins>
      <w:proofErr w:type="gramEnd"/>
      <w:r w:rsidRPr="00D07157">
        <w:rPr>
          <w:rFonts w:ascii="Times New Roman" w:hAnsi="Times New Roman"/>
          <w:sz w:val="24"/>
          <w:szCs w:val="24"/>
        </w:rPr>
        <w:t>通过</w:t>
      </w:r>
      <w:r w:rsidRPr="00D07157">
        <w:rPr>
          <w:rFonts w:ascii="Times New Roman" w:hAnsi="Times New Roman"/>
          <w:sz w:val="24"/>
          <w:szCs w:val="24"/>
        </w:rPr>
        <w:t>IQ</w:t>
      </w:r>
      <w:r w:rsidRPr="00D07157">
        <w:rPr>
          <w:rFonts w:ascii="Times New Roman" w:hAnsi="Times New Roman"/>
          <w:sz w:val="24"/>
          <w:szCs w:val="24"/>
        </w:rPr>
        <w:t>编号实现</w:t>
      </w:r>
      <w:ins w:id="44" w:author="微软用户" w:date="2014-05-09T14:13:00Z">
        <w:r w:rsidRPr="00D07157">
          <w:rPr>
            <w:rFonts w:ascii="Times New Roman" w:hAnsi="Times New Roman"/>
            <w:sz w:val="24"/>
            <w:szCs w:val="24"/>
          </w:rPr>
          <w:t>到</w:t>
        </w:r>
      </w:ins>
      <w:r w:rsidRPr="00D07157">
        <w:rPr>
          <w:rFonts w:ascii="Times New Roman" w:hAnsi="Times New Roman"/>
          <w:sz w:val="24"/>
          <w:szCs w:val="24"/>
        </w:rPr>
        <w:t>下行缓冲器</w:t>
      </w:r>
      <w:ins w:id="45" w:author="微软用户" w:date="2014-05-09T14:13:00Z">
        <w:r w:rsidRPr="00D07157">
          <w:rPr>
            <w:rFonts w:ascii="Times New Roman" w:hAnsi="Times New Roman"/>
            <w:sz w:val="24"/>
            <w:szCs w:val="24"/>
          </w:rPr>
          <w:t>的动态映射</w:t>
        </w:r>
      </w:ins>
      <w:r w:rsidRPr="00D07157">
        <w:rPr>
          <w:rFonts w:ascii="Times New Roman" w:hAnsi="Times New Roman"/>
          <w:sz w:val="24"/>
          <w:szCs w:val="24"/>
        </w:rPr>
        <w:t>，</w:t>
      </w:r>
      <w:r>
        <w:rPr>
          <w:rFonts w:ascii="Times New Roman" w:hAnsi="Times New Roman" w:hint="eastAsia"/>
          <w:sz w:val="24"/>
          <w:szCs w:val="24"/>
        </w:rPr>
        <w:t>下行缓冲器分配四组缓存单元。</w:t>
      </w:r>
      <w:r w:rsidRPr="00D07157">
        <w:rPr>
          <w:rFonts w:ascii="Times New Roman" w:hAnsi="Times New Roman"/>
          <w:sz w:val="24"/>
          <w:szCs w:val="24"/>
        </w:rPr>
        <w:t>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BBU1</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的数据缓存到缓冲器</w:t>
      </w:r>
      <w:r>
        <w:rPr>
          <w:rFonts w:ascii="Times New Roman" w:hAnsi="Times New Roman" w:hint="eastAsia"/>
          <w:sz w:val="24"/>
          <w:szCs w:val="24"/>
        </w:rPr>
        <w:t>的</w:t>
      </w:r>
      <w:r>
        <w:rPr>
          <w:rFonts w:ascii="Times New Roman" w:hAnsi="Times New Roman" w:hint="eastAsia"/>
          <w:sz w:val="24"/>
          <w:szCs w:val="24"/>
        </w:rPr>
        <w:t>1</w:t>
      </w:r>
      <w:r>
        <w:rPr>
          <w:rFonts w:ascii="Times New Roman" w:hAnsi="Times New Roman" w:hint="eastAsia"/>
          <w:sz w:val="24"/>
          <w:szCs w:val="24"/>
        </w:rPr>
        <w:t>组缓存</w:t>
      </w:r>
      <w:r>
        <w:rPr>
          <w:rFonts w:ascii="Times New Roman" w:hAnsi="Times New Roman"/>
          <w:sz w:val="24"/>
          <w:szCs w:val="24"/>
        </w:rPr>
        <w:t>单元</w:t>
      </w:r>
      <w:r w:rsidRPr="00D07157">
        <w:rPr>
          <w:rFonts w:ascii="Times New Roman" w:hAnsi="Times New Roman"/>
          <w:sz w:val="24"/>
          <w:szCs w:val="24"/>
        </w:rPr>
        <w:t>；如果要求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BBU2</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的数据缓存到缓冲器的</w:t>
      </w:r>
      <w:r>
        <w:rPr>
          <w:rFonts w:ascii="Times New Roman" w:hAnsi="Times New Roman" w:hint="eastAsia"/>
          <w:sz w:val="24"/>
          <w:szCs w:val="24"/>
        </w:rPr>
        <w:t>2</w:t>
      </w:r>
      <w:r>
        <w:rPr>
          <w:rFonts w:ascii="Times New Roman" w:hAnsi="Times New Roman" w:hint="eastAsia"/>
          <w:sz w:val="24"/>
          <w:szCs w:val="24"/>
        </w:rPr>
        <w:t>组缓存</w:t>
      </w:r>
      <w:r w:rsidRPr="00D07157">
        <w:rPr>
          <w:rFonts w:ascii="Times New Roman" w:hAnsi="Times New Roman"/>
          <w:sz w:val="24"/>
          <w:szCs w:val="24"/>
        </w:rPr>
        <w:t>单元；如果要求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w:t>
      </w:r>
      <w:r>
        <w:rPr>
          <w:rFonts w:ascii="Times New Roman" w:hAnsi="Times New Roman" w:hint="eastAsia"/>
          <w:sz w:val="24"/>
          <w:szCs w:val="24"/>
        </w:rPr>
        <w:t>3</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的数据缓存到缓冲器的</w:t>
      </w:r>
      <w:r>
        <w:rPr>
          <w:rFonts w:ascii="Times New Roman" w:hAnsi="Times New Roman" w:hint="eastAsia"/>
          <w:sz w:val="24"/>
          <w:szCs w:val="24"/>
        </w:rPr>
        <w:t>3</w:t>
      </w:r>
      <w:r>
        <w:rPr>
          <w:rFonts w:ascii="Times New Roman" w:hAnsi="Times New Roman" w:hint="eastAsia"/>
          <w:sz w:val="24"/>
          <w:szCs w:val="24"/>
        </w:rPr>
        <w:t>组缓存</w:t>
      </w:r>
      <w:r w:rsidRPr="00D07157">
        <w:rPr>
          <w:rFonts w:ascii="Times New Roman" w:hAnsi="Times New Roman"/>
          <w:sz w:val="24"/>
          <w:szCs w:val="24"/>
        </w:rPr>
        <w:t>单元；如果要求</w:t>
      </w:r>
      <w:r w:rsidRPr="00D07157">
        <w:rPr>
          <w:rFonts w:ascii="Times New Roman" w:hAnsi="Times New Roman"/>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w:t>
      </w:r>
      <w:r>
        <w:rPr>
          <w:rFonts w:ascii="Times New Roman" w:hAnsi="Times New Roman" w:hint="eastAsia"/>
          <w:sz w:val="24"/>
          <w:szCs w:val="24"/>
        </w:rPr>
        <w:t>4</w:t>
      </w:r>
      <w:r w:rsidRPr="00D07157">
        <w:rPr>
          <w:rFonts w:ascii="Times New Roman" w:hAnsi="Times New Roman"/>
          <w:sz w:val="24"/>
          <w:szCs w:val="24"/>
        </w:rPr>
        <w:t>，</w:t>
      </w:r>
      <w:r w:rsidRPr="00D07157">
        <w:rPr>
          <w:rFonts w:ascii="Times New Roman" w:hAnsi="Times New Roman"/>
          <w:sz w:val="24"/>
          <w:szCs w:val="24"/>
        </w:rPr>
        <w:t>SRIO</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的数据缓存到缓冲器的</w:t>
      </w:r>
      <w:r>
        <w:rPr>
          <w:rFonts w:ascii="Times New Roman" w:hAnsi="Times New Roman" w:hint="eastAsia"/>
          <w:sz w:val="24"/>
          <w:szCs w:val="24"/>
        </w:rPr>
        <w:t>4</w:t>
      </w:r>
      <w:r>
        <w:rPr>
          <w:rFonts w:ascii="Times New Roman" w:hAnsi="Times New Roman" w:hint="eastAsia"/>
          <w:sz w:val="24"/>
          <w:szCs w:val="24"/>
        </w:rPr>
        <w:t>组缓存</w:t>
      </w:r>
      <w:r w:rsidRPr="00D07157">
        <w:rPr>
          <w:rFonts w:ascii="Times New Roman" w:hAnsi="Times New Roman"/>
          <w:sz w:val="24"/>
          <w:szCs w:val="24"/>
        </w:rPr>
        <w:t>单元。</w:t>
      </w:r>
      <w:r w:rsidRPr="00133E22">
        <w:rPr>
          <w:rFonts w:hint="eastAsia"/>
          <w:sz w:val="24"/>
          <w:szCs w:val="24"/>
        </w:rPr>
        <w:t>与实时性传输数据相比，只设计了一块组帧模块，</w:t>
      </w:r>
      <w:r>
        <w:rPr>
          <w:rFonts w:hint="eastAsia"/>
          <w:sz w:val="24"/>
          <w:szCs w:val="24"/>
        </w:rPr>
        <w:t>在缓冲器缓冲完成一个时隙的数据后，组帧模块</w:t>
      </w:r>
      <w:r w:rsidR="00D436FE">
        <w:rPr>
          <w:rFonts w:hint="eastAsia"/>
          <w:sz w:val="24"/>
          <w:szCs w:val="24"/>
        </w:rPr>
        <w:t>把</w:t>
      </w:r>
      <w:r>
        <w:rPr>
          <w:rFonts w:hint="eastAsia"/>
          <w:sz w:val="24"/>
          <w:szCs w:val="24"/>
        </w:rPr>
        <w:t>缓</w:t>
      </w:r>
      <w:r w:rsidR="00D436FE">
        <w:rPr>
          <w:rFonts w:hint="eastAsia"/>
          <w:sz w:val="24"/>
          <w:szCs w:val="24"/>
        </w:rPr>
        <w:t>存数据封装成</w:t>
      </w:r>
      <w:r w:rsidR="00D436FE">
        <w:rPr>
          <w:rFonts w:hint="eastAsia"/>
          <w:sz w:val="24"/>
          <w:szCs w:val="24"/>
        </w:rPr>
        <w:t>CPRI</w:t>
      </w:r>
      <w:r w:rsidR="00D436FE">
        <w:rPr>
          <w:rFonts w:hint="eastAsia"/>
          <w:sz w:val="24"/>
          <w:szCs w:val="24"/>
        </w:rPr>
        <w:t>帧。</w:t>
      </w:r>
    </w:p>
    <w:p w:rsidR="00243C4F" w:rsidRPr="00243C4F" w:rsidRDefault="00243C4F" w:rsidP="00243C4F">
      <w:pPr>
        <w:pStyle w:val="4"/>
      </w:pPr>
      <w:bookmarkStart w:id="46" w:name="_Toc387754543"/>
      <w:r>
        <w:rPr>
          <w:rFonts w:hint="eastAsia"/>
        </w:rPr>
        <w:t xml:space="preserve">2.3.2.1 </w:t>
      </w:r>
      <w:r w:rsidR="009A3CBD">
        <w:rPr>
          <w:rFonts w:hint="eastAsia"/>
        </w:rPr>
        <w:t xml:space="preserve"> </w:t>
      </w:r>
      <w:r w:rsidRPr="009A3CBD">
        <w:rPr>
          <w:rFonts w:ascii="Times New Roman" w:hAnsi="Times New Roman"/>
        </w:rPr>
        <w:t>SRIO</w:t>
      </w:r>
      <w:proofErr w:type="gramStart"/>
      <w:r>
        <w:rPr>
          <w:rFonts w:hint="eastAsia"/>
        </w:rPr>
        <w:t>解帧器</w:t>
      </w:r>
      <w:proofErr w:type="gramEnd"/>
      <w:r>
        <w:rPr>
          <w:rFonts w:hint="eastAsia"/>
        </w:rPr>
        <w:t>设计</w:t>
      </w:r>
      <w:bookmarkEnd w:id="46"/>
    </w:p>
    <w:p w:rsidR="00243C4F" w:rsidRPr="00D07157" w:rsidRDefault="00243C4F" w:rsidP="00243C4F">
      <w:pPr>
        <w:ind w:firstLineChars="200" w:firstLine="480"/>
        <w:rPr>
          <w:rFonts w:ascii="Times New Roman" w:hAnsi="Times New Roman"/>
          <w:sz w:val="24"/>
          <w:szCs w:val="24"/>
        </w:rPr>
      </w:pPr>
      <w:proofErr w:type="gramStart"/>
      <w:r w:rsidRPr="00D07157">
        <w:rPr>
          <w:rFonts w:ascii="Times New Roman" w:hAnsi="Times New Roman"/>
          <w:sz w:val="24"/>
          <w:szCs w:val="24"/>
        </w:rPr>
        <w:t>解帧器</w:t>
      </w:r>
      <w:proofErr w:type="gramEnd"/>
      <w:r w:rsidRPr="00D07157">
        <w:rPr>
          <w:rFonts w:ascii="Times New Roman" w:hAnsi="Times New Roman"/>
          <w:sz w:val="24"/>
          <w:szCs w:val="24"/>
        </w:rPr>
        <w:t>的参考时钟</w:t>
      </w:r>
      <w:r w:rsidRPr="00D07157">
        <w:rPr>
          <w:rFonts w:ascii="Times New Roman" w:hAnsi="Times New Roman"/>
          <w:sz w:val="24"/>
          <w:szCs w:val="24"/>
        </w:rPr>
        <w:t>clk</w:t>
      </w:r>
      <w:r w:rsidRPr="00D07157">
        <w:rPr>
          <w:rFonts w:ascii="Times New Roman" w:hAnsi="Times New Roman"/>
          <w:sz w:val="24"/>
          <w:szCs w:val="24"/>
        </w:rPr>
        <w:t>采用</w:t>
      </w:r>
      <w:r w:rsidRPr="00D07157">
        <w:rPr>
          <w:rFonts w:ascii="Times New Roman" w:hAnsi="Times New Roman"/>
          <w:sz w:val="24"/>
          <w:szCs w:val="24"/>
        </w:rPr>
        <w:t>RapidIO</w:t>
      </w:r>
      <w:r w:rsidRPr="00D07157">
        <w:rPr>
          <w:rFonts w:ascii="Times New Roman" w:hAnsi="Times New Roman"/>
          <w:sz w:val="24"/>
          <w:szCs w:val="24"/>
        </w:rPr>
        <w:t>的采样时钟，通过</w:t>
      </w:r>
      <w:r w:rsidRPr="00D07157">
        <w:rPr>
          <w:rFonts w:ascii="Times New Roman" w:hAnsi="Times New Roman"/>
          <w:sz w:val="24"/>
          <w:szCs w:val="24"/>
        </w:rPr>
        <w:t>IQ</w:t>
      </w:r>
      <w:r w:rsidRPr="00D07157">
        <w:rPr>
          <w:rFonts w:ascii="Times New Roman" w:hAnsi="Times New Roman"/>
          <w:sz w:val="24"/>
          <w:szCs w:val="24"/>
        </w:rPr>
        <w:t>编号动态的缓冲到外部缓冲器中。外部缓冲为</w:t>
      </w:r>
      <w:r w:rsidRPr="00D07157">
        <w:rPr>
          <w:rFonts w:ascii="Times New Roman" w:hAnsi="Times New Roman"/>
          <w:sz w:val="24"/>
          <w:szCs w:val="24"/>
        </w:rPr>
        <w:t>SRIO</w:t>
      </w:r>
      <w:proofErr w:type="gramStart"/>
      <w:r w:rsidRPr="00D07157">
        <w:rPr>
          <w:rFonts w:ascii="Times New Roman" w:hAnsi="Times New Roman"/>
          <w:sz w:val="24"/>
          <w:szCs w:val="24"/>
        </w:rPr>
        <w:t>帧每一个</w:t>
      </w:r>
      <w:proofErr w:type="gramEnd"/>
      <w:r w:rsidRPr="00D07157">
        <w:rPr>
          <w:rFonts w:ascii="Times New Roman" w:hAnsi="Times New Roman"/>
          <w:sz w:val="24"/>
          <w:szCs w:val="24"/>
        </w:rPr>
        <w:t>64bit</w:t>
      </w:r>
      <w:r w:rsidRPr="00D07157">
        <w:rPr>
          <w:rFonts w:ascii="Times New Roman" w:hAnsi="Times New Roman"/>
          <w:sz w:val="24"/>
          <w:szCs w:val="24"/>
        </w:rPr>
        <w:t>数据分配一个地址单元，</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携带的帧</w:t>
      </w:r>
      <w:proofErr w:type="gramStart"/>
      <w:r w:rsidRPr="00D07157">
        <w:rPr>
          <w:rFonts w:ascii="Times New Roman" w:hAnsi="Times New Roman"/>
          <w:sz w:val="24"/>
          <w:szCs w:val="24"/>
        </w:rPr>
        <w:t>号直接</w:t>
      </w:r>
      <w:proofErr w:type="gramEnd"/>
      <w:r w:rsidRPr="00D07157">
        <w:rPr>
          <w:rFonts w:ascii="Times New Roman" w:hAnsi="Times New Roman"/>
          <w:sz w:val="24"/>
          <w:szCs w:val="24"/>
        </w:rPr>
        <w:t>发送到组帧模块</w:t>
      </w:r>
      <w:r>
        <w:rPr>
          <w:rFonts w:ascii="Times New Roman" w:hAnsi="Times New Roman" w:hint="eastAsia"/>
          <w:sz w:val="24"/>
          <w:szCs w:val="24"/>
        </w:rPr>
        <w:t>。一个时隙内的</w:t>
      </w:r>
      <w:r w:rsidRPr="00D07157">
        <w:rPr>
          <w:rFonts w:ascii="Times New Roman" w:hAnsi="Times New Roman"/>
          <w:sz w:val="24"/>
          <w:szCs w:val="24"/>
        </w:rPr>
        <w:t>一路</w:t>
      </w:r>
      <w:r w:rsidRPr="00D07157">
        <w:rPr>
          <w:rFonts w:ascii="Times New Roman" w:hAnsi="Times New Roman"/>
          <w:sz w:val="24"/>
          <w:szCs w:val="24"/>
        </w:rPr>
        <w:t>IQ</w:t>
      </w:r>
      <w:r w:rsidRPr="00D07157">
        <w:rPr>
          <w:rFonts w:ascii="Times New Roman" w:hAnsi="Times New Roman"/>
          <w:sz w:val="24"/>
          <w:szCs w:val="24"/>
        </w:rPr>
        <w:t>数据至少</w:t>
      </w:r>
      <w:r>
        <w:rPr>
          <w:rFonts w:ascii="Times New Roman" w:hAnsi="Times New Roman" w:hint="eastAsia"/>
          <w:sz w:val="24"/>
          <w:szCs w:val="24"/>
        </w:rPr>
        <w:t>占用</w:t>
      </w:r>
      <w:r w:rsidRPr="00D07157">
        <w:rPr>
          <w:rFonts w:ascii="Times New Roman" w:hAnsi="Times New Roman"/>
          <w:sz w:val="24"/>
          <w:szCs w:val="24"/>
        </w:rPr>
        <w:t>97</w:t>
      </w:r>
      <w:r w:rsidRPr="00D07157">
        <w:rPr>
          <w:rFonts w:ascii="Times New Roman" w:hAnsi="Times New Roman"/>
          <w:sz w:val="24"/>
          <w:szCs w:val="24"/>
        </w:rPr>
        <w:t>个缓冲地址。下图</w:t>
      </w:r>
      <w:r w:rsidRPr="00D07157">
        <w:rPr>
          <w:rFonts w:ascii="Times New Roman" w:hAnsi="Times New Roman"/>
          <w:sz w:val="24"/>
          <w:szCs w:val="24"/>
        </w:rPr>
        <w:t>2-</w:t>
      </w:r>
      <w:r w:rsidR="001958E0">
        <w:rPr>
          <w:rFonts w:ascii="Times New Roman" w:hAnsi="Times New Roman" w:hint="eastAsia"/>
          <w:sz w:val="24"/>
          <w:szCs w:val="24"/>
        </w:rPr>
        <w:t>12</w:t>
      </w:r>
      <w:r w:rsidRPr="00D07157">
        <w:rPr>
          <w:rFonts w:ascii="Times New Roman" w:hAnsi="Times New Roman"/>
          <w:sz w:val="24"/>
          <w:szCs w:val="24"/>
        </w:rPr>
        <w:t>是</w:t>
      </w:r>
      <w:r>
        <w:rPr>
          <w:rFonts w:ascii="Times New Roman" w:hAnsi="Times New Roman" w:hint="eastAsia"/>
          <w:sz w:val="24"/>
          <w:szCs w:val="24"/>
        </w:rPr>
        <w:t>IQ</w:t>
      </w:r>
      <w:r w:rsidRPr="00D07157">
        <w:rPr>
          <w:rFonts w:ascii="Times New Roman" w:hAnsi="Times New Roman"/>
          <w:sz w:val="24"/>
          <w:szCs w:val="24"/>
        </w:rPr>
        <w:t>数据发送到</w:t>
      </w:r>
      <w:r w:rsidRPr="00D07157">
        <w:rPr>
          <w:rFonts w:ascii="Times New Roman" w:hAnsi="Times New Roman"/>
          <w:sz w:val="24"/>
          <w:szCs w:val="24"/>
        </w:rPr>
        <w:t>BBU1</w:t>
      </w:r>
      <w:proofErr w:type="gramStart"/>
      <w:r w:rsidRPr="00D07157">
        <w:rPr>
          <w:rFonts w:ascii="Times New Roman" w:hAnsi="Times New Roman"/>
          <w:sz w:val="24"/>
          <w:szCs w:val="24"/>
        </w:rPr>
        <w:t>的解帧方式</w:t>
      </w:r>
      <w:proofErr w:type="gramEnd"/>
      <w:r w:rsidRPr="00D07157">
        <w:rPr>
          <w:rFonts w:ascii="Times New Roman" w:hAnsi="Times New Roman"/>
          <w:sz w:val="24"/>
          <w:szCs w:val="24"/>
        </w:rPr>
        <w:t>，</w:t>
      </w:r>
      <w:r w:rsidRPr="00D07157">
        <w:rPr>
          <w:rFonts w:ascii="Times New Roman" w:hAnsi="Times New Roman"/>
          <w:sz w:val="24"/>
          <w:szCs w:val="24"/>
        </w:rPr>
        <w:t>IQ</w:t>
      </w:r>
      <w:r w:rsidRPr="00D07157">
        <w:rPr>
          <w:rFonts w:ascii="Times New Roman" w:hAnsi="Times New Roman"/>
          <w:sz w:val="24"/>
          <w:szCs w:val="24"/>
        </w:rPr>
        <w:t>编号指示此路数据发送到</w:t>
      </w:r>
      <w:r w:rsidRPr="00D07157">
        <w:rPr>
          <w:rFonts w:ascii="Times New Roman" w:hAnsi="Times New Roman"/>
          <w:sz w:val="24"/>
          <w:szCs w:val="24"/>
        </w:rPr>
        <w:t>BBU1</w:t>
      </w:r>
      <w:r w:rsidRPr="00D07157">
        <w:rPr>
          <w:rFonts w:ascii="Times New Roman" w:hAnsi="Times New Roman"/>
          <w:sz w:val="24"/>
          <w:szCs w:val="24"/>
        </w:rPr>
        <w:t>板卡，将此路的</w:t>
      </w:r>
      <w:r w:rsidRPr="00D07157">
        <w:rPr>
          <w:rFonts w:ascii="Times New Roman" w:hAnsi="Times New Roman"/>
          <w:sz w:val="24"/>
          <w:szCs w:val="24"/>
        </w:rPr>
        <w:t>IQ</w:t>
      </w:r>
      <w:r w:rsidRPr="00D07157">
        <w:rPr>
          <w:rFonts w:ascii="Times New Roman" w:hAnsi="Times New Roman"/>
          <w:sz w:val="24"/>
          <w:szCs w:val="24"/>
        </w:rPr>
        <w:t>数据依次缓冲到外部缓冲，直到此路数据缓冲完。如果下一路数据仍然发送到</w:t>
      </w:r>
      <w:r w:rsidRPr="00D07157">
        <w:rPr>
          <w:rFonts w:ascii="Times New Roman" w:hAnsi="Times New Roman"/>
          <w:sz w:val="24"/>
          <w:szCs w:val="24"/>
        </w:rPr>
        <w:t>BBU1</w:t>
      </w:r>
      <w:r w:rsidRPr="00D07157">
        <w:rPr>
          <w:rFonts w:ascii="Times New Roman" w:hAnsi="Times New Roman"/>
          <w:sz w:val="24"/>
          <w:szCs w:val="24"/>
        </w:rPr>
        <w:t>，那么下一个地址单元接着缓冲第二路</w:t>
      </w:r>
      <w:r w:rsidRPr="00D07157">
        <w:rPr>
          <w:rFonts w:ascii="Times New Roman" w:hAnsi="Times New Roman"/>
          <w:sz w:val="24"/>
          <w:szCs w:val="24"/>
        </w:rPr>
        <w:t>IQ</w:t>
      </w:r>
      <w:r w:rsidRPr="00D07157">
        <w:rPr>
          <w:rFonts w:ascii="Times New Roman" w:hAnsi="Times New Roman"/>
          <w:sz w:val="24"/>
          <w:szCs w:val="24"/>
        </w:rPr>
        <w:t>数据，如果下一路数据发送到其他</w:t>
      </w:r>
      <w:r w:rsidRPr="00D07157">
        <w:rPr>
          <w:rFonts w:ascii="Times New Roman" w:hAnsi="Times New Roman"/>
          <w:sz w:val="24"/>
          <w:szCs w:val="24"/>
        </w:rPr>
        <w:t>BBU1</w:t>
      </w:r>
      <w:r w:rsidRPr="00D07157">
        <w:rPr>
          <w:rFonts w:ascii="Times New Roman" w:hAnsi="Times New Roman"/>
          <w:sz w:val="24"/>
          <w:szCs w:val="24"/>
        </w:rPr>
        <w:t>，那么下一路</w:t>
      </w:r>
      <w:r w:rsidRPr="00D07157">
        <w:rPr>
          <w:rFonts w:ascii="Times New Roman" w:hAnsi="Times New Roman"/>
          <w:sz w:val="24"/>
          <w:szCs w:val="24"/>
        </w:rPr>
        <w:t>IQ</w:t>
      </w:r>
      <w:r w:rsidRPr="00D07157">
        <w:rPr>
          <w:rFonts w:ascii="Times New Roman" w:hAnsi="Times New Roman"/>
          <w:sz w:val="24"/>
          <w:szCs w:val="24"/>
        </w:rPr>
        <w:t>数据缓冲到缓冲器分配的</w:t>
      </w:r>
      <w:r>
        <w:rPr>
          <w:rFonts w:ascii="Times New Roman" w:hAnsi="Times New Roman" w:hint="eastAsia"/>
          <w:sz w:val="24"/>
          <w:szCs w:val="24"/>
        </w:rPr>
        <w:t>相应</w:t>
      </w:r>
      <w:r w:rsidRPr="00D07157">
        <w:rPr>
          <w:rFonts w:ascii="Times New Roman" w:hAnsi="Times New Roman"/>
          <w:sz w:val="24"/>
          <w:szCs w:val="24"/>
        </w:rPr>
        <w:t>地址单元。</w:t>
      </w:r>
    </w:p>
    <w:p w:rsidR="00243C4F" w:rsidRPr="00D07157" w:rsidRDefault="00243C4F" w:rsidP="00243C4F">
      <w:pPr>
        <w:rPr>
          <w:rFonts w:ascii="Times New Roman" w:hAnsi="Times New Roman"/>
        </w:rPr>
      </w:pPr>
      <w:r w:rsidRPr="00D07157">
        <w:rPr>
          <w:rFonts w:ascii="Times New Roman" w:hAnsi="Times New Roman"/>
        </w:rPr>
        <w:object w:dxaOrig="8729" w:dyaOrig="3990">
          <v:shape id="_x0000_i1036" type="#_x0000_t75" style="width:436.6pt;height:200.45pt" o:ole="">
            <v:imagedata r:id="rId41" o:title=""/>
          </v:shape>
          <o:OLEObject Type="Embed" ProgID="Visio.Drawing.11" ShapeID="_x0000_i1036" DrawAspect="Content" ObjectID="_1593523769" r:id="rId42"/>
        </w:object>
      </w:r>
    </w:p>
    <w:p w:rsidR="00243C4F" w:rsidRPr="00D07157" w:rsidRDefault="00243C4F" w:rsidP="00243C4F">
      <w:pPr>
        <w:jc w:val="center"/>
        <w:rPr>
          <w:rFonts w:ascii="Times New Roman" w:hAnsi="Times New Roman"/>
        </w:rPr>
      </w:pPr>
      <w:r w:rsidRPr="00D07157">
        <w:rPr>
          <w:rFonts w:ascii="Times New Roman" w:hAnsi="Times New Roman"/>
        </w:rPr>
        <w:t>图</w:t>
      </w:r>
      <w:r w:rsidRPr="00D07157">
        <w:rPr>
          <w:rFonts w:ascii="Times New Roman" w:hAnsi="Times New Roman"/>
        </w:rPr>
        <w:t>2-</w:t>
      </w:r>
      <w:r w:rsidR="001958E0">
        <w:rPr>
          <w:rFonts w:ascii="Times New Roman" w:hAnsi="Times New Roman" w:hint="eastAsia"/>
        </w:rPr>
        <w:t>12</w:t>
      </w:r>
      <w:proofErr w:type="gramStart"/>
      <w:r w:rsidRPr="00D07157">
        <w:rPr>
          <w:rFonts w:ascii="Times New Roman" w:hAnsi="Times New Roman"/>
        </w:rPr>
        <w:t>解帧器实现</w:t>
      </w:r>
      <w:proofErr w:type="gramEnd"/>
      <w:r w:rsidRPr="00D07157">
        <w:rPr>
          <w:rFonts w:ascii="Times New Roman" w:hAnsi="Times New Roman"/>
        </w:rPr>
        <w:t>方式</w:t>
      </w:r>
    </w:p>
    <w:p w:rsidR="00243C4F" w:rsidRPr="00243C4F" w:rsidRDefault="00243C4F" w:rsidP="00243C4F"/>
    <w:p w:rsidR="00255591" w:rsidRPr="00D07157" w:rsidRDefault="00B47F42" w:rsidP="00255591">
      <w:pPr>
        <w:pStyle w:val="4"/>
        <w:rPr>
          <w:rFonts w:ascii="Times New Roman" w:hAnsi="Times New Roman"/>
        </w:rPr>
      </w:pPr>
      <w:bookmarkStart w:id="47" w:name="_Toc387754544"/>
      <w:r>
        <w:rPr>
          <w:rFonts w:ascii="Times New Roman" w:hAnsi="Times New Roman"/>
        </w:rPr>
        <w:t>2.3.2.</w:t>
      </w:r>
      <w:r w:rsidR="0079701D">
        <w:rPr>
          <w:rFonts w:ascii="Times New Roman" w:hAnsi="Times New Roman" w:hint="eastAsia"/>
        </w:rPr>
        <w:t>2</w:t>
      </w:r>
      <w:r>
        <w:rPr>
          <w:rFonts w:ascii="Times New Roman" w:hAnsi="Times New Roman"/>
        </w:rPr>
        <w:t xml:space="preserve"> </w:t>
      </w:r>
      <w:r w:rsidR="009A3CBD">
        <w:rPr>
          <w:rFonts w:ascii="Times New Roman" w:hAnsi="Times New Roman" w:hint="eastAsia"/>
        </w:rPr>
        <w:t xml:space="preserve"> </w:t>
      </w:r>
      <w:r w:rsidR="00D5575A">
        <w:rPr>
          <w:rFonts w:ascii="Times New Roman" w:hAnsi="Times New Roman" w:hint="eastAsia"/>
        </w:rPr>
        <w:t>下行</w:t>
      </w:r>
      <w:r w:rsidR="00255591" w:rsidRPr="00D07157">
        <w:rPr>
          <w:rFonts w:ascii="Times New Roman" w:hAnsi="Times New Roman"/>
        </w:rPr>
        <w:t>缓冲器设计</w:t>
      </w:r>
      <w:bookmarkEnd w:id="47"/>
    </w:p>
    <w:p w:rsidR="00255591" w:rsidRDefault="00255591" w:rsidP="00255591">
      <w:pPr>
        <w:ind w:firstLineChars="150" w:firstLine="360"/>
        <w:rPr>
          <w:rFonts w:ascii="Times New Roman" w:hAnsi="Times New Roman"/>
          <w:sz w:val="24"/>
          <w:szCs w:val="24"/>
        </w:rPr>
      </w:pPr>
      <w:r w:rsidRPr="00D07157">
        <w:rPr>
          <w:rFonts w:ascii="Times New Roman" w:hAnsi="Times New Roman"/>
          <w:sz w:val="24"/>
          <w:szCs w:val="24"/>
        </w:rPr>
        <w:t>1.5ms</w:t>
      </w:r>
      <w:r w:rsidRPr="00D07157">
        <w:rPr>
          <w:rFonts w:ascii="Times New Roman" w:hAnsi="Times New Roman"/>
          <w:sz w:val="24"/>
          <w:szCs w:val="24"/>
        </w:rPr>
        <w:t>传输</w:t>
      </w:r>
      <w:r w:rsidRPr="00D07157">
        <w:rPr>
          <w:rFonts w:ascii="Times New Roman" w:hAnsi="Times New Roman"/>
          <w:sz w:val="24"/>
          <w:szCs w:val="24"/>
        </w:rPr>
        <w:t>IQ</w:t>
      </w:r>
      <w:r w:rsidRPr="00D07157">
        <w:rPr>
          <w:rFonts w:ascii="Times New Roman" w:hAnsi="Times New Roman"/>
          <w:sz w:val="24"/>
          <w:szCs w:val="24"/>
        </w:rPr>
        <w:t>数据的缓冲器使用</w:t>
      </w:r>
      <w:bookmarkStart w:id="48" w:name="OLE_LINK29"/>
      <w:bookmarkStart w:id="49" w:name="OLE_LINK30"/>
      <w:r w:rsidRPr="00D07157">
        <w:rPr>
          <w:rFonts w:ascii="Times New Roman" w:hAnsi="Times New Roman"/>
          <w:sz w:val="24"/>
          <w:szCs w:val="24"/>
        </w:rPr>
        <w:t>外部缓冲器</w:t>
      </w:r>
      <w:bookmarkEnd w:id="48"/>
      <w:bookmarkEnd w:id="49"/>
      <w:r w:rsidRPr="00D07157">
        <w:rPr>
          <w:rFonts w:ascii="Times New Roman" w:hAnsi="Times New Roman"/>
          <w:sz w:val="24"/>
          <w:szCs w:val="24"/>
        </w:rPr>
        <w:t>，</w:t>
      </w:r>
      <w:r>
        <w:rPr>
          <w:rFonts w:ascii="Times New Roman" w:hAnsi="Times New Roman" w:hint="eastAsia"/>
          <w:sz w:val="24"/>
          <w:szCs w:val="24"/>
        </w:rPr>
        <w:t>已知外部缓冲</w:t>
      </w:r>
      <w:proofErr w:type="gramStart"/>
      <w:r>
        <w:rPr>
          <w:rFonts w:ascii="Times New Roman" w:hAnsi="Times New Roman" w:hint="eastAsia"/>
          <w:sz w:val="24"/>
          <w:szCs w:val="24"/>
        </w:rPr>
        <w:t>的位宽是</w:t>
      </w:r>
      <w:proofErr w:type="gramEnd"/>
      <w:r>
        <w:rPr>
          <w:rFonts w:ascii="Times New Roman" w:hAnsi="Times New Roman" w:hint="eastAsia"/>
          <w:sz w:val="24"/>
          <w:szCs w:val="24"/>
        </w:rPr>
        <w:t>64</w:t>
      </w:r>
      <w:r>
        <w:rPr>
          <w:rFonts w:ascii="Times New Roman" w:hAnsi="Times New Roman" w:hint="eastAsia"/>
          <w:sz w:val="24"/>
          <w:szCs w:val="24"/>
        </w:rPr>
        <w:t>位。一个时隙内</w:t>
      </w:r>
    </w:p>
    <w:p w:rsidR="00521FBE" w:rsidRDefault="00255591" w:rsidP="00806F96">
      <w:pPr>
        <w:rPr>
          <w:rFonts w:ascii="Times New Roman" w:hAnsi="Times New Roman"/>
          <w:sz w:val="24"/>
          <w:szCs w:val="24"/>
        </w:rPr>
      </w:pPr>
      <w:r>
        <w:rPr>
          <w:rFonts w:ascii="Times New Roman" w:hAnsi="Times New Roman" w:hint="eastAsia"/>
          <w:sz w:val="24"/>
          <w:szCs w:val="24"/>
        </w:rPr>
        <w:t>LISU</w:t>
      </w:r>
      <w:r>
        <w:rPr>
          <w:rFonts w:ascii="Times New Roman" w:hAnsi="Times New Roman" w:hint="eastAsia"/>
          <w:sz w:val="24"/>
          <w:szCs w:val="24"/>
        </w:rPr>
        <w:t>每</w:t>
      </w:r>
      <w:proofErr w:type="gramStart"/>
      <w:r>
        <w:rPr>
          <w:rFonts w:ascii="Times New Roman" w:hAnsi="Times New Roman" w:hint="eastAsia"/>
          <w:sz w:val="24"/>
          <w:szCs w:val="24"/>
        </w:rPr>
        <w:t>路最多</w:t>
      </w:r>
      <w:proofErr w:type="gramEnd"/>
      <w:r>
        <w:rPr>
          <w:rFonts w:ascii="Times New Roman" w:hAnsi="Times New Roman" w:hint="eastAsia"/>
          <w:sz w:val="24"/>
          <w:szCs w:val="24"/>
        </w:rPr>
        <w:t>发送</w:t>
      </w:r>
      <w:r>
        <w:rPr>
          <w:rFonts w:ascii="Times New Roman" w:hAnsi="Times New Roman" w:hint="eastAsia"/>
          <w:sz w:val="24"/>
          <w:szCs w:val="24"/>
        </w:rPr>
        <w:t>46144bit</w:t>
      </w:r>
      <w:r>
        <w:rPr>
          <w:rFonts w:ascii="Times New Roman" w:hAnsi="Times New Roman" w:hint="eastAsia"/>
          <w:sz w:val="24"/>
          <w:szCs w:val="24"/>
        </w:rPr>
        <w:t>数据，包含</w:t>
      </w:r>
      <w:r>
        <w:rPr>
          <w:rFonts w:ascii="Times New Roman" w:hAnsi="Times New Roman" w:hint="eastAsia"/>
          <w:sz w:val="24"/>
          <w:szCs w:val="24"/>
        </w:rPr>
        <w:t>IQ</w:t>
      </w:r>
      <w:r w:rsidR="00D436FE">
        <w:rPr>
          <w:rFonts w:ascii="Times New Roman" w:hAnsi="Times New Roman" w:hint="eastAsia"/>
          <w:sz w:val="24"/>
          <w:szCs w:val="24"/>
        </w:rPr>
        <w:t>数据</w:t>
      </w:r>
      <w:r>
        <w:rPr>
          <w:rFonts w:ascii="Times New Roman" w:hAnsi="Times New Roman" w:hint="eastAsia"/>
          <w:sz w:val="24"/>
          <w:szCs w:val="24"/>
        </w:rPr>
        <w:t>1440*32bit</w:t>
      </w:r>
      <w:r>
        <w:rPr>
          <w:rFonts w:ascii="Times New Roman" w:hAnsi="Times New Roman" w:hint="eastAsia"/>
          <w:sz w:val="24"/>
          <w:szCs w:val="24"/>
        </w:rPr>
        <w:t>，</w:t>
      </w:r>
      <w:r>
        <w:rPr>
          <w:rFonts w:ascii="Times New Roman" w:hAnsi="Times New Roman" w:hint="eastAsia"/>
          <w:sz w:val="24"/>
          <w:szCs w:val="24"/>
        </w:rPr>
        <w:t>IQ</w:t>
      </w:r>
      <w:r w:rsidR="00D436FE">
        <w:rPr>
          <w:rFonts w:ascii="Times New Roman" w:hAnsi="Times New Roman" w:hint="eastAsia"/>
          <w:sz w:val="24"/>
          <w:szCs w:val="24"/>
        </w:rPr>
        <w:t>指示信号</w:t>
      </w:r>
      <w:r>
        <w:rPr>
          <w:rFonts w:ascii="Times New Roman" w:hAnsi="Times New Roman" w:hint="eastAsia"/>
          <w:sz w:val="24"/>
          <w:szCs w:val="24"/>
        </w:rPr>
        <w:t>32*2bit</w:t>
      </w:r>
      <w:r>
        <w:rPr>
          <w:rFonts w:ascii="Times New Roman" w:hAnsi="Times New Roman" w:hint="eastAsia"/>
          <w:sz w:val="24"/>
          <w:szCs w:val="24"/>
        </w:rPr>
        <w:t>。为</w:t>
      </w:r>
      <w:r w:rsidRPr="00D07157">
        <w:rPr>
          <w:rFonts w:ascii="Times New Roman" w:hAnsi="Times New Roman"/>
          <w:sz w:val="24"/>
          <w:szCs w:val="24"/>
        </w:rPr>
        <w:t>外部缓冲器分配四组缓存单元，分别缓冲传送到</w:t>
      </w:r>
      <w:r w:rsidRPr="00D07157">
        <w:rPr>
          <w:rFonts w:ascii="Times New Roman" w:hAnsi="Times New Roman"/>
          <w:sz w:val="24"/>
          <w:szCs w:val="24"/>
        </w:rPr>
        <w:t>BBU1</w:t>
      </w:r>
      <w:r w:rsidRPr="00D07157">
        <w:rPr>
          <w:rFonts w:ascii="Times New Roman" w:hAnsi="Times New Roman"/>
          <w:sz w:val="24"/>
          <w:szCs w:val="24"/>
        </w:rPr>
        <w:t>、</w:t>
      </w:r>
      <w:r w:rsidRPr="00D07157">
        <w:rPr>
          <w:rFonts w:ascii="Times New Roman" w:hAnsi="Times New Roman"/>
          <w:sz w:val="24"/>
          <w:szCs w:val="24"/>
        </w:rPr>
        <w:t>BBU2</w:t>
      </w:r>
      <w:r w:rsidRPr="00D07157">
        <w:rPr>
          <w:rFonts w:ascii="Times New Roman" w:hAnsi="Times New Roman"/>
          <w:sz w:val="24"/>
          <w:szCs w:val="24"/>
        </w:rPr>
        <w:t>、</w:t>
      </w:r>
      <w:r w:rsidRPr="00D07157">
        <w:rPr>
          <w:rFonts w:ascii="Times New Roman" w:hAnsi="Times New Roman"/>
          <w:sz w:val="24"/>
          <w:szCs w:val="24"/>
        </w:rPr>
        <w:t>BBU3</w:t>
      </w:r>
      <w:r w:rsidRPr="00D07157">
        <w:rPr>
          <w:rFonts w:ascii="Times New Roman" w:hAnsi="Times New Roman"/>
          <w:sz w:val="24"/>
          <w:szCs w:val="24"/>
        </w:rPr>
        <w:t>、</w:t>
      </w:r>
      <w:r w:rsidRPr="00D07157">
        <w:rPr>
          <w:rFonts w:ascii="Times New Roman" w:hAnsi="Times New Roman"/>
          <w:sz w:val="24"/>
          <w:szCs w:val="24"/>
        </w:rPr>
        <w:t>BBU4</w:t>
      </w:r>
      <w:r w:rsidRPr="00D07157">
        <w:rPr>
          <w:rFonts w:ascii="Times New Roman" w:hAnsi="Times New Roman"/>
          <w:sz w:val="24"/>
          <w:szCs w:val="24"/>
        </w:rPr>
        <w:t>的数据，每组缓冲单元分配</w:t>
      </w:r>
      <w:r>
        <w:rPr>
          <w:rFonts w:ascii="Times New Roman" w:hAnsi="Times New Roman" w:hint="eastAsia"/>
          <w:sz w:val="24"/>
          <w:szCs w:val="24"/>
        </w:rPr>
        <w:t>21630</w:t>
      </w:r>
      <w:r w:rsidRPr="00D07157">
        <w:rPr>
          <w:rFonts w:ascii="Times New Roman" w:hAnsi="Times New Roman"/>
          <w:sz w:val="24"/>
          <w:szCs w:val="24"/>
        </w:rPr>
        <w:t>（</w:t>
      </w:r>
      <w:r w:rsidRPr="00D07157">
        <w:rPr>
          <w:rFonts w:ascii="Times New Roman" w:hAnsi="Times New Roman"/>
          <w:sz w:val="24"/>
          <w:szCs w:val="24"/>
        </w:rPr>
        <w:t>30</w:t>
      </w:r>
      <w:r>
        <w:rPr>
          <w:rFonts w:ascii="Times New Roman" w:hAnsi="Times New Roman" w:hint="eastAsia"/>
          <w:sz w:val="24"/>
          <w:szCs w:val="24"/>
        </w:rPr>
        <w:t>路</w:t>
      </w:r>
      <w:r w:rsidRPr="00D07157">
        <w:rPr>
          <w:rFonts w:ascii="Times New Roman" w:hAnsi="Times New Roman"/>
          <w:sz w:val="24"/>
          <w:szCs w:val="24"/>
        </w:rPr>
        <w:t>*</w:t>
      </w:r>
      <w:r>
        <w:rPr>
          <w:rFonts w:ascii="Times New Roman" w:hAnsi="Times New Roman" w:hint="eastAsia"/>
          <w:sz w:val="24"/>
          <w:szCs w:val="24"/>
        </w:rPr>
        <w:t>721</w:t>
      </w:r>
      <w:r w:rsidRPr="00D07157">
        <w:rPr>
          <w:rFonts w:ascii="Times New Roman" w:hAnsi="Times New Roman"/>
          <w:sz w:val="24"/>
          <w:szCs w:val="24"/>
        </w:rPr>
        <w:t>）</w:t>
      </w:r>
      <w:proofErr w:type="gramStart"/>
      <w:r w:rsidRPr="00D07157">
        <w:rPr>
          <w:rFonts w:ascii="Times New Roman" w:hAnsi="Times New Roman"/>
          <w:sz w:val="24"/>
          <w:szCs w:val="24"/>
        </w:rPr>
        <w:t>个</w:t>
      </w:r>
      <w:proofErr w:type="gramEnd"/>
      <w:r w:rsidRPr="00D07157">
        <w:rPr>
          <w:rFonts w:ascii="Times New Roman" w:hAnsi="Times New Roman"/>
          <w:sz w:val="24"/>
          <w:szCs w:val="24"/>
        </w:rPr>
        <w:t>地址</w:t>
      </w:r>
      <w:r>
        <w:rPr>
          <w:rFonts w:ascii="Times New Roman" w:hAnsi="Times New Roman" w:hint="eastAsia"/>
          <w:sz w:val="24"/>
          <w:szCs w:val="24"/>
        </w:rPr>
        <w:t>单元</w:t>
      </w:r>
      <w:bookmarkStart w:id="50" w:name="OLE_LINK19"/>
      <w:bookmarkStart w:id="51" w:name="OLE_LINK20"/>
      <w:r w:rsidR="00521FBE">
        <w:rPr>
          <w:rFonts w:ascii="Times New Roman" w:hAnsi="Times New Roman" w:hint="eastAsia"/>
          <w:sz w:val="24"/>
          <w:szCs w:val="24"/>
        </w:rPr>
        <w:t>：</w:t>
      </w:r>
    </w:p>
    <w:p w:rsidR="00521FBE" w:rsidRDefault="00255591" w:rsidP="00521FBE">
      <w:pPr>
        <w:pStyle w:val="ab"/>
        <w:numPr>
          <w:ilvl w:val="0"/>
          <w:numId w:val="9"/>
        </w:numPr>
        <w:ind w:firstLineChars="0"/>
        <w:rPr>
          <w:rFonts w:ascii="Times New Roman" w:hAnsi="Times New Roman"/>
          <w:sz w:val="24"/>
          <w:szCs w:val="24"/>
        </w:rPr>
      </w:pPr>
      <w:bookmarkStart w:id="52" w:name="OLE_LINK35"/>
      <w:bookmarkStart w:id="53" w:name="OLE_LINK36"/>
      <w:r w:rsidRPr="00521FBE">
        <w:rPr>
          <w:rFonts w:ascii="Times New Roman" w:hAnsi="Times New Roman"/>
          <w:sz w:val="24"/>
          <w:szCs w:val="24"/>
        </w:rPr>
        <w:t>0—</w:t>
      </w:r>
      <w:bookmarkStart w:id="54" w:name="OLE_LINK33"/>
      <w:bookmarkStart w:id="55" w:name="OLE_LINK34"/>
      <w:r w:rsidR="00D436FE" w:rsidRPr="00521FBE">
        <w:rPr>
          <w:rFonts w:ascii="Times New Roman" w:hAnsi="Times New Roman" w:hint="eastAsia"/>
          <w:sz w:val="24"/>
          <w:szCs w:val="24"/>
        </w:rPr>
        <w:t>21629</w:t>
      </w:r>
      <w:bookmarkEnd w:id="52"/>
      <w:bookmarkEnd w:id="53"/>
      <w:bookmarkEnd w:id="54"/>
      <w:bookmarkEnd w:id="55"/>
      <w:r w:rsidRPr="00521FBE">
        <w:rPr>
          <w:rFonts w:ascii="Times New Roman" w:hAnsi="Times New Roman"/>
          <w:sz w:val="24"/>
          <w:szCs w:val="24"/>
        </w:rPr>
        <w:t>地址单元缓冲发送到</w:t>
      </w:r>
      <w:r w:rsidRPr="00521FBE">
        <w:rPr>
          <w:rFonts w:ascii="Times New Roman" w:hAnsi="Times New Roman"/>
          <w:sz w:val="24"/>
          <w:szCs w:val="24"/>
        </w:rPr>
        <w:t>BBU1</w:t>
      </w:r>
      <w:r w:rsidRPr="00521FBE">
        <w:rPr>
          <w:rFonts w:ascii="Times New Roman" w:hAnsi="Times New Roman"/>
          <w:sz w:val="24"/>
          <w:szCs w:val="24"/>
        </w:rPr>
        <w:t>的数据</w:t>
      </w:r>
      <w:bookmarkEnd w:id="50"/>
      <w:bookmarkEnd w:id="51"/>
      <w:r w:rsidRPr="00521FBE">
        <w:rPr>
          <w:rFonts w:ascii="Times New Roman" w:hAnsi="Times New Roman"/>
          <w:sz w:val="24"/>
          <w:szCs w:val="24"/>
        </w:rPr>
        <w:t>，</w:t>
      </w:r>
    </w:p>
    <w:p w:rsidR="00521FBE" w:rsidRDefault="00D436FE" w:rsidP="00521FBE">
      <w:pPr>
        <w:pStyle w:val="ab"/>
        <w:numPr>
          <w:ilvl w:val="0"/>
          <w:numId w:val="9"/>
        </w:numPr>
        <w:ind w:firstLineChars="0"/>
        <w:rPr>
          <w:rFonts w:ascii="Times New Roman" w:hAnsi="Times New Roman"/>
          <w:sz w:val="24"/>
          <w:szCs w:val="24"/>
        </w:rPr>
      </w:pPr>
      <w:bookmarkStart w:id="56" w:name="OLE_LINK37"/>
      <w:bookmarkStart w:id="57" w:name="OLE_LINK38"/>
      <w:r w:rsidRPr="00521FBE">
        <w:rPr>
          <w:rFonts w:ascii="Times New Roman" w:hAnsi="Times New Roman" w:hint="eastAsia"/>
          <w:sz w:val="24"/>
          <w:szCs w:val="24"/>
        </w:rPr>
        <w:t>21630</w:t>
      </w:r>
      <w:r w:rsidR="00255591" w:rsidRPr="00521FBE">
        <w:rPr>
          <w:rFonts w:ascii="Times New Roman" w:hAnsi="Times New Roman"/>
          <w:sz w:val="24"/>
          <w:szCs w:val="24"/>
        </w:rPr>
        <w:t>—</w:t>
      </w:r>
      <w:r w:rsidRPr="00521FBE">
        <w:rPr>
          <w:rFonts w:ascii="Times New Roman" w:hAnsi="Times New Roman" w:hint="eastAsia"/>
          <w:sz w:val="24"/>
          <w:szCs w:val="24"/>
        </w:rPr>
        <w:t>43259</w:t>
      </w:r>
      <w:bookmarkEnd w:id="56"/>
      <w:bookmarkEnd w:id="57"/>
      <w:r w:rsidR="00255591" w:rsidRPr="00521FBE">
        <w:rPr>
          <w:rFonts w:ascii="Times New Roman" w:hAnsi="Times New Roman"/>
          <w:sz w:val="24"/>
          <w:szCs w:val="24"/>
        </w:rPr>
        <w:t>地址单元缓冲发送到</w:t>
      </w:r>
      <w:r w:rsidR="00255591" w:rsidRPr="00521FBE">
        <w:rPr>
          <w:rFonts w:ascii="Times New Roman" w:hAnsi="Times New Roman"/>
          <w:sz w:val="24"/>
          <w:szCs w:val="24"/>
        </w:rPr>
        <w:t>BBU2</w:t>
      </w:r>
      <w:r w:rsidR="00255591" w:rsidRPr="00521FBE">
        <w:rPr>
          <w:rFonts w:ascii="Times New Roman" w:hAnsi="Times New Roman"/>
          <w:sz w:val="24"/>
          <w:szCs w:val="24"/>
        </w:rPr>
        <w:t>的数据，</w:t>
      </w:r>
    </w:p>
    <w:p w:rsidR="00521FBE" w:rsidRDefault="00D436FE" w:rsidP="00521FBE">
      <w:pPr>
        <w:pStyle w:val="ab"/>
        <w:numPr>
          <w:ilvl w:val="0"/>
          <w:numId w:val="9"/>
        </w:numPr>
        <w:ind w:firstLineChars="0"/>
        <w:rPr>
          <w:rFonts w:ascii="Times New Roman" w:hAnsi="Times New Roman"/>
          <w:sz w:val="24"/>
          <w:szCs w:val="24"/>
        </w:rPr>
      </w:pPr>
      <w:bookmarkStart w:id="58" w:name="OLE_LINK39"/>
      <w:bookmarkStart w:id="59" w:name="OLE_LINK40"/>
      <w:r w:rsidRPr="00521FBE">
        <w:rPr>
          <w:rFonts w:ascii="Times New Roman" w:hAnsi="Times New Roman" w:hint="eastAsia"/>
          <w:sz w:val="24"/>
          <w:szCs w:val="24"/>
        </w:rPr>
        <w:t>43260</w:t>
      </w:r>
      <w:r w:rsidR="00255591" w:rsidRPr="00521FBE">
        <w:rPr>
          <w:rFonts w:ascii="Times New Roman" w:hAnsi="Times New Roman"/>
          <w:sz w:val="24"/>
          <w:szCs w:val="24"/>
        </w:rPr>
        <w:t>—</w:t>
      </w:r>
      <w:r w:rsidRPr="00521FBE">
        <w:rPr>
          <w:rFonts w:ascii="Times New Roman" w:hAnsi="Times New Roman" w:hint="eastAsia"/>
          <w:sz w:val="24"/>
          <w:szCs w:val="24"/>
        </w:rPr>
        <w:t>64889</w:t>
      </w:r>
      <w:bookmarkEnd w:id="58"/>
      <w:bookmarkEnd w:id="59"/>
      <w:r w:rsidR="00255591" w:rsidRPr="00521FBE">
        <w:rPr>
          <w:rFonts w:ascii="Times New Roman" w:hAnsi="Times New Roman"/>
          <w:sz w:val="24"/>
          <w:szCs w:val="24"/>
        </w:rPr>
        <w:t>地址单元缓冲发送到</w:t>
      </w:r>
      <w:r w:rsidR="00255591" w:rsidRPr="00521FBE">
        <w:rPr>
          <w:rFonts w:ascii="Times New Roman" w:hAnsi="Times New Roman"/>
          <w:sz w:val="24"/>
          <w:szCs w:val="24"/>
        </w:rPr>
        <w:t>BBU3</w:t>
      </w:r>
      <w:r w:rsidR="00255591" w:rsidRPr="00521FBE">
        <w:rPr>
          <w:rFonts w:ascii="Times New Roman" w:hAnsi="Times New Roman"/>
          <w:sz w:val="24"/>
          <w:szCs w:val="24"/>
        </w:rPr>
        <w:t>的数据，</w:t>
      </w:r>
    </w:p>
    <w:p w:rsidR="00255591" w:rsidRPr="00521FBE" w:rsidRDefault="00D436FE" w:rsidP="00521FBE">
      <w:pPr>
        <w:pStyle w:val="ab"/>
        <w:numPr>
          <w:ilvl w:val="0"/>
          <w:numId w:val="9"/>
        </w:numPr>
        <w:ind w:firstLineChars="0"/>
        <w:rPr>
          <w:rFonts w:ascii="Times New Roman" w:hAnsi="Times New Roman"/>
          <w:sz w:val="24"/>
          <w:szCs w:val="24"/>
        </w:rPr>
      </w:pPr>
      <w:bookmarkStart w:id="60" w:name="OLE_LINK41"/>
      <w:bookmarkStart w:id="61" w:name="OLE_LINK42"/>
      <w:r w:rsidRPr="00521FBE">
        <w:rPr>
          <w:rFonts w:ascii="Times New Roman" w:hAnsi="Times New Roman" w:hint="eastAsia"/>
          <w:sz w:val="24"/>
          <w:szCs w:val="24"/>
        </w:rPr>
        <w:t>64890</w:t>
      </w:r>
      <w:r w:rsidR="00255591" w:rsidRPr="00521FBE">
        <w:rPr>
          <w:rFonts w:ascii="Times New Roman" w:hAnsi="Times New Roman"/>
          <w:sz w:val="24"/>
          <w:szCs w:val="24"/>
        </w:rPr>
        <w:t>—</w:t>
      </w:r>
      <w:r w:rsidRPr="00521FBE">
        <w:rPr>
          <w:rFonts w:ascii="Times New Roman" w:hAnsi="Times New Roman" w:hint="eastAsia"/>
          <w:sz w:val="24"/>
          <w:szCs w:val="24"/>
        </w:rPr>
        <w:t>86519</w:t>
      </w:r>
      <w:bookmarkEnd w:id="60"/>
      <w:bookmarkEnd w:id="61"/>
      <w:r w:rsidR="00255591" w:rsidRPr="00521FBE">
        <w:rPr>
          <w:rFonts w:ascii="Times New Roman" w:hAnsi="Times New Roman"/>
          <w:sz w:val="24"/>
          <w:szCs w:val="24"/>
        </w:rPr>
        <w:t>地址单元缓冲发送到</w:t>
      </w:r>
      <w:r w:rsidR="00255591" w:rsidRPr="00521FBE">
        <w:rPr>
          <w:rFonts w:ascii="Times New Roman" w:hAnsi="Times New Roman"/>
          <w:sz w:val="24"/>
          <w:szCs w:val="24"/>
        </w:rPr>
        <w:t>BBU4</w:t>
      </w:r>
      <w:r w:rsidR="00255591" w:rsidRPr="00521FBE">
        <w:rPr>
          <w:rFonts w:ascii="Times New Roman" w:hAnsi="Times New Roman"/>
          <w:sz w:val="24"/>
          <w:szCs w:val="24"/>
        </w:rPr>
        <w:t>的数据。</w:t>
      </w:r>
    </w:p>
    <w:p w:rsidR="00521FBE" w:rsidRPr="00521FBE" w:rsidRDefault="00255591" w:rsidP="00255591">
      <w:pPr>
        <w:ind w:firstLineChars="200" w:firstLine="480"/>
        <w:rPr>
          <w:rFonts w:ascii="Times New Roman" w:hAnsi="Times New Roman"/>
          <w:sz w:val="24"/>
          <w:szCs w:val="24"/>
        </w:rPr>
      </w:pPr>
      <w:r w:rsidRPr="00D07157">
        <w:rPr>
          <w:rFonts w:ascii="Times New Roman" w:hAnsi="Times New Roman"/>
          <w:sz w:val="24"/>
          <w:szCs w:val="24"/>
        </w:rPr>
        <w:t>将</w:t>
      </w:r>
      <w:r w:rsidRPr="00D07157">
        <w:rPr>
          <w:rFonts w:ascii="Times New Roman" w:hAnsi="Times New Roman"/>
          <w:sz w:val="24"/>
          <w:szCs w:val="24"/>
        </w:rPr>
        <w:t>1.5ms</w:t>
      </w:r>
      <w:r w:rsidRPr="00D07157">
        <w:rPr>
          <w:rFonts w:ascii="Times New Roman" w:hAnsi="Times New Roman"/>
          <w:sz w:val="24"/>
          <w:szCs w:val="24"/>
        </w:rPr>
        <w:t>内传输的</w:t>
      </w:r>
      <w:r w:rsidRPr="00D07157">
        <w:rPr>
          <w:rFonts w:ascii="Times New Roman" w:hAnsi="Times New Roman"/>
          <w:sz w:val="24"/>
          <w:szCs w:val="24"/>
        </w:rPr>
        <w:t>IQ</w:t>
      </w:r>
      <w:r w:rsidRPr="00D07157">
        <w:rPr>
          <w:rFonts w:ascii="Times New Roman" w:hAnsi="Times New Roman"/>
          <w:sz w:val="24"/>
          <w:szCs w:val="24"/>
        </w:rPr>
        <w:t>数据以</w:t>
      </w:r>
      <w:r w:rsidR="00D436FE">
        <w:rPr>
          <w:rFonts w:ascii="Times New Roman" w:hAnsi="Times New Roman" w:hint="eastAsia"/>
          <w:sz w:val="24"/>
          <w:szCs w:val="24"/>
        </w:rPr>
        <w:t>SRIO</w:t>
      </w:r>
      <w:r w:rsidRPr="00D07157">
        <w:rPr>
          <w:rFonts w:ascii="Times New Roman" w:hAnsi="Times New Roman"/>
          <w:sz w:val="24"/>
          <w:szCs w:val="24"/>
        </w:rPr>
        <w:t>的</w:t>
      </w:r>
      <w:r w:rsidR="00D436FE">
        <w:rPr>
          <w:rFonts w:ascii="Times New Roman" w:hAnsi="Times New Roman" w:hint="eastAsia"/>
          <w:sz w:val="24"/>
          <w:szCs w:val="24"/>
        </w:rPr>
        <w:t>系统</w:t>
      </w:r>
      <w:r w:rsidRPr="00D07157">
        <w:rPr>
          <w:rFonts w:ascii="Times New Roman" w:hAnsi="Times New Roman"/>
          <w:sz w:val="24"/>
          <w:szCs w:val="24"/>
        </w:rPr>
        <w:t>时钟全部写入缓冲器后，</w:t>
      </w:r>
      <w:r w:rsidR="00D436FE">
        <w:rPr>
          <w:rFonts w:ascii="Times New Roman" w:hAnsi="Times New Roman" w:hint="eastAsia"/>
          <w:sz w:val="24"/>
          <w:szCs w:val="24"/>
        </w:rPr>
        <w:t>已知</w:t>
      </w:r>
      <w:r w:rsidR="00D436FE">
        <w:rPr>
          <w:rFonts w:ascii="Times New Roman" w:hAnsi="Times New Roman" w:hint="eastAsia"/>
          <w:sz w:val="24"/>
          <w:szCs w:val="24"/>
        </w:rPr>
        <w:t>SRIO</w:t>
      </w:r>
      <w:r w:rsidR="00D436FE">
        <w:rPr>
          <w:rFonts w:ascii="Times New Roman" w:hAnsi="Times New Roman" w:hint="eastAsia"/>
          <w:sz w:val="24"/>
          <w:szCs w:val="24"/>
        </w:rPr>
        <w:t>的线速率可达到</w:t>
      </w:r>
      <w:r w:rsidR="00D436FE">
        <w:rPr>
          <w:rFonts w:ascii="Times New Roman" w:hAnsi="Times New Roman" w:hint="eastAsia"/>
          <w:sz w:val="24"/>
          <w:szCs w:val="24"/>
        </w:rPr>
        <w:t>10</w:t>
      </w:r>
      <w:bookmarkStart w:id="62" w:name="OLE_LINK31"/>
      <w:bookmarkStart w:id="63" w:name="OLE_LINK32"/>
      <w:r w:rsidR="00D436FE">
        <w:rPr>
          <w:rFonts w:ascii="Times New Roman" w:hAnsi="Times New Roman" w:hint="eastAsia"/>
          <w:sz w:val="24"/>
          <w:szCs w:val="24"/>
        </w:rPr>
        <w:t>Gb/s</w:t>
      </w:r>
      <w:bookmarkEnd w:id="62"/>
      <w:bookmarkEnd w:id="63"/>
      <w:r w:rsidR="00D436FE">
        <w:rPr>
          <w:rFonts w:ascii="Times New Roman" w:hAnsi="Times New Roman" w:hint="eastAsia"/>
          <w:sz w:val="24"/>
          <w:szCs w:val="24"/>
        </w:rPr>
        <w:t>，传输一个时隙的</w:t>
      </w:r>
      <w:r w:rsidR="00595C4C">
        <w:rPr>
          <w:rFonts w:ascii="Times New Roman" w:hAnsi="Times New Roman" w:hint="eastAsia"/>
          <w:sz w:val="24"/>
          <w:szCs w:val="24"/>
        </w:rPr>
        <w:t>全部</w:t>
      </w:r>
      <w:r w:rsidR="00595C4C">
        <w:rPr>
          <w:rFonts w:ascii="Times New Roman" w:hAnsi="Times New Roman" w:hint="eastAsia"/>
          <w:sz w:val="24"/>
          <w:szCs w:val="24"/>
        </w:rPr>
        <w:t>IQ</w:t>
      </w:r>
      <w:r w:rsidR="00D436FE">
        <w:rPr>
          <w:rFonts w:ascii="Times New Roman" w:hAnsi="Times New Roman" w:hint="eastAsia"/>
          <w:sz w:val="24"/>
          <w:szCs w:val="24"/>
        </w:rPr>
        <w:t>数据，</w:t>
      </w:r>
      <w:r w:rsidR="00D436FE">
        <w:rPr>
          <w:rFonts w:ascii="Times New Roman" w:hAnsi="Times New Roman" w:hint="eastAsia"/>
          <w:sz w:val="24"/>
          <w:szCs w:val="24"/>
        </w:rPr>
        <w:t>SRIO</w:t>
      </w:r>
      <w:r w:rsidR="00D436FE">
        <w:rPr>
          <w:rFonts w:ascii="Times New Roman" w:hAnsi="Times New Roman" w:hint="eastAsia"/>
          <w:sz w:val="24"/>
          <w:szCs w:val="24"/>
        </w:rPr>
        <w:t>最多需要</w:t>
      </w:r>
      <w:r w:rsidR="00595C4C">
        <w:rPr>
          <w:rFonts w:ascii="Times New Roman" w:hAnsi="Times New Roman" w:hint="eastAsia"/>
          <w:sz w:val="24"/>
          <w:szCs w:val="24"/>
        </w:rPr>
        <w:t>0.5</w:t>
      </w:r>
      <w:r w:rsidR="00A26B0F">
        <w:rPr>
          <w:rFonts w:ascii="Times New Roman" w:hAnsi="Times New Roman" w:hint="eastAsia"/>
          <w:sz w:val="24"/>
          <w:szCs w:val="24"/>
        </w:rPr>
        <w:t>15</w:t>
      </w:r>
      <w:r w:rsidR="00595C4C">
        <w:rPr>
          <w:rFonts w:ascii="Times New Roman" w:hAnsi="Times New Roman" w:hint="eastAsia"/>
          <w:sz w:val="24"/>
          <w:szCs w:val="24"/>
        </w:rPr>
        <w:t>ms ((1440*32+32*2)*120bit/10Gbit)</w:t>
      </w:r>
      <w:r w:rsidR="00595C4C">
        <w:rPr>
          <w:rFonts w:ascii="Times New Roman" w:hAnsi="Times New Roman" w:hint="eastAsia"/>
          <w:sz w:val="24"/>
          <w:szCs w:val="24"/>
        </w:rPr>
        <w:t>。已知</w:t>
      </w:r>
      <w:r w:rsidR="00595C4C">
        <w:rPr>
          <w:rFonts w:ascii="Times New Roman" w:hAnsi="Times New Roman" w:hint="eastAsia"/>
          <w:sz w:val="24"/>
          <w:szCs w:val="24"/>
        </w:rPr>
        <w:t>CPRI</w:t>
      </w:r>
      <w:r w:rsidR="00595C4C">
        <w:rPr>
          <w:rFonts w:ascii="Times New Roman" w:hAnsi="Times New Roman" w:hint="eastAsia"/>
          <w:sz w:val="24"/>
          <w:szCs w:val="24"/>
        </w:rPr>
        <w:t>的线速率是</w:t>
      </w:r>
      <w:r w:rsidR="00595C4C">
        <w:rPr>
          <w:rFonts w:ascii="Times New Roman" w:hAnsi="Times New Roman" w:hint="eastAsia"/>
          <w:sz w:val="24"/>
          <w:szCs w:val="24"/>
        </w:rPr>
        <w:t>4.9152</w:t>
      </w:r>
      <w:r w:rsidR="00595C4C" w:rsidRPr="00595C4C">
        <w:rPr>
          <w:rFonts w:ascii="Times New Roman" w:hAnsi="Times New Roman" w:hint="eastAsia"/>
          <w:sz w:val="24"/>
          <w:szCs w:val="24"/>
        </w:rPr>
        <w:t xml:space="preserve"> </w:t>
      </w:r>
      <w:r w:rsidR="00595C4C">
        <w:rPr>
          <w:rFonts w:ascii="Times New Roman" w:hAnsi="Times New Roman" w:hint="eastAsia"/>
          <w:sz w:val="24"/>
          <w:szCs w:val="24"/>
        </w:rPr>
        <w:t>Gb/s</w:t>
      </w:r>
      <w:r w:rsidR="00595C4C">
        <w:rPr>
          <w:rFonts w:ascii="Times New Roman" w:hAnsi="Times New Roman" w:hint="eastAsia"/>
          <w:sz w:val="24"/>
          <w:szCs w:val="24"/>
        </w:rPr>
        <w:t>，传输一个时隙的全部</w:t>
      </w:r>
      <w:r w:rsidR="00595C4C">
        <w:rPr>
          <w:rFonts w:ascii="Times New Roman" w:hAnsi="Times New Roman" w:hint="eastAsia"/>
          <w:sz w:val="24"/>
          <w:szCs w:val="24"/>
        </w:rPr>
        <w:t>IQ</w:t>
      </w:r>
      <w:r w:rsidR="00595C4C">
        <w:rPr>
          <w:rFonts w:ascii="Times New Roman" w:hAnsi="Times New Roman" w:hint="eastAsia"/>
          <w:sz w:val="24"/>
          <w:szCs w:val="24"/>
        </w:rPr>
        <w:t>数据，</w:t>
      </w:r>
      <w:r w:rsidR="00595C4C">
        <w:rPr>
          <w:rFonts w:ascii="Times New Roman" w:hAnsi="Times New Roman" w:hint="eastAsia"/>
          <w:sz w:val="24"/>
          <w:szCs w:val="24"/>
        </w:rPr>
        <w:t>CPRI</w:t>
      </w:r>
      <w:r w:rsidR="00595C4C">
        <w:rPr>
          <w:rFonts w:ascii="Times New Roman" w:hAnsi="Times New Roman" w:hint="eastAsia"/>
          <w:sz w:val="24"/>
          <w:szCs w:val="24"/>
        </w:rPr>
        <w:t>最多需要</w:t>
      </w:r>
      <w:r w:rsidR="00595C4C">
        <w:rPr>
          <w:rFonts w:ascii="Times New Roman" w:hAnsi="Times New Roman" w:hint="eastAsia"/>
          <w:sz w:val="24"/>
          <w:szCs w:val="24"/>
        </w:rPr>
        <w:t>1.</w:t>
      </w:r>
      <w:r w:rsidR="00521FBE">
        <w:rPr>
          <w:rFonts w:ascii="Times New Roman" w:hAnsi="Times New Roman" w:hint="eastAsia"/>
          <w:sz w:val="24"/>
          <w:szCs w:val="24"/>
        </w:rPr>
        <w:t>0</w:t>
      </w:r>
      <w:r w:rsidR="00A26B0F">
        <w:rPr>
          <w:rFonts w:ascii="Times New Roman" w:hAnsi="Times New Roman" w:hint="eastAsia"/>
          <w:sz w:val="24"/>
          <w:szCs w:val="24"/>
        </w:rPr>
        <w:t>52</w:t>
      </w:r>
      <w:r w:rsidR="00595C4C">
        <w:rPr>
          <w:rFonts w:ascii="Times New Roman" w:hAnsi="Times New Roman" w:hint="eastAsia"/>
          <w:sz w:val="24"/>
          <w:szCs w:val="24"/>
        </w:rPr>
        <w:t>ms</w:t>
      </w:r>
      <w:r w:rsidR="0062342A">
        <w:rPr>
          <w:rFonts w:ascii="Times New Roman" w:hAnsi="Times New Roman" w:hint="eastAsia"/>
          <w:sz w:val="24"/>
          <w:szCs w:val="24"/>
        </w:rPr>
        <w:t>，虽然</w:t>
      </w:r>
      <w:r w:rsidR="00521FBE">
        <w:rPr>
          <w:rFonts w:ascii="Times New Roman" w:hAnsi="Times New Roman" w:hint="eastAsia"/>
          <w:sz w:val="24"/>
          <w:szCs w:val="24"/>
        </w:rPr>
        <w:t>0.5</w:t>
      </w:r>
      <w:r w:rsidR="00A26B0F">
        <w:rPr>
          <w:rFonts w:ascii="Times New Roman" w:hAnsi="Times New Roman" w:hint="eastAsia"/>
          <w:sz w:val="24"/>
          <w:szCs w:val="24"/>
        </w:rPr>
        <w:t>15</w:t>
      </w:r>
      <w:r w:rsidR="0062342A">
        <w:rPr>
          <w:rFonts w:ascii="Times New Roman" w:hAnsi="Times New Roman" w:hint="eastAsia"/>
          <w:sz w:val="24"/>
          <w:szCs w:val="24"/>
        </w:rPr>
        <w:t>+</w:t>
      </w:r>
      <w:r w:rsidR="00521FBE">
        <w:rPr>
          <w:rFonts w:ascii="Times New Roman" w:hAnsi="Times New Roman" w:hint="eastAsia"/>
          <w:sz w:val="24"/>
          <w:szCs w:val="24"/>
        </w:rPr>
        <w:t>1.0</w:t>
      </w:r>
      <w:r w:rsidR="00A26B0F">
        <w:rPr>
          <w:rFonts w:ascii="Times New Roman" w:hAnsi="Times New Roman" w:hint="eastAsia"/>
          <w:sz w:val="24"/>
          <w:szCs w:val="24"/>
        </w:rPr>
        <w:t>52</w:t>
      </w:r>
      <w:r w:rsidR="00521FBE">
        <w:rPr>
          <w:rFonts w:ascii="Times New Roman" w:hAnsi="Times New Roman" w:hint="eastAsia"/>
          <w:sz w:val="24"/>
          <w:szCs w:val="24"/>
        </w:rPr>
        <w:t>=</w:t>
      </w:r>
      <w:r w:rsidR="0062342A">
        <w:rPr>
          <w:rFonts w:ascii="Times New Roman" w:hAnsi="Times New Roman" w:hint="eastAsia"/>
          <w:sz w:val="24"/>
          <w:szCs w:val="24"/>
        </w:rPr>
        <w:t>1.</w:t>
      </w:r>
      <w:r w:rsidR="00A26B0F">
        <w:rPr>
          <w:rFonts w:ascii="Times New Roman" w:hAnsi="Times New Roman" w:hint="eastAsia"/>
          <w:sz w:val="24"/>
          <w:szCs w:val="24"/>
        </w:rPr>
        <w:t>567</w:t>
      </w:r>
      <w:r w:rsidR="0062342A">
        <w:rPr>
          <w:rFonts w:ascii="Times New Roman" w:hAnsi="Times New Roman" w:hint="eastAsia"/>
          <w:sz w:val="24"/>
          <w:szCs w:val="24"/>
        </w:rPr>
        <w:t>ms</w:t>
      </w:r>
      <w:r w:rsidR="00521FBE">
        <w:rPr>
          <w:rFonts w:ascii="Times New Roman" w:hAnsi="Times New Roman" w:hint="eastAsia"/>
          <w:sz w:val="24"/>
          <w:szCs w:val="24"/>
        </w:rPr>
        <w:t>&gt;1.5ms</w:t>
      </w:r>
      <w:r w:rsidR="0062342A">
        <w:rPr>
          <w:rFonts w:ascii="Times New Roman" w:hAnsi="Times New Roman" w:hint="eastAsia"/>
          <w:sz w:val="24"/>
          <w:szCs w:val="24"/>
        </w:rPr>
        <w:t>，</w:t>
      </w:r>
      <w:r w:rsidR="00521FBE">
        <w:rPr>
          <w:rFonts w:ascii="Times New Roman" w:hAnsi="Times New Roman" w:hint="eastAsia"/>
          <w:sz w:val="24"/>
          <w:szCs w:val="24"/>
        </w:rPr>
        <w:t>但是</w:t>
      </w:r>
      <w:r w:rsidR="00521FBE">
        <w:rPr>
          <w:rFonts w:ascii="Times New Roman" w:hAnsi="Times New Roman" w:hint="eastAsia"/>
          <w:sz w:val="24"/>
          <w:szCs w:val="24"/>
        </w:rPr>
        <w:t>120</w:t>
      </w:r>
      <w:r w:rsidR="00521FBE">
        <w:rPr>
          <w:rFonts w:ascii="Times New Roman" w:hAnsi="Times New Roman" w:hint="eastAsia"/>
          <w:sz w:val="24"/>
          <w:szCs w:val="24"/>
        </w:rPr>
        <w:t>路全部传输最大带宽的</w:t>
      </w:r>
      <w:r w:rsidR="00521FBE">
        <w:rPr>
          <w:rFonts w:ascii="Times New Roman" w:hAnsi="Times New Roman" w:hint="eastAsia"/>
          <w:sz w:val="24"/>
          <w:szCs w:val="24"/>
        </w:rPr>
        <w:t>IQ</w:t>
      </w:r>
      <w:r w:rsidR="00521FBE">
        <w:rPr>
          <w:rFonts w:ascii="Times New Roman" w:hAnsi="Times New Roman" w:hint="eastAsia"/>
          <w:sz w:val="24"/>
          <w:szCs w:val="24"/>
        </w:rPr>
        <w:t>数据几乎是不可能的，所以本设计的外部缓冲是可以满足条件的。</w:t>
      </w:r>
    </w:p>
    <w:p w:rsidR="00913331" w:rsidRDefault="00806F96" w:rsidP="00255591">
      <w:pPr>
        <w:ind w:firstLineChars="200" w:firstLine="480"/>
        <w:rPr>
          <w:rFonts w:ascii="Times New Roman" w:hAnsi="Times New Roman"/>
          <w:sz w:val="24"/>
          <w:szCs w:val="24"/>
        </w:rPr>
      </w:pPr>
      <w:r>
        <w:rPr>
          <w:rFonts w:ascii="Times New Roman" w:hAnsi="Times New Roman" w:hint="eastAsia"/>
          <w:sz w:val="24"/>
          <w:szCs w:val="24"/>
        </w:rPr>
        <w:t>外部缓冲器初始化缓冲数据全部为‘</w:t>
      </w:r>
      <w:r>
        <w:rPr>
          <w:rFonts w:ascii="Times New Roman" w:hAnsi="Times New Roman" w:hint="eastAsia"/>
          <w:sz w:val="24"/>
          <w:szCs w:val="24"/>
        </w:rPr>
        <w:t>0</w:t>
      </w:r>
      <w:r>
        <w:rPr>
          <w:rFonts w:ascii="Times New Roman" w:hAnsi="Times New Roman" w:hint="eastAsia"/>
          <w:sz w:val="24"/>
          <w:szCs w:val="24"/>
        </w:rPr>
        <w:t>’，</w:t>
      </w:r>
      <w:r w:rsidR="00255591" w:rsidRPr="00D07157">
        <w:rPr>
          <w:rFonts w:ascii="Times New Roman" w:hAnsi="Times New Roman"/>
          <w:sz w:val="24"/>
          <w:szCs w:val="24"/>
        </w:rPr>
        <w:t>通过</w:t>
      </w:r>
      <w:r w:rsidR="00255591" w:rsidRPr="00D07157">
        <w:rPr>
          <w:rFonts w:ascii="Times New Roman" w:hAnsi="Times New Roman"/>
          <w:sz w:val="24"/>
          <w:szCs w:val="24"/>
        </w:rPr>
        <w:t>IQ</w:t>
      </w:r>
      <w:r w:rsidR="00255591" w:rsidRPr="00D07157">
        <w:rPr>
          <w:rFonts w:ascii="Times New Roman" w:hAnsi="Times New Roman"/>
          <w:sz w:val="24"/>
          <w:szCs w:val="24"/>
        </w:rPr>
        <w:t>编号写入相应的缓冲单元，写入方式是每个</w:t>
      </w:r>
      <w:r w:rsidR="00255591" w:rsidRPr="00D07157">
        <w:rPr>
          <w:rFonts w:ascii="Times New Roman" w:hAnsi="Times New Roman"/>
          <w:sz w:val="24"/>
          <w:szCs w:val="24"/>
        </w:rPr>
        <w:t>64bit</w:t>
      </w:r>
      <w:r w:rsidR="00255591" w:rsidRPr="00D07157">
        <w:rPr>
          <w:rFonts w:ascii="Times New Roman" w:hAnsi="Times New Roman"/>
          <w:sz w:val="24"/>
          <w:szCs w:val="24"/>
        </w:rPr>
        <w:t>数据分配一个地址。缓存的方式如下图</w:t>
      </w:r>
      <w:r w:rsidR="00255591" w:rsidRPr="00D07157">
        <w:rPr>
          <w:rFonts w:ascii="Times New Roman" w:hAnsi="Times New Roman"/>
          <w:sz w:val="24"/>
          <w:szCs w:val="24"/>
        </w:rPr>
        <w:t>2-1</w:t>
      </w:r>
      <w:r w:rsidR="001958E0">
        <w:rPr>
          <w:rFonts w:ascii="Times New Roman" w:hAnsi="Times New Roman" w:hint="eastAsia"/>
          <w:sz w:val="24"/>
          <w:szCs w:val="24"/>
        </w:rPr>
        <w:t>4</w:t>
      </w:r>
      <w:r w:rsidR="00255591" w:rsidRPr="00D07157">
        <w:rPr>
          <w:rFonts w:ascii="Times New Roman" w:hAnsi="Times New Roman"/>
          <w:sz w:val="24"/>
          <w:szCs w:val="24"/>
        </w:rPr>
        <w:t>所示，根据</w:t>
      </w:r>
      <w:r w:rsidR="00255591" w:rsidRPr="00D07157">
        <w:rPr>
          <w:rFonts w:ascii="Times New Roman" w:hAnsi="Times New Roman"/>
          <w:sz w:val="24"/>
          <w:szCs w:val="24"/>
        </w:rPr>
        <w:t>IQ</w:t>
      </w:r>
      <w:r w:rsidR="00255591" w:rsidRPr="00D07157">
        <w:rPr>
          <w:rFonts w:ascii="Times New Roman" w:hAnsi="Times New Roman"/>
          <w:sz w:val="24"/>
          <w:szCs w:val="24"/>
        </w:rPr>
        <w:t>编号确认初始缓存地址，然后每个时钟上升沿，缓存地址自加</w:t>
      </w:r>
      <w:r w:rsidR="00255591" w:rsidRPr="00D07157">
        <w:rPr>
          <w:rFonts w:ascii="Times New Roman" w:hAnsi="Times New Roman"/>
          <w:sz w:val="24"/>
          <w:szCs w:val="24"/>
        </w:rPr>
        <w:t>1</w:t>
      </w:r>
      <w:r w:rsidR="00255591" w:rsidRPr="00D07157">
        <w:rPr>
          <w:rFonts w:ascii="Times New Roman" w:hAnsi="Times New Roman"/>
          <w:sz w:val="24"/>
          <w:szCs w:val="24"/>
        </w:rPr>
        <w:t>，当一个时隙的一路</w:t>
      </w:r>
      <w:r w:rsidR="00255591" w:rsidRPr="00D07157">
        <w:rPr>
          <w:rFonts w:ascii="Times New Roman" w:hAnsi="Times New Roman"/>
          <w:sz w:val="24"/>
          <w:szCs w:val="24"/>
        </w:rPr>
        <w:t>IQ</w:t>
      </w:r>
      <w:r w:rsidR="00255591" w:rsidRPr="00D07157">
        <w:rPr>
          <w:rFonts w:ascii="Times New Roman" w:hAnsi="Times New Roman"/>
          <w:sz w:val="24"/>
          <w:szCs w:val="24"/>
        </w:rPr>
        <w:t>数据缓存完后，此路数据的最后一个</w:t>
      </w:r>
      <w:r w:rsidR="00255591" w:rsidRPr="00D07157">
        <w:rPr>
          <w:rFonts w:ascii="Times New Roman" w:hAnsi="Times New Roman"/>
          <w:sz w:val="24"/>
          <w:szCs w:val="24"/>
        </w:rPr>
        <w:t>IQ</w:t>
      </w:r>
      <w:r w:rsidR="00255591" w:rsidRPr="00D07157">
        <w:rPr>
          <w:rFonts w:ascii="Times New Roman" w:hAnsi="Times New Roman"/>
          <w:sz w:val="24"/>
          <w:szCs w:val="24"/>
        </w:rPr>
        <w:t>数据的缓存地址要用寄存器缓存，下一路数据根据</w:t>
      </w:r>
      <w:r w:rsidR="00255591" w:rsidRPr="00D07157">
        <w:rPr>
          <w:rFonts w:ascii="Times New Roman" w:hAnsi="Times New Roman"/>
          <w:sz w:val="24"/>
          <w:szCs w:val="24"/>
        </w:rPr>
        <w:t>IQ</w:t>
      </w:r>
      <w:r w:rsidR="00255591" w:rsidRPr="00D07157">
        <w:rPr>
          <w:rFonts w:ascii="Times New Roman" w:hAnsi="Times New Roman"/>
          <w:sz w:val="24"/>
          <w:szCs w:val="24"/>
        </w:rPr>
        <w:t>编号写入，如果这两路数据发送到同一块</w:t>
      </w:r>
      <w:r w:rsidR="00255591" w:rsidRPr="00D07157">
        <w:rPr>
          <w:rFonts w:ascii="Times New Roman" w:hAnsi="Times New Roman"/>
          <w:sz w:val="24"/>
          <w:szCs w:val="24"/>
        </w:rPr>
        <w:t>BBU</w:t>
      </w:r>
      <w:r w:rsidR="00255591" w:rsidRPr="00D07157">
        <w:rPr>
          <w:rFonts w:ascii="Times New Roman" w:hAnsi="Times New Roman"/>
          <w:sz w:val="24"/>
          <w:szCs w:val="24"/>
        </w:rPr>
        <w:t>，那么写入的缓存地址是寄存器的缓存数据加</w:t>
      </w:r>
      <w:r w:rsidR="00255591" w:rsidRPr="00D07157">
        <w:rPr>
          <w:rFonts w:ascii="Times New Roman" w:hAnsi="Times New Roman"/>
          <w:sz w:val="24"/>
          <w:szCs w:val="24"/>
        </w:rPr>
        <w:t>1</w:t>
      </w:r>
      <w:r w:rsidR="00255591" w:rsidRPr="00D07157">
        <w:rPr>
          <w:rFonts w:ascii="Times New Roman" w:hAnsi="Times New Roman"/>
          <w:sz w:val="24"/>
          <w:szCs w:val="24"/>
        </w:rPr>
        <w:t>，否则根据</w:t>
      </w:r>
      <w:r w:rsidR="00255591" w:rsidRPr="00D07157">
        <w:rPr>
          <w:rFonts w:ascii="Times New Roman" w:hAnsi="Times New Roman"/>
          <w:sz w:val="24"/>
          <w:szCs w:val="24"/>
        </w:rPr>
        <w:t>IQ</w:t>
      </w:r>
      <w:r w:rsidR="00255591" w:rsidRPr="00D07157">
        <w:rPr>
          <w:rFonts w:ascii="Times New Roman" w:hAnsi="Times New Roman"/>
          <w:sz w:val="24"/>
          <w:szCs w:val="24"/>
        </w:rPr>
        <w:t>编号缓冲到其他的缓存单元。</w:t>
      </w:r>
    </w:p>
    <w:p w:rsidR="00255591" w:rsidRPr="00D07157" w:rsidRDefault="00255591" w:rsidP="00255591">
      <w:pPr>
        <w:rPr>
          <w:rFonts w:ascii="Times New Roman" w:hAnsi="Times New Roman"/>
        </w:rPr>
      </w:pPr>
      <w:r w:rsidRPr="00D07157">
        <w:rPr>
          <w:rFonts w:ascii="Times New Roman" w:hAnsi="Times New Roman"/>
        </w:rPr>
        <w:object w:dxaOrig="9916" w:dyaOrig="3466">
          <v:shape id="_x0000_i1037" type="#_x0000_t75" style="width:486.7pt;height:169.9pt" o:ole="">
            <v:imagedata r:id="rId43" o:title=""/>
          </v:shape>
          <o:OLEObject Type="Embed" ProgID="Visio.Drawing.11" ShapeID="_x0000_i1037" DrawAspect="Content" ObjectID="_1593523770" r:id="rId44"/>
        </w:object>
      </w:r>
    </w:p>
    <w:p w:rsidR="00255591" w:rsidRDefault="00255591" w:rsidP="00255591">
      <w:pPr>
        <w:ind w:firstLineChars="50" w:firstLine="105"/>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2-1</w:t>
      </w:r>
      <w:r w:rsidR="001958E0">
        <w:rPr>
          <w:rFonts w:ascii="Times New Roman" w:hAnsi="Times New Roman" w:hint="eastAsia"/>
          <w:szCs w:val="21"/>
        </w:rPr>
        <w:t>4</w:t>
      </w:r>
      <w:r w:rsidRPr="00D07157">
        <w:rPr>
          <w:rFonts w:ascii="Times New Roman" w:hAnsi="Times New Roman"/>
          <w:szCs w:val="21"/>
        </w:rPr>
        <w:t>下行缓冲器写入的实现框图</w:t>
      </w:r>
    </w:p>
    <w:p w:rsidR="00913331" w:rsidRDefault="00913331" w:rsidP="00255591">
      <w:pPr>
        <w:ind w:firstLineChars="50" w:firstLine="105"/>
        <w:jc w:val="center"/>
        <w:rPr>
          <w:rFonts w:ascii="Times New Roman" w:hAnsi="Times New Roman"/>
          <w:szCs w:val="21"/>
        </w:rPr>
      </w:pPr>
    </w:p>
    <w:p w:rsidR="004864C3" w:rsidRPr="001958E0" w:rsidRDefault="00913331" w:rsidP="00913331">
      <w:pPr>
        <w:ind w:firstLineChars="200" w:firstLine="480"/>
        <w:rPr>
          <w:rFonts w:ascii="Times New Roman" w:hAnsi="Times New Roman"/>
          <w:sz w:val="24"/>
          <w:szCs w:val="24"/>
        </w:rPr>
      </w:pPr>
      <w:r w:rsidRPr="00D07157">
        <w:rPr>
          <w:rFonts w:ascii="Times New Roman" w:hAnsi="Times New Roman"/>
          <w:sz w:val="24"/>
          <w:szCs w:val="24"/>
        </w:rPr>
        <w:t>一个时隙的数据全部写入</w:t>
      </w:r>
      <w:r>
        <w:rPr>
          <w:rFonts w:ascii="Times New Roman" w:hAnsi="Times New Roman" w:hint="eastAsia"/>
          <w:sz w:val="24"/>
          <w:szCs w:val="24"/>
        </w:rPr>
        <w:t>缓冲</w:t>
      </w:r>
      <w:r w:rsidRPr="00D07157">
        <w:rPr>
          <w:rFonts w:ascii="Times New Roman" w:hAnsi="Times New Roman"/>
          <w:sz w:val="24"/>
          <w:szCs w:val="24"/>
        </w:rPr>
        <w:t>后</w:t>
      </w:r>
      <w:r w:rsidR="004B4A4C">
        <w:rPr>
          <w:rFonts w:ascii="Times New Roman" w:hAnsi="Times New Roman" w:hint="eastAsia"/>
          <w:sz w:val="24"/>
          <w:szCs w:val="24"/>
        </w:rPr>
        <w:t>组帧模块</w:t>
      </w:r>
      <w:r w:rsidRPr="00D07157">
        <w:rPr>
          <w:rFonts w:ascii="Times New Roman" w:hAnsi="Times New Roman"/>
          <w:sz w:val="24"/>
          <w:szCs w:val="24"/>
        </w:rPr>
        <w:t>以</w:t>
      </w:r>
      <w:r>
        <w:rPr>
          <w:rFonts w:ascii="Times New Roman" w:hAnsi="Times New Roman" w:hint="eastAsia"/>
          <w:sz w:val="24"/>
          <w:szCs w:val="24"/>
        </w:rPr>
        <w:t>CPRI</w:t>
      </w:r>
      <w:r>
        <w:rPr>
          <w:rFonts w:ascii="Times New Roman" w:hAnsi="Times New Roman" w:hint="eastAsia"/>
          <w:sz w:val="24"/>
          <w:szCs w:val="24"/>
        </w:rPr>
        <w:t>的系统</w:t>
      </w:r>
      <w:r w:rsidRPr="00D07157">
        <w:rPr>
          <w:rFonts w:ascii="Times New Roman" w:hAnsi="Times New Roman"/>
          <w:sz w:val="24"/>
          <w:szCs w:val="24"/>
        </w:rPr>
        <w:t>时钟读取数据，</w:t>
      </w:r>
      <w:r w:rsidR="004864C3">
        <w:rPr>
          <w:rFonts w:ascii="Times New Roman" w:hAnsi="Times New Roman" w:hint="eastAsia"/>
          <w:sz w:val="24"/>
          <w:szCs w:val="24"/>
        </w:rPr>
        <w:t>读取</w:t>
      </w:r>
      <w:r w:rsidR="004864C3">
        <w:rPr>
          <w:rFonts w:ascii="Times New Roman" w:hAnsi="Times New Roman" w:hint="eastAsia"/>
          <w:sz w:val="24"/>
          <w:szCs w:val="24"/>
        </w:rPr>
        <w:t>IQ</w:t>
      </w:r>
      <w:r w:rsidR="004864C3">
        <w:rPr>
          <w:rFonts w:ascii="Times New Roman" w:hAnsi="Times New Roman" w:hint="eastAsia"/>
          <w:sz w:val="24"/>
          <w:szCs w:val="24"/>
        </w:rPr>
        <w:t>的实现框图</w:t>
      </w:r>
      <w:r w:rsidR="004864C3" w:rsidRPr="001958E0">
        <w:rPr>
          <w:rFonts w:ascii="Times New Roman" w:hAnsi="Times New Roman" w:hint="eastAsia"/>
          <w:sz w:val="24"/>
          <w:szCs w:val="24"/>
        </w:rPr>
        <w:t>如下图</w:t>
      </w:r>
      <w:r w:rsidR="001958E0" w:rsidRPr="001958E0">
        <w:rPr>
          <w:rFonts w:ascii="Times New Roman" w:hAnsi="Times New Roman" w:hint="eastAsia"/>
          <w:sz w:val="24"/>
          <w:szCs w:val="24"/>
        </w:rPr>
        <w:t>2-15</w:t>
      </w:r>
      <w:r w:rsidR="004864C3" w:rsidRPr="001958E0">
        <w:rPr>
          <w:rFonts w:ascii="Times New Roman" w:hAnsi="Times New Roman" w:hint="eastAsia"/>
          <w:sz w:val="24"/>
          <w:szCs w:val="24"/>
        </w:rPr>
        <w:t>所示，</w:t>
      </w:r>
      <w:r w:rsidR="004B4A4C" w:rsidRPr="001958E0">
        <w:rPr>
          <w:rFonts w:ascii="Times New Roman" w:hAnsi="Times New Roman" w:hint="eastAsia"/>
          <w:sz w:val="24"/>
          <w:szCs w:val="24"/>
        </w:rPr>
        <w:t>从地址</w:t>
      </w:r>
      <w:r w:rsidR="004B4A4C" w:rsidRPr="001958E0">
        <w:rPr>
          <w:rFonts w:ascii="Times New Roman" w:hAnsi="Times New Roman" w:hint="eastAsia"/>
          <w:sz w:val="24"/>
          <w:szCs w:val="24"/>
        </w:rPr>
        <w:t>0</w:t>
      </w:r>
      <w:r w:rsidR="004B4A4C" w:rsidRPr="001958E0">
        <w:rPr>
          <w:rFonts w:ascii="Times New Roman" w:hAnsi="Times New Roman" w:hint="eastAsia"/>
          <w:sz w:val="24"/>
          <w:szCs w:val="24"/>
        </w:rPr>
        <w:t>开始读数据，当读到缓冲器中缓冲的数据全部为</w:t>
      </w:r>
      <w:r w:rsidR="004864C3" w:rsidRPr="001958E0">
        <w:rPr>
          <w:rFonts w:ascii="Times New Roman" w:hAnsi="Times New Roman" w:hint="eastAsia"/>
          <w:sz w:val="24"/>
          <w:szCs w:val="24"/>
        </w:rPr>
        <w:t>‘</w:t>
      </w:r>
      <w:r w:rsidR="004864C3" w:rsidRPr="001958E0">
        <w:rPr>
          <w:rFonts w:ascii="Times New Roman" w:hAnsi="Times New Roman" w:hint="eastAsia"/>
          <w:sz w:val="24"/>
          <w:szCs w:val="24"/>
        </w:rPr>
        <w:t>0</w:t>
      </w:r>
      <w:r w:rsidR="004864C3" w:rsidRPr="001958E0">
        <w:rPr>
          <w:rFonts w:ascii="Times New Roman" w:hAnsi="Times New Roman" w:hint="eastAsia"/>
          <w:sz w:val="24"/>
          <w:szCs w:val="24"/>
        </w:rPr>
        <w:t>’时，再从地址</w:t>
      </w:r>
      <w:r w:rsidR="004864C3" w:rsidRPr="001958E0">
        <w:rPr>
          <w:rFonts w:ascii="Times New Roman" w:hAnsi="Times New Roman" w:hint="eastAsia"/>
          <w:sz w:val="24"/>
          <w:szCs w:val="24"/>
        </w:rPr>
        <w:t>21660</w:t>
      </w:r>
      <w:r w:rsidR="004864C3" w:rsidRPr="001958E0">
        <w:rPr>
          <w:rFonts w:ascii="Times New Roman" w:hAnsi="Times New Roman" w:hint="eastAsia"/>
          <w:sz w:val="24"/>
          <w:szCs w:val="24"/>
        </w:rPr>
        <w:t>开始读取数据，依次这样读取，直到从第四组缓存单元的地址中读取到的数据为‘</w:t>
      </w:r>
      <w:r w:rsidR="004864C3" w:rsidRPr="001958E0">
        <w:rPr>
          <w:rFonts w:ascii="Times New Roman" w:hAnsi="Times New Roman" w:hint="eastAsia"/>
          <w:sz w:val="24"/>
          <w:szCs w:val="24"/>
        </w:rPr>
        <w:t>0</w:t>
      </w:r>
      <w:r w:rsidR="004864C3" w:rsidRPr="001958E0">
        <w:rPr>
          <w:rFonts w:ascii="Times New Roman" w:hAnsi="Times New Roman" w:hint="eastAsia"/>
          <w:sz w:val="24"/>
          <w:szCs w:val="24"/>
        </w:rPr>
        <w:t>’，说明一个时隙的数据全部读完。</w:t>
      </w:r>
      <w:r w:rsidR="004B4A4C" w:rsidRPr="001958E0">
        <w:rPr>
          <w:rFonts w:ascii="Times New Roman" w:hAnsi="Times New Roman" w:hint="eastAsia"/>
          <w:sz w:val="24"/>
          <w:szCs w:val="24"/>
        </w:rPr>
        <w:t>组帧模块从第一组地址单元读取的数据发送到</w:t>
      </w:r>
      <w:r w:rsidR="004B4A4C" w:rsidRPr="001958E0">
        <w:rPr>
          <w:rFonts w:ascii="Times New Roman" w:hAnsi="Times New Roman" w:hint="eastAsia"/>
          <w:sz w:val="24"/>
          <w:szCs w:val="24"/>
        </w:rPr>
        <w:t>BBU1</w:t>
      </w:r>
      <w:r w:rsidR="004B4A4C" w:rsidRPr="001958E0">
        <w:rPr>
          <w:rFonts w:ascii="Times New Roman" w:hAnsi="Times New Roman" w:hint="eastAsia"/>
          <w:sz w:val="24"/>
          <w:szCs w:val="24"/>
        </w:rPr>
        <w:t>，从第二组地址单元读取的数据发送到</w:t>
      </w:r>
      <w:r w:rsidR="004B4A4C" w:rsidRPr="001958E0">
        <w:rPr>
          <w:rFonts w:ascii="Times New Roman" w:hAnsi="Times New Roman" w:hint="eastAsia"/>
          <w:sz w:val="24"/>
          <w:szCs w:val="24"/>
        </w:rPr>
        <w:t>BBU2</w:t>
      </w:r>
      <w:r w:rsidR="004B4A4C" w:rsidRPr="001958E0">
        <w:rPr>
          <w:rFonts w:ascii="Times New Roman" w:hAnsi="Times New Roman" w:hint="eastAsia"/>
          <w:sz w:val="24"/>
          <w:szCs w:val="24"/>
        </w:rPr>
        <w:t>，从第三组地址单元读取的数据发送到</w:t>
      </w:r>
      <w:r w:rsidR="004B4A4C" w:rsidRPr="001958E0">
        <w:rPr>
          <w:rFonts w:ascii="Times New Roman" w:hAnsi="Times New Roman" w:hint="eastAsia"/>
          <w:sz w:val="24"/>
          <w:szCs w:val="24"/>
        </w:rPr>
        <w:t>BBU3</w:t>
      </w:r>
      <w:r w:rsidR="004B4A4C" w:rsidRPr="001958E0">
        <w:rPr>
          <w:rFonts w:ascii="Times New Roman" w:hAnsi="Times New Roman" w:hint="eastAsia"/>
          <w:sz w:val="24"/>
          <w:szCs w:val="24"/>
        </w:rPr>
        <w:t>，从第四组地址单元读取的数据发送到</w:t>
      </w:r>
      <w:r w:rsidR="004B4A4C" w:rsidRPr="001958E0">
        <w:rPr>
          <w:rFonts w:ascii="Times New Roman" w:hAnsi="Times New Roman" w:hint="eastAsia"/>
          <w:sz w:val="24"/>
          <w:szCs w:val="24"/>
        </w:rPr>
        <w:t>BBU4</w:t>
      </w:r>
      <w:r w:rsidR="004B4A4C" w:rsidRPr="001958E0">
        <w:rPr>
          <w:rFonts w:ascii="Times New Roman" w:hAnsi="Times New Roman" w:hint="eastAsia"/>
          <w:sz w:val="24"/>
          <w:szCs w:val="24"/>
        </w:rPr>
        <w:t>。</w:t>
      </w:r>
    </w:p>
    <w:p w:rsidR="00913331" w:rsidRDefault="004B4A4C" w:rsidP="00913331">
      <w:pPr>
        <w:ind w:firstLineChars="200" w:firstLine="480"/>
        <w:rPr>
          <w:rFonts w:ascii="Times New Roman" w:hAnsi="Times New Roman"/>
          <w:sz w:val="24"/>
          <w:szCs w:val="24"/>
        </w:rPr>
      </w:pPr>
      <w:r w:rsidRPr="001958E0">
        <w:rPr>
          <w:rFonts w:ascii="Times New Roman" w:hAnsi="Times New Roman" w:hint="eastAsia"/>
          <w:sz w:val="24"/>
          <w:szCs w:val="24"/>
        </w:rPr>
        <w:t>由于组帧模块的数据位宽是</w:t>
      </w:r>
      <w:r w:rsidRPr="001958E0">
        <w:rPr>
          <w:rFonts w:ascii="Times New Roman" w:hAnsi="Times New Roman" w:hint="eastAsia"/>
          <w:sz w:val="24"/>
          <w:szCs w:val="24"/>
        </w:rPr>
        <w:t>16bit</w:t>
      </w:r>
      <w:r w:rsidRPr="001958E0">
        <w:rPr>
          <w:rFonts w:ascii="Times New Roman" w:hAnsi="Times New Roman" w:hint="eastAsia"/>
          <w:sz w:val="24"/>
          <w:szCs w:val="24"/>
        </w:rPr>
        <w:t>，外部缓冲器的数据</w:t>
      </w:r>
      <w:r w:rsidR="004864C3" w:rsidRPr="001958E0">
        <w:rPr>
          <w:rFonts w:ascii="Times New Roman" w:hAnsi="Times New Roman" w:hint="eastAsia"/>
          <w:sz w:val="24"/>
          <w:szCs w:val="24"/>
        </w:rPr>
        <w:t>位宽是</w:t>
      </w:r>
      <w:r w:rsidR="004864C3" w:rsidRPr="001958E0">
        <w:rPr>
          <w:rFonts w:ascii="Times New Roman" w:hAnsi="Times New Roman" w:hint="eastAsia"/>
          <w:sz w:val="24"/>
          <w:szCs w:val="24"/>
        </w:rPr>
        <w:t>64bit</w:t>
      </w:r>
      <w:r w:rsidR="004864C3" w:rsidRPr="001958E0">
        <w:rPr>
          <w:rFonts w:ascii="Times New Roman" w:hAnsi="Times New Roman" w:hint="eastAsia"/>
          <w:sz w:val="24"/>
          <w:szCs w:val="24"/>
        </w:rPr>
        <w:t>，所以每四个读时钟周期读取一次缓存数据</w:t>
      </w:r>
      <w:r w:rsidR="00913331" w:rsidRPr="001958E0">
        <w:rPr>
          <w:rFonts w:ascii="Times New Roman" w:hAnsi="Times New Roman"/>
          <w:sz w:val="24"/>
          <w:szCs w:val="24"/>
        </w:rPr>
        <w:t>，</w:t>
      </w:r>
      <w:r w:rsidR="0060727E" w:rsidRPr="001958E0">
        <w:rPr>
          <w:rFonts w:ascii="Times New Roman" w:hAnsi="Times New Roman" w:hint="eastAsia"/>
          <w:sz w:val="24"/>
          <w:szCs w:val="24"/>
        </w:rPr>
        <w:t>读使能的时序实现如下图</w:t>
      </w:r>
      <w:r w:rsidR="001958E0" w:rsidRPr="001958E0">
        <w:rPr>
          <w:rFonts w:ascii="Times New Roman" w:hAnsi="Times New Roman" w:hint="eastAsia"/>
          <w:sz w:val="24"/>
          <w:szCs w:val="24"/>
        </w:rPr>
        <w:t>2-16</w:t>
      </w:r>
      <w:r w:rsidR="0060727E" w:rsidRPr="001958E0">
        <w:rPr>
          <w:rFonts w:ascii="Times New Roman" w:hAnsi="Times New Roman" w:hint="eastAsia"/>
          <w:sz w:val="24"/>
          <w:szCs w:val="24"/>
        </w:rPr>
        <w:t>所示，</w:t>
      </w:r>
      <w:r w:rsidR="00913331" w:rsidRPr="00D07157">
        <w:rPr>
          <w:rFonts w:ascii="Times New Roman" w:hAnsi="Times New Roman"/>
          <w:sz w:val="24"/>
          <w:szCs w:val="24"/>
        </w:rPr>
        <w:t>数据读出后的地址单元</w:t>
      </w:r>
      <w:r w:rsidR="004864C3">
        <w:rPr>
          <w:rFonts w:ascii="Times New Roman" w:hAnsi="Times New Roman" w:hint="eastAsia"/>
          <w:sz w:val="24"/>
          <w:szCs w:val="24"/>
        </w:rPr>
        <w:t>缓冲的数据</w:t>
      </w:r>
      <w:r w:rsidR="00913331" w:rsidRPr="00D07157">
        <w:rPr>
          <w:rFonts w:ascii="Times New Roman" w:hAnsi="Times New Roman"/>
          <w:sz w:val="24"/>
          <w:szCs w:val="24"/>
        </w:rPr>
        <w:t>回填</w:t>
      </w:r>
      <w:r w:rsidR="00913331" w:rsidRPr="00D07157">
        <w:rPr>
          <w:rFonts w:ascii="Times New Roman" w:hAnsi="Times New Roman"/>
          <w:sz w:val="24"/>
          <w:szCs w:val="24"/>
        </w:rPr>
        <w:t>‘0’</w:t>
      </w:r>
      <w:r w:rsidR="00913331" w:rsidRPr="00D07157">
        <w:rPr>
          <w:rFonts w:ascii="Times New Roman" w:hAnsi="Times New Roman"/>
          <w:sz w:val="24"/>
          <w:szCs w:val="24"/>
        </w:rPr>
        <w:t>。</w:t>
      </w:r>
    </w:p>
    <w:p w:rsidR="00913331" w:rsidRDefault="00913331" w:rsidP="00913331">
      <w:r>
        <w:object w:dxaOrig="9349" w:dyaOrig="5225">
          <v:shape id="_x0000_i1038" type="#_x0000_t75" style="width:467.7pt;height:261.5pt" o:ole="">
            <v:imagedata r:id="rId45" o:title=""/>
          </v:shape>
          <o:OLEObject Type="Embed" ProgID="Visio.Drawing.11" ShapeID="_x0000_i1038" DrawAspect="Content" ObjectID="_1593523771" r:id="rId46"/>
        </w:object>
      </w:r>
    </w:p>
    <w:p w:rsidR="001958E0" w:rsidRDefault="001958E0" w:rsidP="001958E0">
      <w:pPr>
        <w:ind w:firstLineChars="50" w:firstLine="105"/>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2-1</w:t>
      </w:r>
      <w:r>
        <w:rPr>
          <w:rFonts w:ascii="Times New Roman" w:hAnsi="Times New Roman" w:hint="eastAsia"/>
          <w:szCs w:val="21"/>
        </w:rPr>
        <w:t>4</w:t>
      </w:r>
      <w:r w:rsidRPr="00D07157">
        <w:rPr>
          <w:rFonts w:ascii="Times New Roman" w:hAnsi="Times New Roman"/>
          <w:szCs w:val="21"/>
        </w:rPr>
        <w:t>下行缓冲器</w:t>
      </w:r>
      <w:r>
        <w:rPr>
          <w:rFonts w:ascii="Times New Roman" w:hAnsi="Times New Roman" w:hint="eastAsia"/>
          <w:szCs w:val="21"/>
        </w:rPr>
        <w:t>读出</w:t>
      </w:r>
      <w:r w:rsidRPr="00D07157">
        <w:rPr>
          <w:rFonts w:ascii="Times New Roman" w:hAnsi="Times New Roman"/>
          <w:szCs w:val="21"/>
        </w:rPr>
        <w:t>的实现框图</w:t>
      </w:r>
    </w:p>
    <w:p w:rsidR="001958E0" w:rsidRPr="001958E0" w:rsidRDefault="001958E0" w:rsidP="00913331"/>
    <w:p w:rsidR="0060727E" w:rsidRDefault="0060727E" w:rsidP="00913331"/>
    <w:p w:rsidR="0060727E" w:rsidRDefault="0060727E" w:rsidP="00913331">
      <w:r>
        <w:object w:dxaOrig="9248" w:dyaOrig="1815">
          <v:shape id="_x0000_i1039" type="#_x0000_t75" style="width:463.1pt;height:91pt" o:ole="">
            <v:imagedata r:id="rId47" o:title=""/>
          </v:shape>
          <o:OLEObject Type="Embed" ProgID="Visio.Drawing.11" ShapeID="_x0000_i1039" DrawAspect="Content" ObjectID="_1593523772" r:id="rId48"/>
        </w:object>
      </w:r>
    </w:p>
    <w:p w:rsidR="001958E0" w:rsidRPr="001958E0" w:rsidRDefault="001958E0" w:rsidP="001958E0">
      <w:pPr>
        <w:jc w:val="center"/>
        <w:rPr>
          <w:rFonts w:ascii="Times New Roman" w:hAnsi="Times New Roman"/>
          <w:szCs w:val="21"/>
        </w:rPr>
      </w:pPr>
      <w:r w:rsidRPr="001958E0">
        <w:rPr>
          <w:rFonts w:hint="eastAsia"/>
          <w:szCs w:val="21"/>
        </w:rPr>
        <w:t>图</w:t>
      </w:r>
      <w:r w:rsidRPr="001958E0">
        <w:rPr>
          <w:rFonts w:hint="eastAsia"/>
          <w:szCs w:val="21"/>
        </w:rPr>
        <w:t xml:space="preserve">2-16 </w:t>
      </w:r>
      <w:r w:rsidRPr="001958E0">
        <w:rPr>
          <w:rFonts w:ascii="Times New Roman" w:hAnsi="Times New Roman" w:hint="eastAsia"/>
          <w:szCs w:val="21"/>
        </w:rPr>
        <w:t>读使能的时序实现</w:t>
      </w:r>
    </w:p>
    <w:p w:rsidR="00255591" w:rsidRPr="00D07157" w:rsidRDefault="00255591" w:rsidP="00255591">
      <w:pPr>
        <w:pStyle w:val="3"/>
        <w:rPr>
          <w:rFonts w:ascii="Times New Roman" w:hAnsi="Times New Roman"/>
        </w:rPr>
      </w:pPr>
      <w:bookmarkStart w:id="64" w:name="_Toc387754545"/>
      <w:r w:rsidRPr="00D07157">
        <w:rPr>
          <w:rFonts w:ascii="Times New Roman" w:hAnsi="Times New Roman"/>
        </w:rPr>
        <w:t xml:space="preserve">2.3.3  </w:t>
      </w:r>
      <w:r w:rsidRPr="00D07157">
        <w:rPr>
          <w:rFonts w:ascii="Times New Roman" w:hAnsi="Times New Roman"/>
        </w:rPr>
        <w:t>组帧模块的设计</w:t>
      </w:r>
      <w:bookmarkEnd w:id="64"/>
    </w:p>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本设计中发送的是</w:t>
      </w:r>
      <w:r w:rsidRPr="00D07157">
        <w:rPr>
          <w:rFonts w:ascii="Times New Roman" w:hAnsi="Times New Roman"/>
          <w:sz w:val="24"/>
          <w:szCs w:val="24"/>
        </w:rPr>
        <w:t>16</w:t>
      </w:r>
      <w:r w:rsidRPr="00D07157">
        <w:rPr>
          <w:rFonts w:ascii="Times New Roman" w:hAnsi="Times New Roman"/>
          <w:sz w:val="24"/>
          <w:szCs w:val="24"/>
        </w:rPr>
        <w:t>比特的</w:t>
      </w:r>
      <w:r w:rsidRPr="00D07157">
        <w:rPr>
          <w:rFonts w:ascii="Times New Roman" w:hAnsi="Times New Roman"/>
          <w:sz w:val="24"/>
          <w:szCs w:val="24"/>
        </w:rPr>
        <w:t>IQ</w:t>
      </w:r>
      <w:r w:rsidRPr="00D07157">
        <w:rPr>
          <w:rFonts w:ascii="Times New Roman" w:hAnsi="Times New Roman"/>
          <w:sz w:val="24"/>
          <w:szCs w:val="24"/>
        </w:rPr>
        <w:t>（</w:t>
      </w:r>
      <w:r w:rsidRPr="00D07157">
        <w:rPr>
          <w:rFonts w:ascii="Times New Roman" w:hAnsi="Times New Roman"/>
          <w:sz w:val="24"/>
          <w:szCs w:val="24"/>
        </w:rPr>
        <w:t>I</w:t>
      </w:r>
      <w:r w:rsidRPr="00D07157">
        <w:rPr>
          <w:rFonts w:ascii="Times New Roman" w:hAnsi="Times New Roman"/>
          <w:sz w:val="24"/>
          <w:szCs w:val="24"/>
        </w:rPr>
        <w:t>：</w:t>
      </w:r>
      <w:r w:rsidRPr="00D07157">
        <w:rPr>
          <w:rFonts w:ascii="Times New Roman" w:hAnsi="Times New Roman"/>
          <w:sz w:val="24"/>
          <w:szCs w:val="24"/>
        </w:rPr>
        <w:t>16bit</w:t>
      </w:r>
      <w:r w:rsidRPr="00D07157">
        <w:rPr>
          <w:rFonts w:ascii="Times New Roman" w:hAnsi="Times New Roman"/>
          <w:sz w:val="24"/>
          <w:szCs w:val="24"/>
        </w:rPr>
        <w:t>，</w:t>
      </w:r>
      <w:r w:rsidRPr="00D07157">
        <w:rPr>
          <w:rFonts w:ascii="Times New Roman" w:hAnsi="Times New Roman"/>
          <w:sz w:val="24"/>
          <w:szCs w:val="24"/>
        </w:rPr>
        <w:t>Q</w:t>
      </w:r>
      <w:r w:rsidRPr="00D07157">
        <w:rPr>
          <w:rFonts w:ascii="Times New Roman" w:hAnsi="Times New Roman"/>
          <w:sz w:val="24"/>
          <w:szCs w:val="24"/>
        </w:rPr>
        <w:t>：</w:t>
      </w:r>
      <w:r w:rsidRPr="00D07157">
        <w:rPr>
          <w:rFonts w:ascii="Times New Roman" w:hAnsi="Times New Roman"/>
          <w:sz w:val="24"/>
          <w:szCs w:val="24"/>
        </w:rPr>
        <w:t>16bit</w:t>
      </w:r>
      <w:r w:rsidRPr="00D07157">
        <w:rPr>
          <w:rFonts w:ascii="Times New Roman" w:hAnsi="Times New Roman"/>
          <w:sz w:val="24"/>
          <w:szCs w:val="24"/>
        </w:rPr>
        <w:t>）。系统所用的</w:t>
      </w:r>
      <w:r w:rsidRPr="00D07157">
        <w:rPr>
          <w:rFonts w:ascii="Times New Roman" w:hAnsi="Times New Roman"/>
          <w:sz w:val="24"/>
          <w:szCs w:val="24"/>
        </w:rPr>
        <w:t>CPRI</w:t>
      </w:r>
      <w:r w:rsidRPr="00D07157">
        <w:rPr>
          <w:rFonts w:ascii="Times New Roman" w:hAnsi="Times New Roman"/>
          <w:sz w:val="24"/>
          <w:szCs w:val="24"/>
        </w:rPr>
        <w:t>线速率是</w:t>
      </w:r>
      <w:r w:rsidRPr="00D07157">
        <w:rPr>
          <w:rFonts w:ascii="Times New Roman" w:hAnsi="Times New Roman"/>
          <w:sz w:val="24"/>
          <w:szCs w:val="24"/>
        </w:rPr>
        <w:t>4.9152Gb/s</w:t>
      </w:r>
      <w:r w:rsidRPr="00D07157">
        <w:rPr>
          <w:rFonts w:ascii="Times New Roman" w:hAnsi="Times New Roman"/>
          <w:sz w:val="24"/>
          <w:szCs w:val="24"/>
        </w:rPr>
        <w:t>，</w:t>
      </w:r>
      <w:r w:rsidRPr="00D07157">
        <w:rPr>
          <w:rFonts w:ascii="Times New Roman" w:hAnsi="Times New Roman"/>
          <w:sz w:val="24"/>
          <w:szCs w:val="24"/>
        </w:rPr>
        <w:t>CPRI</w:t>
      </w:r>
      <w:r w:rsidRPr="00D07157">
        <w:rPr>
          <w:rFonts w:ascii="Times New Roman" w:hAnsi="Times New Roman"/>
          <w:sz w:val="24"/>
          <w:szCs w:val="24"/>
        </w:rPr>
        <w:t>协议定义的此线速率对应的基本帧有</w:t>
      </w:r>
      <w:r w:rsidRPr="00D07157">
        <w:rPr>
          <w:rFonts w:ascii="Times New Roman" w:hAnsi="Times New Roman"/>
          <w:sz w:val="24"/>
          <w:szCs w:val="24"/>
        </w:rPr>
        <w:t>16</w:t>
      </w:r>
      <w:r w:rsidRPr="00D07157">
        <w:rPr>
          <w:rFonts w:ascii="Times New Roman" w:hAnsi="Times New Roman"/>
          <w:sz w:val="24"/>
          <w:szCs w:val="24"/>
        </w:rPr>
        <w:t>个</w:t>
      </w:r>
      <w:r w:rsidRPr="00D07157">
        <w:rPr>
          <w:rFonts w:ascii="Times New Roman" w:hAnsi="Times New Roman"/>
          <w:sz w:val="24"/>
          <w:szCs w:val="24"/>
        </w:rPr>
        <w:t>word</w:t>
      </w:r>
      <w:r w:rsidRPr="00D07157">
        <w:rPr>
          <w:rFonts w:ascii="Times New Roman" w:hAnsi="Times New Roman"/>
          <w:sz w:val="24"/>
          <w:szCs w:val="24"/>
        </w:rPr>
        <w:t>，第一个</w:t>
      </w:r>
      <w:r w:rsidRPr="00D07157">
        <w:rPr>
          <w:rFonts w:ascii="Times New Roman" w:hAnsi="Times New Roman"/>
          <w:sz w:val="24"/>
          <w:szCs w:val="24"/>
        </w:rPr>
        <w:t>word</w:t>
      </w:r>
      <w:r w:rsidRPr="00D07157">
        <w:rPr>
          <w:rFonts w:ascii="Times New Roman" w:hAnsi="Times New Roman"/>
          <w:sz w:val="24"/>
          <w:szCs w:val="24"/>
        </w:rPr>
        <w:t>是控制字节，其他</w:t>
      </w:r>
      <w:r w:rsidRPr="00D07157">
        <w:rPr>
          <w:rFonts w:ascii="Times New Roman" w:hAnsi="Times New Roman"/>
          <w:sz w:val="24"/>
          <w:szCs w:val="24"/>
        </w:rPr>
        <w:t>15</w:t>
      </w:r>
      <w:r w:rsidRPr="00D07157">
        <w:rPr>
          <w:rFonts w:ascii="Times New Roman" w:hAnsi="Times New Roman"/>
          <w:sz w:val="24"/>
          <w:szCs w:val="24"/>
        </w:rPr>
        <w:t>个</w:t>
      </w:r>
      <w:r w:rsidRPr="00D07157">
        <w:rPr>
          <w:rFonts w:ascii="Times New Roman" w:hAnsi="Times New Roman"/>
          <w:sz w:val="24"/>
          <w:szCs w:val="24"/>
        </w:rPr>
        <w:t>word</w:t>
      </w:r>
      <w:r w:rsidRPr="00D07157">
        <w:rPr>
          <w:rFonts w:ascii="Times New Roman" w:hAnsi="Times New Roman"/>
          <w:sz w:val="24"/>
          <w:szCs w:val="24"/>
        </w:rPr>
        <w:t>都是</w:t>
      </w:r>
      <w:r w:rsidRPr="00D07157">
        <w:rPr>
          <w:rFonts w:ascii="Times New Roman" w:hAnsi="Times New Roman"/>
          <w:sz w:val="24"/>
          <w:szCs w:val="24"/>
        </w:rPr>
        <w:t>IQ</w:t>
      </w:r>
      <w:r w:rsidRPr="00D07157">
        <w:rPr>
          <w:rFonts w:ascii="Times New Roman" w:hAnsi="Times New Roman"/>
          <w:sz w:val="24"/>
          <w:szCs w:val="24"/>
        </w:rPr>
        <w:t>数据字节，每一个</w:t>
      </w:r>
      <w:r w:rsidRPr="00D07157">
        <w:rPr>
          <w:rFonts w:ascii="Times New Roman" w:hAnsi="Times New Roman"/>
          <w:sz w:val="24"/>
          <w:szCs w:val="24"/>
        </w:rPr>
        <w:t>word</w:t>
      </w:r>
      <w:r w:rsidRPr="00D07157">
        <w:rPr>
          <w:rFonts w:ascii="Times New Roman" w:hAnsi="Times New Roman"/>
          <w:sz w:val="24"/>
          <w:szCs w:val="24"/>
        </w:rPr>
        <w:t>有</w:t>
      </w:r>
      <w:r w:rsidRPr="00D07157">
        <w:rPr>
          <w:rFonts w:ascii="Times New Roman" w:hAnsi="Times New Roman"/>
          <w:sz w:val="24"/>
          <w:szCs w:val="24"/>
        </w:rPr>
        <w:t>64bit</w:t>
      </w:r>
      <w:r w:rsidRPr="00D07157">
        <w:rPr>
          <w:rFonts w:ascii="Times New Roman" w:hAnsi="Times New Roman"/>
          <w:sz w:val="24"/>
          <w:szCs w:val="24"/>
        </w:rPr>
        <w:t>。本设计的数据放置如下图</w:t>
      </w:r>
      <w:r w:rsidRPr="00D07157">
        <w:rPr>
          <w:rFonts w:ascii="Times New Roman" w:hAnsi="Times New Roman"/>
          <w:sz w:val="24"/>
          <w:szCs w:val="24"/>
        </w:rPr>
        <w:t>2-1</w:t>
      </w:r>
      <w:r w:rsidR="001958E0">
        <w:rPr>
          <w:rFonts w:ascii="Times New Roman" w:hAnsi="Times New Roman" w:hint="eastAsia"/>
          <w:sz w:val="24"/>
          <w:szCs w:val="24"/>
        </w:rPr>
        <w:t>7</w:t>
      </w:r>
      <w:r w:rsidRPr="00D07157">
        <w:rPr>
          <w:rFonts w:ascii="Times New Roman" w:hAnsi="Times New Roman"/>
          <w:sz w:val="24"/>
          <w:szCs w:val="24"/>
        </w:rPr>
        <w:t>所示，每一个基本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可以配置</w:t>
      </w:r>
      <w:r w:rsidRPr="00D07157">
        <w:rPr>
          <w:rFonts w:ascii="Times New Roman" w:hAnsi="Times New Roman"/>
          <w:sz w:val="24"/>
          <w:szCs w:val="24"/>
        </w:rPr>
        <w:t>30</w:t>
      </w:r>
      <w:r w:rsidRPr="00D07157">
        <w:rPr>
          <w:rFonts w:ascii="Times New Roman" w:hAnsi="Times New Roman"/>
          <w:sz w:val="24"/>
          <w:szCs w:val="24"/>
        </w:rPr>
        <w:t>个</w:t>
      </w:r>
      <w:r w:rsidRPr="00D07157">
        <w:rPr>
          <w:rFonts w:ascii="Times New Roman" w:hAnsi="Times New Roman"/>
          <w:sz w:val="24"/>
          <w:szCs w:val="24"/>
        </w:rPr>
        <w:t>AXC</w:t>
      </w:r>
      <w:r w:rsidRPr="00D07157">
        <w:rPr>
          <w:rFonts w:ascii="Times New Roman" w:hAnsi="Times New Roman"/>
          <w:sz w:val="24"/>
          <w:szCs w:val="24"/>
        </w:rPr>
        <w:t>容器。每个容器都是</w:t>
      </w:r>
      <w:r w:rsidRPr="00D07157">
        <w:rPr>
          <w:rFonts w:ascii="Times New Roman" w:hAnsi="Times New Roman"/>
          <w:sz w:val="24"/>
          <w:szCs w:val="24"/>
        </w:rPr>
        <w:t>32bit</w:t>
      </w:r>
      <w:r w:rsidRPr="00D07157">
        <w:rPr>
          <w:rFonts w:ascii="Times New Roman" w:hAnsi="Times New Roman"/>
          <w:sz w:val="24"/>
          <w:szCs w:val="24"/>
        </w:rPr>
        <w:t>。</w:t>
      </w:r>
    </w:p>
    <w:p w:rsidR="00255591" w:rsidRPr="00D07157" w:rsidRDefault="00255591" w:rsidP="00255591">
      <w:pPr>
        <w:jc w:val="center"/>
        <w:rPr>
          <w:rFonts w:ascii="Times New Roman" w:hAnsi="Times New Roman"/>
        </w:rPr>
      </w:pPr>
      <w:r w:rsidRPr="00D07157">
        <w:rPr>
          <w:rFonts w:ascii="Times New Roman" w:hAnsi="Times New Roman"/>
        </w:rPr>
        <w:object w:dxaOrig="6514" w:dyaOrig="5399">
          <v:shape id="_x0000_i1040" type="#_x0000_t75" style="width:326.6pt;height:236.75pt" o:ole="">
            <v:imagedata r:id="rId49" o:title=""/>
          </v:shape>
          <o:OLEObject Type="Embed" ProgID="Visio.Drawing.11" ShapeID="_x0000_i1040" DrawAspect="Content" ObjectID="_1593523773" r:id="rId50"/>
        </w:object>
      </w:r>
    </w:p>
    <w:p w:rsidR="00255591" w:rsidRPr="00D07157"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2-1</w:t>
      </w:r>
      <w:r w:rsidR="001958E0">
        <w:rPr>
          <w:rFonts w:ascii="Times New Roman" w:hAnsi="Times New Roman" w:hint="eastAsia"/>
          <w:szCs w:val="21"/>
        </w:rPr>
        <w:t>7</w:t>
      </w:r>
      <w:r w:rsidRPr="00D07157">
        <w:rPr>
          <w:rFonts w:ascii="Times New Roman" w:hAnsi="Times New Roman"/>
          <w:szCs w:val="21"/>
        </w:rPr>
        <w:t>组</w:t>
      </w:r>
      <w:proofErr w:type="gramStart"/>
      <w:r w:rsidRPr="00D07157">
        <w:rPr>
          <w:rFonts w:ascii="Times New Roman" w:hAnsi="Times New Roman"/>
          <w:szCs w:val="21"/>
        </w:rPr>
        <w:t>帧</w:t>
      </w:r>
      <w:proofErr w:type="gramEnd"/>
      <w:r w:rsidRPr="00D07157">
        <w:rPr>
          <w:rFonts w:ascii="Times New Roman" w:hAnsi="Times New Roman"/>
          <w:szCs w:val="21"/>
        </w:rPr>
        <w:t>结构图</w:t>
      </w:r>
    </w:p>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根据我们定义的</w:t>
      </w:r>
      <w:r w:rsidRPr="00D07157">
        <w:rPr>
          <w:rFonts w:ascii="Times New Roman" w:hAnsi="Times New Roman"/>
          <w:sz w:val="24"/>
          <w:szCs w:val="24"/>
        </w:rPr>
        <w:t>CPRI</w:t>
      </w:r>
      <w:r w:rsidRPr="00D07157">
        <w:rPr>
          <w:rFonts w:ascii="Times New Roman" w:hAnsi="Times New Roman"/>
          <w:sz w:val="24"/>
          <w:szCs w:val="24"/>
        </w:rPr>
        <w:t>组帧结构，</w:t>
      </w:r>
      <w:r w:rsidRPr="00D07157">
        <w:rPr>
          <w:rFonts w:ascii="Times New Roman" w:hAnsi="Times New Roman"/>
          <w:sz w:val="24"/>
          <w:szCs w:val="24"/>
        </w:rPr>
        <w:t xml:space="preserve"> </w:t>
      </w:r>
      <w:r w:rsidRPr="00D07157">
        <w:rPr>
          <w:rFonts w:ascii="Times New Roman" w:hAnsi="Times New Roman"/>
          <w:sz w:val="24"/>
          <w:szCs w:val="24"/>
        </w:rPr>
        <w:t>设计</w:t>
      </w:r>
      <w:r w:rsidRPr="00D07157">
        <w:rPr>
          <w:rFonts w:ascii="Times New Roman" w:hAnsi="Times New Roman"/>
          <w:sz w:val="24"/>
          <w:szCs w:val="24"/>
        </w:rPr>
        <w:t>CPRI</w:t>
      </w:r>
      <w:r w:rsidRPr="00D07157">
        <w:rPr>
          <w:rFonts w:ascii="Times New Roman" w:hAnsi="Times New Roman"/>
          <w:sz w:val="24"/>
          <w:szCs w:val="24"/>
        </w:rPr>
        <w:t>组帧的实现方式，实现框图如下图</w:t>
      </w:r>
      <w:r w:rsidRPr="00D07157">
        <w:rPr>
          <w:rFonts w:ascii="Times New Roman" w:hAnsi="Times New Roman"/>
          <w:sz w:val="24"/>
          <w:szCs w:val="24"/>
        </w:rPr>
        <w:t>2-1</w:t>
      </w:r>
      <w:r w:rsidR="001958E0">
        <w:rPr>
          <w:rFonts w:ascii="Times New Roman" w:hAnsi="Times New Roman" w:hint="eastAsia"/>
          <w:sz w:val="24"/>
          <w:szCs w:val="24"/>
        </w:rPr>
        <w:t>8</w:t>
      </w:r>
      <w:r w:rsidRPr="00D07157">
        <w:rPr>
          <w:rFonts w:ascii="Times New Roman" w:hAnsi="Times New Roman"/>
          <w:sz w:val="24"/>
          <w:szCs w:val="24"/>
        </w:rPr>
        <w:t>所示。组帧模块根据</w:t>
      </w:r>
      <w:r w:rsidRPr="00D07157">
        <w:rPr>
          <w:rFonts w:ascii="Times New Roman" w:hAnsi="Times New Roman"/>
          <w:sz w:val="24"/>
          <w:szCs w:val="24"/>
        </w:rPr>
        <w:t>CTRL</w:t>
      </w:r>
      <w:r w:rsidRPr="00D07157">
        <w:rPr>
          <w:rFonts w:ascii="Times New Roman" w:hAnsi="Times New Roman"/>
          <w:sz w:val="24"/>
          <w:szCs w:val="24"/>
        </w:rPr>
        <w:t>模块提供的计数信号，把</w:t>
      </w:r>
      <w:r w:rsidRPr="00D07157">
        <w:rPr>
          <w:rFonts w:ascii="Times New Roman" w:hAnsi="Times New Roman"/>
          <w:sz w:val="24"/>
          <w:szCs w:val="24"/>
        </w:rPr>
        <w:t>IQ</w:t>
      </w:r>
      <w:r w:rsidRPr="00D07157">
        <w:rPr>
          <w:rFonts w:ascii="Times New Roman" w:hAnsi="Times New Roman"/>
          <w:sz w:val="24"/>
          <w:szCs w:val="24"/>
        </w:rPr>
        <w:t>映射模块和</w:t>
      </w:r>
      <w:r w:rsidRPr="00D07157">
        <w:rPr>
          <w:rFonts w:ascii="Times New Roman" w:hAnsi="Times New Roman"/>
          <w:sz w:val="24"/>
          <w:szCs w:val="24"/>
        </w:rPr>
        <w:t>IQ</w:t>
      </w:r>
      <w:r w:rsidRPr="00D07157">
        <w:rPr>
          <w:rFonts w:ascii="Times New Roman" w:hAnsi="Times New Roman"/>
          <w:sz w:val="24"/>
          <w:szCs w:val="24"/>
        </w:rPr>
        <w:t>指示信号映射模块映射完成的</w:t>
      </w:r>
      <w:r w:rsidRPr="00D07157">
        <w:rPr>
          <w:rFonts w:ascii="Times New Roman" w:hAnsi="Times New Roman"/>
          <w:sz w:val="24"/>
          <w:szCs w:val="24"/>
        </w:rPr>
        <w:t>IQ</w:t>
      </w:r>
      <w:r w:rsidRPr="00D07157">
        <w:rPr>
          <w:rFonts w:ascii="Times New Roman" w:hAnsi="Times New Roman"/>
          <w:sz w:val="24"/>
          <w:szCs w:val="24"/>
        </w:rPr>
        <w:t>数据和</w:t>
      </w:r>
      <w:r w:rsidRPr="00D07157">
        <w:rPr>
          <w:rFonts w:ascii="Times New Roman" w:hAnsi="Times New Roman"/>
          <w:sz w:val="24"/>
          <w:szCs w:val="24"/>
        </w:rPr>
        <w:t>IQ</w:t>
      </w:r>
      <w:r w:rsidRPr="00D07157">
        <w:rPr>
          <w:rFonts w:ascii="Times New Roman" w:hAnsi="Times New Roman"/>
          <w:sz w:val="24"/>
          <w:szCs w:val="24"/>
        </w:rPr>
        <w:t>指示数据填充到</w:t>
      </w:r>
      <w:r w:rsidRPr="00D07157">
        <w:rPr>
          <w:rFonts w:ascii="Times New Roman" w:hAnsi="Times New Roman"/>
          <w:sz w:val="24"/>
          <w:szCs w:val="24"/>
        </w:rPr>
        <w:t>CPRI</w:t>
      </w:r>
      <w:r w:rsidRPr="00D07157">
        <w:rPr>
          <w:rFonts w:ascii="Times New Roman" w:hAnsi="Times New Roman"/>
          <w:sz w:val="24"/>
          <w:szCs w:val="24"/>
        </w:rPr>
        <w:t>帧的载波容器中，同时把控制信息填充到相应的控制字当中。缓冲器每路</w:t>
      </w:r>
      <w:r w:rsidRPr="00D07157">
        <w:rPr>
          <w:rFonts w:ascii="Times New Roman" w:hAnsi="Times New Roman"/>
          <w:sz w:val="24"/>
          <w:szCs w:val="24"/>
        </w:rPr>
        <w:t>IQ</w:t>
      </w:r>
      <w:r w:rsidRPr="00D07157">
        <w:rPr>
          <w:rFonts w:ascii="Times New Roman" w:hAnsi="Times New Roman"/>
          <w:sz w:val="24"/>
          <w:szCs w:val="24"/>
        </w:rPr>
        <w:t>信息都包含：</w:t>
      </w:r>
      <w:r w:rsidRPr="00D07157">
        <w:rPr>
          <w:rFonts w:ascii="Times New Roman" w:hAnsi="Times New Roman"/>
          <w:sz w:val="24"/>
          <w:szCs w:val="24"/>
        </w:rPr>
        <w:t>32bitIQ</w:t>
      </w:r>
      <w:r w:rsidRPr="00D07157">
        <w:rPr>
          <w:rFonts w:ascii="Times New Roman" w:hAnsi="Times New Roman"/>
          <w:sz w:val="24"/>
          <w:szCs w:val="24"/>
        </w:rPr>
        <w:t>数据，</w:t>
      </w:r>
      <w:r w:rsidRPr="00D07157">
        <w:rPr>
          <w:rFonts w:ascii="Times New Roman" w:hAnsi="Times New Roman"/>
          <w:sz w:val="24"/>
          <w:szCs w:val="24"/>
        </w:rPr>
        <w:t>16bitIQ</w:t>
      </w:r>
      <w:r w:rsidRPr="00D07157">
        <w:rPr>
          <w:rFonts w:ascii="Times New Roman" w:hAnsi="Times New Roman"/>
          <w:sz w:val="24"/>
          <w:szCs w:val="24"/>
        </w:rPr>
        <w:t>编号、</w:t>
      </w:r>
      <w:r w:rsidRPr="00D07157">
        <w:rPr>
          <w:rFonts w:ascii="Times New Roman" w:hAnsi="Times New Roman"/>
          <w:sz w:val="24"/>
          <w:szCs w:val="24"/>
        </w:rPr>
        <w:t>6bit</w:t>
      </w:r>
      <w:r w:rsidRPr="00D07157">
        <w:rPr>
          <w:rFonts w:ascii="Times New Roman" w:hAnsi="Times New Roman"/>
          <w:sz w:val="24"/>
          <w:szCs w:val="24"/>
        </w:rPr>
        <w:t>时隙号，</w:t>
      </w:r>
      <w:r w:rsidRPr="00D07157">
        <w:rPr>
          <w:rFonts w:ascii="Times New Roman" w:hAnsi="Times New Roman"/>
          <w:sz w:val="24"/>
          <w:szCs w:val="24"/>
        </w:rPr>
        <w:t>4bit</w:t>
      </w:r>
      <w:r w:rsidRPr="00D07157">
        <w:rPr>
          <w:rFonts w:ascii="Times New Roman" w:hAnsi="Times New Roman"/>
          <w:sz w:val="24"/>
          <w:szCs w:val="24"/>
        </w:rPr>
        <w:t>指示带宽以及</w:t>
      </w:r>
      <w:bookmarkStart w:id="65" w:name="OLE_LINK43"/>
      <w:bookmarkStart w:id="66" w:name="OLE_LINK44"/>
      <w:r w:rsidRPr="00D07157">
        <w:rPr>
          <w:rFonts w:ascii="Times New Roman" w:hAnsi="Times New Roman"/>
          <w:sz w:val="24"/>
          <w:szCs w:val="24"/>
        </w:rPr>
        <w:t>32bit</w:t>
      </w:r>
      <w:r w:rsidRPr="00D07157">
        <w:rPr>
          <w:rFonts w:ascii="Times New Roman" w:hAnsi="Times New Roman"/>
          <w:sz w:val="24"/>
          <w:szCs w:val="24"/>
        </w:rPr>
        <w:t>的帧号</w:t>
      </w:r>
      <w:bookmarkEnd w:id="65"/>
      <w:bookmarkEnd w:id="66"/>
      <w:r w:rsidRPr="00D07157">
        <w:rPr>
          <w:rFonts w:ascii="Times New Roman" w:hAnsi="Times New Roman"/>
          <w:sz w:val="24"/>
          <w:szCs w:val="24"/>
        </w:rPr>
        <w:t>，</w:t>
      </w:r>
      <w:r w:rsidRPr="00D07157">
        <w:rPr>
          <w:rFonts w:ascii="Times New Roman" w:hAnsi="Times New Roman"/>
          <w:sz w:val="24"/>
          <w:szCs w:val="24"/>
        </w:rPr>
        <w:t>32bitIQ</w:t>
      </w:r>
      <w:r w:rsidRPr="00D07157">
        <w:rPr>
          <w:rFonts w:ascii="Times New Roman" w:hAnsi="Times New Roman"/>
          <w:sz w:val="24"/>
          <w:szCs w:val="24"/>
        </w:rPr>
        <w:t>数据在</w:t>
      </w:r>
      <w:r w:rsidRPr="00D07157">
        <w:rPr>
          <w:rFonts w:ascii="Times New Roman" w:hAnsi="Times New Roman"/>
          <w:sz w:val="24"/>
          <w:szCs w:val="24"/>
        </w:rPr>
        <w:t>IQ</w:t>
      </w:r>
      <w:r w:rsidRPr="00D07157">
        <w:rPr>
          <w:rFonts w:ascii="Times New Roman" w:hAnsi="Times New Roman"/>
          <w:sz w:val="24"/>
          <w:szCs w:val="24"/>
        </w:rPr>
        <w:t>映射模块实现映射，</w:t>
      </w:r>
      <w:r w:rsidR="00CC03D3" w:rsidRPr="00D07157">
        <w:rPr>
          <w:rFonts w:ascii="Times New Roman" w:hAnsi="Times New Roman"/>
          <w:sz w:val="24"/>
          <w:szCs w:val="24"/>
        </w:rPr>
        <w:t>32bit</w:t>
      </w:r>
      <w:r w:rsidR="00CC03D3" w:rsidRPr="00D07157">
        <w:rPr>
          <w:rFonts w:ascii="Times New Roman" w:hAnsi="Times New Roman"/>
          <w:sz w:val="24"/>
          <w:szCs w:val="24"/>
        </w:rPr>
        <w:t>的帧号</w:t>
      </w:r>
      <w:r w:rsidR="00CC03D3">
        <w:rPr>
          <w:rFonts w:ascii="Times New Roman" w:hAnsi="Times New Roman" w:hint="eastAsia"/>
          <w:sz w:val="24"/>
          <w:szCs w:val="24"/>
        </w:rPr>
        <w:t>、</w:t>
      </w:r>
      <w:r w:rsidRPr="00D07157">
        <w:rPr>
          <w:rFonts w:ascii="Times New Roman" w:hAnsi="Times New Roman"/>
          <w:sz w:val="24"/>
          <w:szCs w:val="24"/>
        </w:rPr>
        <w:t>16bitIQ</w:t>
      </w:r>
      <w:r w:rsidRPr="00D07157">
        <w:rPr>
          <w:rFonts w:ascii="Times New Roman" w:hAnsi="Times New Roman"/>
          <w:sz w:val="24"/>
          <w:szCs w:val="24"/>
        </w:rPr>
        <w:t>编号、</w:t>
      </w:r>
      <w:r w:rsidRPr="00D07157">
        <w:rPr>
          <w:rFonts w:ascii="Times New Roman" w:hAnsi="Times New Roman"/>
          <w:sz w:val="24"/>
          <w:szCs w:val="24"/>
        </w:rPr>
        <w:t>6bit</w:t>
      </w:r>
      <w:r w:rsidRPr="00D07157">
        <w:rPr>
          <w:rFonts w:ascii="Times New Roman" w:hAnsi="Times New Roman"/>
          <w:sz w:val="24"/>
          <w:szCs w:val="24"/>
        </w:rPr>
        <w:t>时隙号</w:t>
      </w:r>
      <w:r w:rsidR="00CC03D3">
        <w:rPr>
          <w:rFonts w:ascii="Times New Roman" w:hAnsi="Times New Roman" w:hint="eastAsia"/>
          <w:sz w:val="24"/>
          <w:szCs w:val="24"/>
        </w:rPr>
        <w:t>和</w:t>
      </w:r>
      <w:r w:rsidRPr="00D07157">
        <w:rPr>
          <w:rFonts w:ascii="Times New Roman" w:hAnsi="Times New Roman"/>
          <w:sz w:val="24"/>
          <w:szCs w:val="24"/>
        </w:rPr>
        <w:t>4bit</w:t>
      </w:r>
      <w:r w:rsidRPr="00D07157">
        <w:rPr>
          <w:rFonts w:ascii="Times New Roman" w:hAnsi="Times New Roman"/>
          <w:sz w:val="24"/>
          <w:szCs w:val="24"/>
        </w:rPr>
        <w:t>指示带宽在</w:t>
      </w:r>
      <w:r w:rsidRPr="00D07157">
        <w:rPr>
          <w:rFonts w:ascii="Times New Roman" w:hAnsi="Times New Roman"/>
          <w:sz w:val="24"/>
          <w:szCs w:val="24"/>
        </w:rPr>
        <w:t>IQ</w:t>
      </w:r>
      <w:r w:rsidRPr="00D07157">
        <w:rPr>
          <w:rFonts w:ascii="Times New Roman" w:hAnsi="Times New Roman"/>
          <w:sz w:val="24"/>
          <w:szCs w:val="24"/>
        </w:rPr>
        <w:t>指示信号映射模块实现映射，</w:t>
      </w:r>
      <w:r w:rsidR="00CC03D3">
        <w:rPr>
          <w:rFonts w:ascii="Times New Roman" w:hAnsi="Times New Roman" w:hint="eastAsia"/>
          <w:sz w:val="24"/>
          <w:szCs w:val="24"/>
        </w:rPr>
        <w:t>同时</w:t>
      </w:r>
      <w:r w:rsidRPr="00D07157">
        <w:rPr>
          <w:rFonts w:ascii="Times New Roman" w:hAnsi="Times New Roman"/>
          <w:sz w:val="24"/>
          <w:szCs w:val="24"/>
        </w:rPr>
        <w:t>32bit</w:t>
      </w:r>
      <w:r w:rsidRPr="00D07157">
        <w:rPr>
          <w:rFonts w:ascii="Times New Roman" w:hAnsi="Times New Roman"/>
          <w:sz w:val="24"/>
          <w:szCs w:val="24"/>
        </w:rPr>
        <w:t>的帧号作为厂商定制信息填充到控制字当中。</w:t>
      </w:r>
    </w:p>
    <w:p w:rsidR="00255591" w:rsidRPr="00D07157" w:rsidRDefault="00255591" w:rsidP="00255591">
      <w:pPr>
        <w:rPr>
          <w:rFonts w:ascii="Times New Roman" w:hAnsi="Times New Roman"/>
          <w:sz w:val="24"/>
          <w:szCs w:val="24"/>
        </w:rPr>
      </w:pPr>
    </w:p>
    <w:p w:rsidR="00255591" w:rsidRPr="00D07157" w:rsidRDefault="00255591" w:rsidP="00255591">
      <w:pPr>
        <w:jc w:val="center"/>
        <w:rPr>
          <w:rFonts w:ascii="Times New Roman" w:hAnsi="Times New Roman"/>
        </w:rPr>
      </w:pPr>
      <w:r w:rsidRPr="00D07157">
        <w:rPr>
          <w:rFonts w:ascii="Times New Roman" w:hAnsi="Times New Roman"/>
        </w:rPr>
        <w:object w:dxaOrig="8559" w:dyaOrig="4023">
          <v:shape id="_x0000_i1041" type="#_x0000_t75" style="width:428.55pt;height:201pt" o:ole="">
            <v:imagedata r:id="rId51" o:title=""/>
          </v:shape>
          <o:OLEObject Type="Embed" ProgID="Visio.Drawing.11" ShapeID="_x0000_i1041" DrawAspect="Content" ObjectID="_1593523774" r:id="rId52"/>
        </w:object>
      </w:r>
    </w:p>
    <w:p w:rsidR="00255591" w:rsidRPr="00D07157"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2-1</w:t>
      </w:r>
      <w:r w:rsidR="001958E0">
        <w:rPr>
          <w:rFonts w:ascii="Times New Roman" w:hAnsi="Times New Roman" w:hint="eastAsia"/>
          <w:szCs w:val="21"/>
        </w:rPr>
        <w:t>8</w:t>
      </w:r>
      <w:r w:rsidRPr="00D07157">
        <w:rPr>
          <w:rFonts w:ascii="Times New Roman" w:hAnsi="Times New Roman"/>
          <w:szCs w:val="21"/>
        </w:rPr>
        <w:t xml:space="preserve">  CPRI</w:t>
      </w:r>
      <w:r w:rsidRPr="00D07157">
        <w:rPr>
          <w:rFonts w:ascii="Times New Roman" w:hAnsi="Times New Roman"/>
          <w:szCs w:val="21"/>
        </w:rPr>
        <w:t>组帧的实现框图</w:t>
      </w:r>
    </w:p>
    <w:p w:rsidR="00255591" w:rsidRPr="00D07157" w:rsidRDefault="00255591" w:rsidP="00255591">
      <w:pPr>
        <w:pStyle w:val="4"/>
        <w:rPr>
          <w:rFonts w:ascii="Times New Roman" w:hAnsi="Times New Roman"/>
        </w:rPr>
      </w:pPr>
      <w:bookmarkStart w:id="67" w:name="_Toc387754546"/>
      <w:r w:rsidRPr="00D07157">
        <w:rPr>
          <w:rFonts w:ascii="Times New Roman" w:hAnsi="Times New Roman"/>
        </w:rPr>
        <w:t xml:space="preserve">2.3.3.1   CTRL </w:t>
      </w:r>
      <w:r w:rsidRPr="00D07157">
        <w:rPr>
          <w:rFonts w:ascii="Times New Roman" w:hAnsi="Times New Roman"/>
        </w:rPr>
        <w:t>模块</w:t>
      </w:r>
      <w:bookmarkEnd w:id="67"/>
    </w:p>
    <w:p w:rsidR="00255591" w:rsidRPr="00D07157" w:rsidRDefault="00255591" w:rsidP="00255591">
      <w:pPr>
        <w:ind w:firstLineChars="250" w:firstLine="600"/>
        <w:rPr>
          <w:rFonts w:ascii="Times New Roman" w:hAnsi="Times New Roman"/>
          <w:color w:val="000000"/>
          <w:sz w:val="24"/>
          <w:szCs w:val="24"/>
        </w:rPr>
      </w:pPr>
      <w:r w:rsidRPr="00D07157">
        <w:rPr>
          <w:rFonts w:ascii="Times New Roman" w:hAnsi="Times New Roman"/>
          <w:sz w:val="24"/>
          <w:szCs w:val="24"/>
        </w:rPr>
        <w:t>CTRL</w:t>
      </w:r>
      <w:r w:rsidRPr="00D07157">
        <w:rPr>
          <w:rFonts w:ascii="Times New Roman" w:hAnsi="Times New Roman"/>
          <w:sz w:val="24"/>
          <w:szCs w:val="24"/>
        </w:rPr>
        <w:t>模块的作用是根据输入的时钟为组帧模块提供字（</w:t>
      </w:r>
      <w:r w:rsidRPr="00D07157">
        <w:rPr>
          <w:rFonts w:ascii="Times New Roman" w:hAnsi="Times New Roman"/>
          <w:sz w:val="24"/>
          <w:szCs w:val="24"/>
        </w:rPr>
        <w:t>word_cnt</w:t>
      </w:r>
      <w:r w:rsidRPr="00D07157">
        <w:rPr>
          <w:rFonts w:ascii="Times New Roman" w:hAnsi="Times New Roman"/>
          <w:sz w:val="24"/>
          <w:szCs w:val="24"/>
        </w:rPr>
        <w:t>）、基本帧（</w:t>
      </w:r>
      <w:r w:rsidRPr="00D07157">
        <w:rPr>
          <w:rFonts w:ascii="Times New Roman" w:hAnsi="Times New Roman"/>
          <w:sz w:val="24"/>
          <w:szCs w:val="24"/>
        </w:rPr>
        <w:t>basic_frame_num</w:t>
      </w:r>
      <w:r w:rsidRPr="00D07157">
        <w:rPr>
          <w:rFonts w:ascii="Times New Roman" w:hAnsi="Times New Roman"/>
          <w:sz w:val="24"/>
          <w:szCs w:val="24"/>
        </w:rPr>
        <w:t>）的计数信息。</w:t>
      </w:r>
      <w:r w:rsidRPr="00D07157">
        <w:rPr>
          <w:rFonts w:ascii="Times New Roman" w:hAnsi="Times New Roman"/>
          <w:sz w:val="24"/>
          <w:szCs w:val="24"/>
        </w:rPr>
        <w:t>word_cnt</w:t>
      </w:r>
      <w:r w:rsidRPr="00D07157">
        <w:rPr>
          <w:rFonts w:ascii="Times New Roman" w:hAnsi="Times New Roman"/>
          <w:sz w:val="24"/>
          <w:szCs w:val="24"/>
        </w:rPr>
        <w:t>计数范围是</w:t>
      </w:r>
      <w:r w:rsidRPr="00D07157">
        <w:rPr>
          <w:rFonts w:ascii="Times New Roman" w:hAnsi="Times New Roman"/>
          <w:sz w:val="24"/>
          <w:szCs w:val="24"/>
        </w:rPr>
        <w:t>0—15</w:t>
      </w:r>
      <w:r w:rsidRPr="00D07157">
        <w:rPr>
          <w:rFonts w:ascii="Times New Roman" w:hAnsi="Times New Roman"/>
          <w:sz w:val="24"/>
          <w:szCs w:val="24"/>
        </w:rPr>
        <w:t>，</w:t>
      </w:r>
      <w:r w:rsidRPr="00D07157">
        <w:rPr>
          <w:rFonts w:ascii="Times New Roman" w:hAnsi="Times New Roman"/>
          <w:sz w:val="24"/>
          <w:szCs w:val="24"/>
        </w:rPr>
        <w:t>1—15</w:t>
      </w:r>
      <w:r w:rsidRPr="00D07157">
        <w:rPr>
          <w:rFonts w:ascii="Times New Roman" w:hAnsi="Times New Roman"/>
          <w:sz w:val="24"/>
          <w:szCs w:val="24"/>
        </w:rPr>
        <w:t>放置的是</w:t>
      </w:r>
      <w:r w:rsidRPr="00D07157">
        <w:rPr>
          <w:rFonts w:ascii="Times New Roman" w:hAnsi="Times New Roman"/>
          <w:sz w:val="24"/>
          <w:szCs w:val="24"/>
        </w:rPr>
        <w:t>IQ</w:t>
      </w:r>
      <w:r w:rsidRPr="00D07157">
        <w:rPr>
          <w:rFonts w:ascii="Times New Roman" w:hAnsi="Times New Roman"/>
          <w:sz w:val="24"/>
          <w:szCs w:val="24"/>
        </w:rPr>
        <w:t>数据，</w:t>
      </w:r>
      <w:r w:rsidRPr="00D07157">
        <w:rPr>
          <w:rFonts w:ascii="Times New Roman" w:hAnsi="Times New Roman"/>
          <w:sz w:val="24"/>
          <w:szCs w:val="24"/>
        </w:rPr>
        <w:t>0</w:t>
      </w:r>
      <w:r w:rsidRPr="00D07157">
        <w:rPr>
          <w:rFonts w:ascii="Times New Roman" w:hAnsi="Times New Roman"/>
          <w:sz w:val="24"/>
          <w:szCs w:val="24"/>
        </w:rPr>
        <w:t>放置的是控制信息，</w:t>
      </w:r>
      <w:r w:rsidRPr="00D07157">
        <w:rPr>
          <w:rFonts w:ascii="Times New Roman" w:hAnsi="Times New Roman"/>
          <w:color w:val="000000"/>
          <w:sz w:val="24"/>
          <w:szCs w:val="24"/>
        </w:rPr>
        <w:t>当计数到</w:t>
      </w:r>
      <w:r w:rsidRPr="00D07157">
        <w:rPr>
          <w:rFonts w:ascii="Times New Roman" w:hAnsi="Times New Roman"/>
          <w:color w:val="000000"/>
          <w:sz w:val="24"/>
          <w:szCs w:val="24"/>
        </w:rPr>
        <w:t>15</w:t>
      </w:r>
      <w:r w:rsidRPr="00D07157">
        <w:rPr>
          <w:rFonts w:ascii="Times New Roman" w:hAnsi="Times New Roman"/>
          <w:color w:val="000000"/>
          <w:sz w:val="24"/>
          <w:szCs w:val="24"/>
        </w:rPr>
        <w:t>时复位为</w:t>
      </w:r>
      <w:r w:rsidRPr="00D07157">
        <w:rPr>
          <w:rFonts w:ascii="Times New Roman" w:hAnsi="Times New Roman"/>
          <w:color w:val="000000"/>
          <w:sz w:val="24"/>
          <w:szCs w:val="24"/>
        </w:rPr>
        <w:t>0</w:t>
      </w:r>
      <w:r w:rsidRPr="00D07157">
        <w:rPr>
          <w:rFonts w:ascii="Times New Roman" w:hAnsi="Times New Roman"/>
          <w:color w:val="000000"/>
          <w:sz w:val="24"/>
          <w:szCs w:val="24"/>
        </w:rPr>
        <w:t>。</w:t>
      </w:r>
      <w:r w:rsidRPr="00D07157">
        <w:rPr>
          <w:rFonts w:ascii="Times New Roman" w:hAnsi="Times New Roman"/>
          <w:color w:val="000000"/>
          <w:sz w:val="24"/>
          <w:szCs w:val="24"/>
        </w:rPr>
        <w:t>basic_frame_num</w:t>
      </w:r>
      <w:r w:rsidRPr="00D07157">
        <w:rPr>
          <w:rFonts w:ascii="Times New Roman" w:hAnsi="Times New Roman"/>
          <w:color w:val="000000"/>
          <w:sz w:val="24"/>
          <w:szCs w:val="24"/>
        </w:rPr>
        <w:t>计数范围</w:t>
      </w:r>
      <w:r w:rsidRPr="00D07157">
        <w:rPr>
          <w:rFonts w:ascii="Times New Roman" w:hAnsi="Times New Roman"/>
          <w:color w:val="000000"/>
          <w:sz w:val="24"/>
          <w:szCs w:val="24"/>
        </w:rPr>
        <w:t>0—255</w:t>
      </w:r>
      <w:r w:rsidRPr="00D07157">
        <w:rPr>
          <w:rFonts w:ascii="Times New Roman" w:hAnsi="Times New Roman"/>
          <w:color w:val="000000"/>
          <w:sz w:val="24"/>
          <w:szCs w:val="24"/>
        </w:rPr>
        <w:t>，计数到</w:t>
      </w:r>
      <w:r w:rsidRPr="00D07157">
        <w:rPr>
          <w:rFonts w:ascii="Times New Roman" w:hAnsi="Times New Roman"/>
          <w:color w:val="000000"/>
          <w:sz w:val="24"/>
          <w:szCs w:val="24"/>
        </w:rPr>
        <w:t>255</w:t>
      </w:r>
      <w:r w:rsidRPr="00D07157">
        <w:rPr>
          <w:rFonts w:ascii="Times New Roman" w:hAnsi="Times New Roman"/>
          <w:color w:val="000000"/>
          <w:sz w:val="24"/>
          <w:szCs w:val="24"/>
        </w:rPr>
        <w:t>时，复位为</w:t>
      </w:r>
      <w:r w:rsidRPr="00D07157">
        <w:rPr>
          <w:rFonts w:ascii="Times New Roman" w:hAnsi="Times New Roman"/>
          <w:color w:val="000000"/>
          <w:sz w:val="24"/>
          <w:szCs w:val="24"/>
        </w:rPr>
        <w:t>0</w:t>
      </w:r>
      <w:r w:rsidRPr="00D07157">
        <w:rPr>
          <w:rFonts w:ascii="Times New Roman" w:hAnsi="Times New Roman"/>
          <w:color w:val="000000"/>
          <w:sz w:val="24"/>
          <w:szCs w:val="24"/>
        </w:rPr>
        <w:t>。</w:t>
      </w:r>
      <w:r w:rsidRPr="00D07157">
        <w:rPr>
          <w:rFonts w:ascii="Times New Roman" w:hAnsi="Times New Roman"/>
          <w:color w:val="000000"/>
          <w:sz w:val="24"/>
          <w:szCs w:val="24"/>
        </w:rPr>
        <w:t>word_cnt</w:t>
      </w:r>
      <w:r w:rsidRPr="00D07157">
        <w:rPr>
          <w:rFonts w:ascii="Times New Roman" w:hAnsi="Times New Roman"/>
          <w:color w:val="000000"/>
          <w:sz w:val="24"/>
          <w:szCs w:val="24"/>
        </w:rPr>
        <w:t>的计数</w:t>
      </w:r>
      <w:proofErr w:type="gramStart"/>
      <w:r w:rsidRPr="00D07157">
        <w:rPr>
          <w:rFonts w:ascii="Times New Roman" w:hAnsi="Times New Roman"/>
          <w:color w:val="000000"/>
          <w:sz w:val="24"/>
          <w:szCs w:val="24"/>
        </w:rPr>
        <w:t>值用于</w:t>
      </w:r>
      <w:proofErr w:type="gramEnd"/>
      <w:r w:rsidRPr="00D07157">
        <w:rPr>
          <w:rFonts w:ascii="Times New Roman" w:hAnsi="Times New Roman"/>
          <w:color w:val="000000"/>
          <w:sz w:val="24"/>
          <w:szCs w:val="24"/>
        </w:rPr>
        <w:t>指示填充</w:t>
      </w:r>
      <w:r w:rsidRPr="00D07157">
        <w:rPr>
          <w:rFonts w:ascii="Times New Roman" w:hAnsi="Times New Roman"/>
          <w:color w:val="000000"/>
          <w:sz w:val="24"/>
          <w:szCs w:val="24"/>
        </w:rPr>
        <w:t>IQ</w:t>
      </w:r>
      <w:r w:rsidRPr="00D07157">
        <w:rPr>
          <w:rFonts w:ascii="Times New Roman" w:hAnsi="Times New Roman"/>
          <w:color w:val="000000"/>
          <w:sz w:val="24"/>
          <w:szCs w:val="24"/>
        </w:rPr>
        <w:t>数据，</w:t>
      </w:r>
      <w:r w:rsidRPr="00D07157">
        <w:rPr>
          <w:rFonts w:ascii="Times New Roman" w:hAnsi="Times New Roman"/>
          <w:color w:val="000000"/>
          <w:sz w:val="24"/>
          <w:szCs w:val="24"/>
        </w:rPr>
        <w:t>basic_frame_num</w:t>
      </w:r>
      <w:r w:rsidRPr="00D07157">
        <w:rPr>
          <w:rFonts w:ascii="Times New Roman" w:hAnsi="Times New Roman"/>
          <w:color w:val="000000"/>
          <w:sz w:val="24"/>
          <w:szCs w:val="24"/>
        </w:rPr>
        <w:t>的计数值的指示用于填充控制信息。</w:t>
      </w:r>
    </w:p>
    <w:p w:rsidR="00255591" w:rsidRPr="00D07157" w:rsidRDefault="00255591" w:rsidP="00255591">
      <w:pPr>
        <w:ind w:firstLineChars="250" w:firstLine="600"/>
        <w:rPr>
          <w:rFonts w:ascii="Times New Roman" w:hAnsi="Times New Roman"/>
        </w:rPr>
      </w:pPr>
      <w:r w:rsidRPr="00D07157">
        <w:rPr>
          <w:rFonts w:ascii="Times New Roman" w:hAnsi="Times New Roman"/>
          <w:color w:val="000000"/>
          <w:sz w:val="24"/>
          <w:szCs w:val="24"/>
        </w:rPr>
        <w:t>当缓冲器有读出数据，根据</w:t>
      </w:r>
      <w:r w:rsidRPr="00D07157">
        <w:rPr>
          <w:rFonts w:ascii="Times New Roman" w:hAnsi="Times New Roman"/>
          <w:color w:val="000000"/>
          <w:sz w:val="24"/>
          <w:szCs w:val="24"/>
        </w:rPr>
        <w:t>IQ</w:t>
      </w:r>
      <w:r w:rsidR="00CC03D3">
        <w:rPr>
          <w:rFonts w:ascii="Times New Roman" w:hAnsi="Times New Roman"/>
          <w:color w:val="000000"/>
          <w:sz w:val="24"/>
          <w:szCs w:val="24"/>
        </w:rPr>
        <w:t>编号填充到相应的组帧模块中</w:t>
      </w:r>
      <w:r w:rsidRPr="00D07157">
        <w:rPr>
          <w:rFonts w:ascii="Times New Roman" w:hAnsi="Times New Roman"/>
          <w:color w:val="000000"/>
          <w:sz w:val="24"/>
          <w:szCs w:val="24"/>
        </w:rPr>
        <w:t>。</w:t>
      </w:r>
      <w:r w:rsidRPr="00D07157">
        <w:rPr>
          <w:rFonts w:ascii="Times New Roman" w:hAnsi="Times New Roman"/>
          <w:color w:val="000000"/>
          <w:sz w:val="24"/>
          <w:szCs w:val="24"/>
        </w:rPr>
        <w:t>word_cnt</w:t>
      </w:r>
      <w:r w:rsidRPr="00D07157">
        <w:rPr>
          <w:rFonts w:ascii="Times New Roman" w:hAnsi="Times New Roman"/>
          <w:color w:val="000000"/>
          <w:sz w:val="24"/>
          <w:szCs w:val="24"/>
        </w:rPr>
        <w:t>等于</w:t>
      </w:r>
      <w:r w:rsidRPr="00D07157">
        <w:rPr>
          <w:rFonts w:ascii="Times New Roman" w:hAnsi="Times New Roman"/>
          <w:color w:val="000000"/>
          <w:sz w:val="24"/>
          <w:szCs w:val="24"/>
        </w:rPr>
        <w:t>1</w:t>
      </w:r>
      <w:r w:rsidRPr="00D07157">
        <w:rPr>
          <w:rFonts w:ascii="Times New Roman" w:hAnsi="Times New Roman"/>
          <w:color w:val="000000"/>
          <w:sz w:val="24"/>
          <w:szCs w:val="24"/>
        </w:rPr>
        <w:t>，</w:t>
      </w:r>
      <w:r w:rsidRPr="00D07157">
        <w:rPr>
          <w:rFonts w:ascii="Times New Roman" w:hAnsi="Times New Roman"/>
          <w:color w:val="000000"/>
          <w:sz w:val="24"/>
          <w:szCs w:val="24"/>
        </w:rPr>
        <w:t>2</w:t>
      </w:r>
      <w:r w:rsidRPr="00D07157">
        <w:rPr>
          <w:rFonts w:ascii="Times New Roman" w:hAnsi="Times New Roman"/>
          <w:color w:val="000000"/>
          <w:sz w:val="24"/>
          <w:szCs w:val="24"/>
        </w:rPr>
        <w:t>，</w:t>
      </w:r>
      <w:r w:rsidRPr="00D07157">
        <w:rPr>
          <w:rFonts w:ascii="Times New Roman" w:hAnsi="Times New Roman"/>
          <w:color w:val="000000"/>
          <w:sz w:val="24"/>
          <w:szCs w:val="24"/>
        </w:rPr>
        <w:t>3……15</w:t>
      </w:r>
      <w:r w:rsidRPr="00D07157">
        <w:rPr>
          <w:rFonts w:ascii="Times New Roman" w:hAnsi="Times New Roman"/>
          <w:color w:val="000000"/>
          <w:sz w:val="24"/>
          <w:szCs w:val="24"/>
        </w:rPr>
        <w:t>时，</w:t>
      </w:r>
      <w:r w:rsidRPr="00D07157">
        <w:rPr>
          <w:rFonts w:ascii="Times New Roman" w:hAnsi="Times New Roman"/>
          <w:color w:val="000000"/>
          <w:sz w:val="24"/>
          <w:szCs w:val="24"/>
        </w:rPr>
        <w:t>CPRI</w:t>
      </w:r>
      <w:r w:rsidRPr="00D07157">
        <w:rPr>
          <w:rFonts w:ascii="Times New Roman" w:hAnsi="Times New Roman"/>
          <w:color w:val="000000"/>
          <w:sz w:val="24"/>
          <w:szCs w:val="24"/>
        </w:rPr>
        <w:t>基本</w:t>
      </w:r>
      <w:proofErr w:type="gramStart"/>
      <w:r w:rsidRPr="00D07157">
        <w:rPr>
          <w:rFonts w:ascii="Times New Roman" w:hAnsi="Times New Roman"/>
          <w:color w:val="000000"/>
          <w:sz w:val="24"/>
          <w:szCs w:val="24"/>
        </w:rPr>
        <w:t>帧</w:t>
      </w:r>
      <w:proofErr w:type="gramEnd"/>
      <w:r w:rsidRPr="00D07157">
        <w:rPr>
          <w:rFonts w:ascii="Times New Roman" w:hAnsi="Times New Roman"/>
          <w:color w:val="000000"/>
          <w:sz w:val="24"/>
          <w:szCs w:val="24"/>
        </w:rPr>
        <w:t>IQ</w:t>
      </w:r>
      <w:r w:rsidRPr="00D07157">
        <w:rPr>
          <w:rFonts w:ascii="Times New Roman" w:hAnsi="Times New Roman"/>
          <w:color w:val="000000"/>
          <w:sz w:val="24"/>
          <w:szCs w:val="24"/>
        </w:rPr>
        <w:t>负载区第一列，第二列，第三列</w:t>
      </w:r>
      <w:r w:rsidRPr="00D07157">
        <w:rPr>
          <w:rFonts w:ascii="Times New Roman" w:hAnsi="Times New Roman"/>
          <w:color w:val="000000"/>
          <w:sz w:val="24"/>
          <w:szCs w:val="24"/>
        </w:rPr>
        <w:t>……</w:t>
      </w:r>
      <w:r w:rsidRPr="00D07157">
        <w:rPr>
          <w:rFonts w:ascii="Times New Roman" w:hAnsi="Times New Roman"/>
          <w:color w:val="000000"/>
          <w:sz w:val="24"/>
          <w:szCs w:val="24"/>
        </w:rPr>
        <w:t>第十五列对应的是我们要插入的交织后的数据位置，</w:t>
      </w:r>
      <w:r w:rsidRPr="00D07157">
        <w:rPr>
          <w:rFonts w:ascii="Times New Roman" w:hAnsi="Times New Roman"/>
          <w:color w:val="000000"/>
          <w:sz w:val="24"/>
          <w:szCs w:val="24"/>
        </w:rPr>
        <w:t>word_cnt</w:t>
      </w:r>
      <w:r w:rsidRPr="00D07157">
        <w:rPr>
          <w:rFonts w:ascii="Times New Roman" w:hAnsi="Times New Roman"/>
          <w:color w:val="000000"/>
          <w:sz w:val="24"/>
          <w:szCs w:val="24"/>
        </w:rPr>
        <w:t>等于</w:t>
      </w:r>
      <w:r w:rsidRPr="00D07157">
        <w:rPr>
          <w:rFonts w:ascii="Times New Roman" w:hAnsi="Times New Roman"/>
          <w:color w:val="000000"/>
          <w:sz w:val="24"/>
          <w:szCs w:val="24"/>
        </w:rPr>
        <w:t>0</w:t>
      </w:r>
      <w:r w:rsidRPr="00D07157">
        <w:rPr>
          <w:rFonts w:ascii="Times New Roman" w:hAnsi="Times New Roman"/>
          <w:color w:val="000000"/>
          <w:sz w:val="24"/>
          <w:szCs w:val="24"/>
        </w:rPr>
        <w:t>时，</w:t>
      </w:r>
      <w:r w:rsidRPr="00D07157">
        <w:rPr>
          <w:rFonts w:ascii="Times New Roman" w:hAnsi="Times New Roman"/>
          <w:color w:val="000000"/>
          <w:sz w:val="24"/>
          <w:szCs w:val="24"/>
        </w:rPr>
        <w:t>CPRI</w:t>
      </w:r>
      <w:r w:rsidRPr="00D07157">
        <w:rPr>
          <w:rFonts w:ascii="Times New Roman" w:hAnsi="Times New Roman"/>
          <w:color w:val="000000"/>
          <w:sz w:val="24"/>
          <w:szCs w:val="24"/>
        </w:rPr>
        <w:t>基本帧的控制字是插入我们的控制信息，如果没有缓冲数据，不进行数据放置，直接传输。</w:t>
      </w:r>
    </w:p>
    <w:p w:rsidR="00255591" w:rsidRPr="00D07157" w:rsidRDefault="000A27EF" w:rsidP="00255591">
      <w:pPr>
        <w:pStyle w:val="4"/>
        <w:rPr>
          <w:rFonts w:ascii="Times New Roman" w:hAnsi="Times New Roman"/>
        </w:rPr>
      </w:pPr>
      <w:bookmarkStart w:id="68" w:name="_Toc387754547"/>
      <w:r>
        <w:rPr>
          <w:rFonts w:ascii="Times New Roman" w:hAnsi="Times New Roman"/>
        </w:rPr>
        <w:t xml:space="preserve">2.3.3.2   </w:t>
      </w:r>
      <w:r w:rsidR="00255591" w:rsidRPr="00D07157">
        <w:rPr>
          <w:rFonts w:ascii="Times New Roman" w:hAnsi="Times New Roman"/>
        </w:rPr>
        <w:t>IQ</w:t>
      </w:r>
      <w:r w:rsidR="00255591" w:rsidRPr="00D07157">
        <w:rPr>
          <w:rFonts w:ascii="Times New Roman" w:hAnsi="Times New Roman"/>
        </w:rPr>
        <w:t>映射与</w:t>
      </w:r>
      <w:r w:rsidR="00255591" w:rsidRPr="00D07157">
        <w:rPr>
          <w:rFonts w:ascii="Times New Roman" w:hAnsi="Times New Roman"/>
        </w:rPr>
        <w:t>IQ</w:t>
      </w:r>
      <w:r w:rsidR="00255591" w:rsidRPr="00D07157">
        <w:rPr>
          <w:rFonts w:ascii="Times New Roman" w:hAnsi="Times New Roman"/>
        </w:rPr>
        <w:t>指示信号映射模块</w:t>
      </w:r>
      <w:bookmarkEnd w:id="68"/>
    </w:p>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IQ</w:t>
      </w:r>
      <w:r w:rsidRPr="00D07157">
        <w:rPr>
          <w:rFonts w:ascii="Times New Roman" w:hAnsi="Times New Roman"/>
          <w:sz w:val="24"/>
          <w:szCs w:val="24"/>
        </w:rPr>
        <w:t>数据映射到</w:t>
      </w:r>
      <w:r w:rsidRPr="00D07157">
        <w:rPr>
          <w:rFonts w:ascii="Times New Roman" w:hAnsi="Times New Roman"/>
          <w:sz w:val="24"/>
          <w:szCs w:val="24"/>
        </w:rPr>
        <w:t>CPRI</w:t>
      </w:r>
      <w:r w:rsidRPr="00D07157">
        <w:rPr>
          <w:rFonts w:ascii="Times New Roman" w:hAnsi="Times New Roman"/>
          <w:sz w:val="24"/>
          <w:szCs w:val="24"/>
        </w:rPr>
        <w:t>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内需要经过两步：</w:t>
      </w:r>
      <w:r w:rsidRPr="00D07157">
        <w:rPr>
          <w:rFonts w:ascii="Times New Roman" w:hAnsi="Times New Roman"/>
          <w:sz w:val="24"/>
          <w:szCs w:val="24"/>
        </w:rPr>
        <w:t>a)AXC</w:t>
      </w:r>
      <w:r w:rsidRPr="00D07157">
        <w:rPr>
          <w:rFonts w:ascii="Times New Roman" w:hAnsi="Times New Roman"/>
          <w:sz w:val="24"/>
          <w:szCs w:val="24"/>
        </w:rPr>
        <w:t>容器内的</w:t>
      </w:r>
      <w:r w:rsidRPr="00D07157">
        <w:rPr>
          <w:rFonts w:ascii="Times New Roman" w:hAnsi="Times New Roman"/>
          <w:sz w:val="24"/>
          <w:szCs w:val="24"/>
        </w:rPr>
        <w:t>IQ</w:t>
      </w:r>
      <w:r w:rsidRPr="00D07157">
        <w:rPr>
          <w:rFonts w:ascii="Times New Roman" w:hAnsi="Times New Roman"/>
          <w:sz w:val="24"/>
          <w:szCs w:val="24"/>
        </w:rPr>
        <w:t>数据映射：在一个</w:t>
      </w:r>
      <w:r w:rsidRPr="00D07157">
        <w:rPr>
          <w:rFonts w:ascii="Times New Roman" w:hAnsi="Times New Roman"/>
          <w:sz w:val="24"/>
          <w:szCs w:val="24"/>
        </w:rPr>
        <w:t>AXC</w:t>
      </w:r>
      <w:r w:rsidRPr="00D07157">
        <w:rPr>
          <w:rFonts w:ascii="Times New Roman" w:hAnsi="Times New Roman"/>
          <w:sz w:val="24"/>
          <w:szCs w:val="24"/>
        </w:rPr>
        <w:t>容器中，对于每个</w:t>
      </w:r>
      <w:r w:rsidRPr="00D07157">
        <w:rPr>
          <w:rFonts w:ascii="Times New Roman" w:hAnsi="Times New Roman"/>
          <w:sz w:val="24"/>
          <w:szCs w:val="24"/>
        </w:rPr>
        <w:t>IQ</w:t>
      </w:r>
      <w:r w:rsidRPr="00D07157">
        <w:rPr>
          <w:rFonts w:ascii="Times New Roman" w:hAnsi="Times New Roman"/>
          <w:sz w:val="24"/>
          <w:szCs w:val="24"/>
        </w:rPr>
        <w:t>采样，</w:t>
      </w:r>
      <w:r w:rsidRPr="00D07157">
        <w:rPr>
          <w:rFonts w:ascii="Times New Roman" w:hAnsi="Times New Roman"/>
          <w:sz w:val="24"/>
          <w:szCs w:val="24"/>
        </w:rPr>
        <w:t>I</w:t>
      </w:r>
      <w:r w:rsidRPr="00D07157">
        <w:rPr>
          <w:rFonts w:ascii="Times New Roman" w:hAnsi="Times New Roman"/>
          <w:sz w:val="24"/>
          <w:szCs w:val="24"/>
        </w:rPr>
        <w:t>采样数据和</w:t>
      </w:r>
      <w:r w:rsidRPr="00D07157">
        <w:rPr>
          <w:rFonts w:ascii="Times New Roman" w:hAnsi="Times New Roman"/>
          <w:sz w:val="24"/>
          <w:szCs w:val="24"/>
        </w:rPr>
        <w:t>Q</w:t>
      </w:r>
      <w:r w:rsidRPr="00D07157">
        <w:rPr>
          <w:rFonts w:ascii="Times New Roman" w:hAnsi="Times New Roman"/>
          <w:sz w:val="24"/>
          <w:szCs w:val="24"/>
        </w:rPr>
        <w:t>采样数据必须按时间先后交替发送；</w:t>
      </w:r>
      <w:r w:rsidRPr="00D07157">
        <w:rPr>
          <w:rFonts w:ascii="Times New Roman" w:hAnsi="Times New Roman"/>
          <w:sz w:val="24"/>
          <w:szCs w:val="24"/>
        </w:rPr>
        <w:t>b)</w:t>
      </w:r>
      <w:proofErr w:type="gramStart"/>
      <w:r w:rsidRPr="00D07157">
        <w:rPr>
          <w:rFonts w:ascii="Times New Roman" w:hAnsi="Times New Roman"/>
          <w:sz w:val="24"/>
          <w:szCs w:val="24"/>
        </w:rPr>
        <w:t>基本帧中</w:t>
      </w:r>
      <w:proofErr w:type="gramEnd"/>
      <w:r w:rsidRPr="00D07157">
        <w:rPr>
          <w:rFonts w:ascii="Times New Roman" w:hAnsi="Times New Roman"/>
          <w:sz w:val="24"/>
          <w:szCs w:val="24"/>
        </w:rPr>
        <w:t>AXC</w:t>
      </w:r>
      <w:r w:rsidRPr="00D07157">
        <w:rPr>
          <w:rFonts w:ascii="Times New Roman" w:hAnsi="Times New Roman"/>
          <w:sz w:val="24"/>
          <w:szCs w:val="24"/>
        </w:rPr>
        <w:t>容器映射：</w:t>
      </w:r>
      <w:r w:rsidRPr="00D07157">
        <w:rPr>
          <w:rFonts w:ascii="Times New Roman" w:hAnsi="Times New Roman"/>
          <w:sz w:val="24"/>
          <w:szCs w:val="24"/>
        </w:rPr>
        <w:t>IQ</w:t>
      </w:r>
      <w:r w:rsidRPr="00D07157">
        <w:rPr>
          <w:rFonts w:ascii="Times New Roman" w:hAnsi="Times New Roman"/>
          <w:sz w:val="24"/>
          <w:szCs w:val="24"/>
        </w:rPr>
        <w:t>数据经过交织以后，不同的</w:t>
      </w:r>
      <w:r w:rsidRPr="00D07157">
        <w:rPr>
          <w:rFonts w:ascii="Times New Roman" w:hAnsi="Times New Roman"/>
          <w:sz w:val="24"/>
          <w:szCs w:val="24"/>
        </w:rPr>
        <w:t>AXC</w:t>
      </w:r>
      <w:r w:rsidRPr="00D07157">
        <w:rPr>
          <w:rFonts w:ascii="Times New Roman" w:hAnsi="Times New Roman"/>
          <w:sz w:val="24"/>
          <w:szCs w:val="24"/>
        </w:rPr>
        <w:t>按规定的映射规则放进基本帧的负载区。</w:t>
      </w:r>
      <w:r w:rsidRPr="00D07157">
        <w:rPr>
          <w:rFonts w:ascii="Times New Roman" w:hAnsi="Times New Roman"/>
          <w:sz w:val="24"/>
          <w:szCs w:val="24"/>
        </w:rPr>
        <w:t>IQ</w:t>
      </w:r>
      <w:r w:rsidRPr="00D07157">
        <w:rPr>
          <w:rFonts w:ascii="Times New Roman" w:hAnsi="Times New Roman"/>
          <w:sz w:val="24"/>
          <w:szCs w:val="24"/>
        </w:rPr>
        <w:t>映射与</w:t>
      </w:r>
      <w:r w:rsidRPr="00D07157">
        <w:rPr>
          <w:rFonts w:ascii="Times New Roman" w:hAnsi="Times New Roman"/>
          <w:sz w:val="24"/>
          <w:szCs w:val="24"/>
        </w:rPr>
        <w:t>IQ</w:t>
      </w:r>
      <w:r w:rsidRPr="00D07157">
        <w:rPr>
          <w:rFonts w:ascii="Times New Roman" w:hAnsi="Times New Roman"/>
          <w:sz w:val="24"/>
          <w:szCs w:val="24"/>
        </w:rPr>
        <w:t>指示信号映射的方式是一样的。根据这两步骤，设计了图</w:t>
      </w:r>
      <w:r w:rsidRPr="00D07157">
        <w:rPr>
          <w:rFonts w:ascii="Times New Roman" w:hAnsi="Times New Roman"/>
          <w:sz w:val="24"/>
          <w:szCs w:val="24"/>
        </w:rPr>
        <w:t xml:space="preserve"> 2-1</w:t>
      </w:r>
      <w:r w:rsidR="001958E0">
        <w:rPr>
          <w:rFonts w:ascii="Times New Roman" w:hAnsi="Times New Roman" w:hint="eastAsia"/>
          <w:sz w:val="24"/>
          <w:szCs w:val="24"/>
        </w:rPr>
        <w:t>9</w:t>
      </w:r>
      <w:r w:rsidRPr="00D07157">
        <w:rPr>
          <w:rFonts w:ascii="Times New Roman" w:hAnsi="Times New Roman"/>
          <w:sz w:val="24"/>
          <w:szCs w:val="24"/>
        </w:rPr>
        <w:t xml:space="preserve"> </w:t>
      </w:r>
      <w:r w:rsidRPr="00D07157">
        <w:rPr>
          <w:rFonts w:ascii="Times New Roman" w:hAnsi="Times New Roman"/>
          <w:sz w:val="24"/>
          <w:szCs w:val="24"/>
        </w:rPr>
        <w:t>所示的</w:t>
      </w:r>
      <w:r w:rsidRPr="00D07157">
        <w:rPr>
          <w:rFonts w:ascii="Times New Roman" w:hAnsi="Times New Roman"/>
          <w:sz w:val="24"/>
          <w:szCs w:val="24"/>
        </w:rPr>
        <w:t xml:space="preserve"> IQ</w:t>
      </w:r>
      <w:r w:rsidRPr="00D07157">
        <w:rPr>
          <w:rFonts w:ascii="Times New Roman" w:hAnsi="Times New Roman"/>
          <w:sz w:val="24"/>
          <w:szCs w:val="24"/>
        </w:rPr>
        <w:t>映射与</w:t>
      </w:r>
      <w:r w:rsidRPr="00D07157">
        <w:rPr>
          <w:rFonts w:ascii="Times New Roman" w:hAnsi="Times New Roman"/>
          <w:sz w:val="24"/>
          <w:szCs w:val="24"/>
        </w:rPr>
        <w:t>IQ</w:t>
      </w:r>
      <w:r w:rsidRPr="00D07157">
        <w:rPr>
          <w:rFonts w:ascii="Times New Roman" w:hAnsi="Times New Roman"/>
          <w:sz w:val="24"/>
          <w:szCs w:val="24"/>
        </w:rPr>
        <w:t>指示信号映射模块，他们的映射方式是一样的，其中</w:t>
      </w:r>
      <w:r w:rsidRPr="00D07157">
        <w:rPr>
          <w:rFonts w:ascii="Times New Roman" w:hAnsi="Times New Roman"/>
          <w:sz w:val="24"/>
          <w:szCs w:val="24"/>
        </w:rPr>
        <w:t xml:space="preserve"> AxC </w:t>
      </w:r>
      <w:r w:rsidRPr="00D07157">
        <w:rPr>
          <w:rFonts w:ascii="Times New Roman" w:hAnsi="Times New Roman"/>
          <w:sz w:val="24"/>
          <w:szCs w:val="24"/>
        </w:rPr>
        <w:t>容器实现第一步骤，</w:t>
      </w:r>
      <w:r w:rsidRPr="00D07157">
        <w:rPr>
          <w:rFonts w:ascii="Times New Roman" w:hAnsi="Times New Roman"/>
          <w:sz w:val="24"/>
          <w:szCs w:val="24"/>
        </w:rPr>
        <w:t>AxC Map</w:t>
      </w:r>
      <w:r w:rsidRPr="00D07157">
        <w:rPr>
          <w:rFonts w:ascii="Times New Roman" w:hAnsi="Times New Roman"/>
          <w:sz w:val="24"/>
          <w:szCs w:val="24"/>
        </w:rPr>
        <w:t>模块实现第二步骤。</w:t>
      </w:r>
    </w:p>
    <w:p w:rsidR="00255591" w:rsidRPr="00D07157" w:rsidRDefault="00255591" w:rsidP="00255591">
      <w:pPr>
        <w:widowControl/>
        <w:jc w:val="center"/>
        <w:rPr>
          <w:rFonts w:ascii="Times New Roman" w:hAnsi="Times New Roman"/>
        </w:rPr>
      </w:pPr>
      <w:r w:rsidRPr="00D07157">
        <w:rPr>
          <w:rFonts w:ascii="Times New Roman" w:hAnsi="Times New Roman"/>
        </w:rPr>
        <w:object w:dxaOrig="4247" w:dyaOrig="5355">
          <v:shape id="_x0000_i1042" type="#_x0000_t75" style="width:212.55pt;height:248.85pt" o:ole="">
            <v:imagedata r:id="rId53" o:title=""/>
          </v:shape>
          <o:OLEObject Type="Embed" ProgID="Visio.Drawing.11" ShapeID="_x0000_i1042" DrawAspect="Content" ObjectID="_1593523775" r:id="rId54"/>
        </w:object>
      </w:r>
    </w:p>
    <w:p w:rsidR="00255591" w:rsidRPr="00D07157" w:rsidRDefault="00255591" w:rsidP="00255591">
      <w:pPr>
        <w:ind w:firstLineChars="250" w:firstLine="525"/>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2-1</w:t>
      </w:r>
      <w:r w:rsidR="001958E0">
        <w:rPr>
          <w:rFonts w:ascii="Times New Roman" w:hAnsi="Times New Roman" w:hint="eastAsia"/>
          <w:szCs w:val="21"/>
        </w:rPr>
        <w:t>9</w:t>
      </w:r>
      <w:r w:rsidRPr="00D07157">
        <w:rPr>
          <w:rFonts w:ascii="Times New Roman" w:hAnsi="Times New Roman"/>
          <w:szCs w:val="21"/>
        </w:rPr>
        <w:t>IQ</w:t>
      </w:r>
      <w:r w:rsidRPr="00D07157">
        <w:rPr>
          <w:rFonts w:ascii="Times New Roman" w:hAnsi="Times New Roman"/>
          <w:szCs w:val="21"/>
        </w:rPr>
        <w:t>数据映射模块</w:t>
      </w:r>
    </w:p>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IQ</w:t>
      </w:r>
      <w:r w:rsidRPr="00D07157">
        <w:rPr>
          <w:rFonts w:ascii="Times New Roman" w:hAnsi="Times New Roman"/>
          <w:sz w:val="24"/>
          <w:szCs w:val="24"/>
        </w:rPr>
        <w:t>数据映射有两种规则：</w:t>
      </w:r>
      <w:r w:rsidRPr="00D07157">
        <w:rPr>
          <w:rFonts w:ascii="Times New Roman" w:hAnsi="Times New Roman"/>
          <w:sz w:val="24"/>
          <w:szCs w:val="24"/>
        </w:rPr>
        <w:t>1</w:t>
      </w:r>
      <w:r w:rsidRPr="00D07157">
        <w:rPr>
          <w:rFonts w:ascii="Times New Roman" w:hAnsi="Times New Roman"/>
          <w:sz w:val="24"/>
          <w:szCs w:val="24"/>
        </w:rPr>
        <w:t>、实时性传输的</w:t>
      </w:r>
      <w:r w:rsidRPr="00D07157">
        <w:rPr>
          <w:rFonts w:ascii="Times New Roman" w:hAnsi="Times New Roman"/>
          <w:sz w:val="24"/>
          <w:szCs w:val="24"/>
        </w:rPr>
        <w:t>IQ</w:t>
      </w:r>
      <w:r w:rsidRPr="00D07157">
        <w:rPr>
          <w:rFonts w:ascii="Times New Roman" w:hAnsi="Times New Roman"/>
          <w:sz w:val="24"/>
          <w:szCs w:val="24"/>
        </w:rPr>
        <w:t>数据映射规则；</w:t>
      </w:r>
      <w:r w:rsidRPr="00D07157">
        <w:rPr>
          <w:rFonts w:ascii="Times New Roman" w:hAnsi="Times New Roman"/>
          <w:sz w:val="24"/>
          <w:szCs w:val="24"/>
        </w:rPr>
        <w:t>2</w:t>
      </w:r>
      <w:r w:rsidRPr="00D07157">
        <w:rPr>
          <w:rFonts w:ascii="Times New Roman" w:hAnsi="Times New Roman"/>
          <w:sz w:val="24"/>
          <w:szCs w:val="24"/>
        </w:rPr>
        <w:t>、每</w:t>
      </w:r>
      <w:r w:rsidRPr="00D07157">
        <w:rPr>
          <w:rFonts w:ascii="Times New Roman" w:hAnsi="Times New Roman"/>
          <w:sz w:val="24"/>
          <w:szCs w:val="24"/>
        </w:rPr>
        <w:t>1.5ms</w:t>
      </w:r>
      <w:r w:rsidRPr="00D07157">
        <w:rPr>
          <w:rFonts w:ascii="Times New Roman" w:hAnsi="Times New Roman"/>
          <w:sz w:val="24"/>
          <w:szCs w:val="24"/>
        </w:rPr>
        <w:t>传输一次</w:t>
      </w:r>
      <w:r w:rsidRPr="00D07157">
        <w:rPr>
          <w:rFonts w:ascii="Times New Roman" w:hAnsi="Times New Roman"/>
          <w:sz w:val="24"/>
          <w:szCs w:val="24"/>
        </w:rPr>
        <w:t>IQ</w:t>
      </w:r>
      <w:r w:rsidRPr="00D07157">
        <w:rPr>
          <w:rFonts w:ascii="Times New Roman" w:hAnsi="Times New Roman"/>
          <w:sz w:val="24"/>
          <w:szCs w:val="24"/>
        </w:rPr>
        <w:t>数据的映射规则。</w:t>
      </w:r>
    </w:p>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实时性传输的</w:t>
      </w:r>
      <w:r w:rsidRPr="00D07157">
        <w:rPr>
          <w:rFonts w:ascii="Times New Roman" w:hAnsi="Times New Roman"/>
          <w:sz w:val="24"/>
          <w:szCs w:val="24"/>
        </w:rPr>
        <w:t>AXC</w:t>
      </w:r>
      <w:r w:rsidRPr="00D07157">
        <w:rPr>
          <w:rFonts w:ascii="Times New Roman" w:hAnsi="Times New Roman"/>
          <w:sz w:val="24"/>
          <w:szCs w:val="24"/>
        </w:rPr>
        <w:t>容器内的</w:t>
      </w:r>
      <w:r w:rsidRPr="00D07157">
        <w:rPr>
          <w:rFonts w:ascii="Times New Roman" w:hAnsi="Times New Roman"/>
          <w:sz w:val="24"/>
          <w:szCs w:val="24"/>
        </w:rPr>
        <w:t>IQ</w:t>
      </w:r>
      <w:r w:rsidRPr="00D07157">
        <w:rPr>
          <w:rFonts w:ascii="Times New Roman" w:hAnsi="Times New Roman"/>
          <w:sz w:val="24"/>
          <w:szCs w:val="24"/>
        </w:rPr>
        <w:t>数据映射有两种方式，如图</w:t>
      </w:r>
      <w:r w:rsidRPr="00D07157">
        <w:rPr>
          <w:rFonts w:ascii="Times New Roman" w:hAnsi="Times New Roman"/>
          <w:sz w:val="24"/>
          <w:szCs w:val="24"/>
        </w:rPr>
        <w:t>2-</w:t>
      </w:r>
      <w:r w:rsidR="001958E0">
        <w:rPr>
          <w:rFonts w:ascii="Times New Roman" w:hAnsi="Times New Roman" w:hint="eastAsia"/>
          <w:sz w:val="24"/>
          <w:szCs w:val="24"/>
        </w:rPr>
        <w:t>20</w:t>
      </w:r>
      <w:r w:rsidRPr="00D07157">
        <w:rPr>
          <w:rFonts w:ascii="Times New Roman" w:hAnsi="Times New Roman"/>
          <w:sz w:val="24"/>
          <w:szCs w:val="24"/>
        </w:rPr>
        <w:t>所示：</w:t>
      </w:r>
      <w:r w:rsidRPr="00D07157">
        <w:rPr>
          <w:rFonts w:ascii="Times New Roman" w:hAnsi="Times New Roman"/>
          <w:sz w:val="24"/>
          <w:szCs w:val="24"/>
        </w:rPr>
        <w:t>a)</w:t>
      </w:r>
      <w:r w:rsidRPr="00D07157">
        <w:rPr>
          <w:rFonts w:ascii="Times New Roman" w:hAnsi="Times New Roman"/>
          <w:sz w:val="24"/>
          <w:szCs w:val="24"/>
        </w:rPr>
        <w:t>偶数</w:t>
      </w:r>
      <w:r w:rsidRPr="00D07157">
        <w:rPr>
          <w:rFonts w:ascii="Times New Roman" w:hAnsi="Times New Roman"/>
          <w:sz w:val="24"/>
          <w:szCs w:val="24"/>
        </w:rPr>
        <w:t>AXC</w:t>
      </w:r>
      <w:r w:rsidRPr="00D07157">
        <w:rPr>
          <w:rFonts w:ascii="Times New Roman" w:hAnsi="Times New Roman"/>
          <w:sz w:val="24"/>
          <w:szCs w:val="24"/>
        </w:rPr>
        <w:t>映射</w:t>
      </w:r>
      <w:r w:rsidRPr="00D07157">
        <w:rPr>
          <w:rFonts w:ascii="Times New Roman" w:hAnsi="Times New Roman"/>
          <w:sz w:val="24"/>
          <w:szCs w:val="24"/>
        </w:rPr>
        <w:t>IQ</w:t>
      </w:r>
      <w:r w:rsidRPr="00D07157">
        <w:rPr>
          <w:rFonts w:ascii="Times New Roman" w:hAnsi="Times New Roman"/>
          <w:sz w:val="24"/>
          <w:szCs w:val="24"/>
        </w:rPr>
        <w:t>指示信号，奇数</w:t>
      </w:r>
      <w:r w:rsidRPr="00D07157">
        <w:rPr>
          <w:rFonts w:ascii="Times New Roman" w:hAnsi="Times New Roman"/>
          <w:sz w:val="24"/>
          <w:szCs w:val="24"/>
        </w:rPr>
        <w:t>AXC</w:t>
      </w:r>
      <w:r w:rsidRPr="00D07157">
        <w:rPr>
          <w:rFonts w:ascii="Times New Roman" w:hAnsi="Times New Roman"/>
          <w:sz w:val="24"/>
          <w:szCs w:val="24"/>
        </w:rPr>
        <w:t>映射</w:t>
      </w:r>
      <w:r w:rsidRPr="00D07157">
        <w:rPr>
          <w:rFonts w:ascii="Times New Roman" w:hAnsi="Times New Roman"/>
          <w:sz w:val="24"/>
          <w:szCs w:val="24"/>
        </w:rPr>
        <w:t>IQ</w:t>
      </w:r>
      <w:r w:rsidRPr="00D07157">
        <w:rPr>
          <w:rFonts w:ascii="Times New Roman" w:hAnsi="Times New Roman"/>
          <w:sz w:val="24"/>
          <w:szCs w:val="24"/>
        </w:rPr>
        <w:t>数据。如果缓冲器的读出数据一直有效，根据</w:t>
      </w:r>
      <w:r w:rsidRPr="00D07157">
        <w:rPr>
          <w:rFonts w:ascii="Times New Roman" w:hAnsi="Times New Roman"/>
          <w:sz w:val="24"/>
          <w:szCs w:val="24"/>
        </w:rPr>
        <w:t>word_cnt</w:t>
      </w:r>
      <w:r w:rsidRPr="00D07157">
        <w:rPr>
          <w:rFonts w:ascii="Times New Roman" w:hAnsi="Times New Roman"/>
          <w:sz w:val="24"/>
          <w:szCs w:val="24"/>
        </w:rPr>
        <w:t>的值，将数据映射到相应的</w:t>
      </w:r>
      <w:r w:rsidRPr="00D07157">
        <w:rPr>
          <w:rFonts w:ascii="Times New Roman" w:hAnsi="Times New Roman"/>
          <w:sz w:val="24"/>
          <w:szCs w:val="24"/>
        </w:rPr>
        <w:t>AXC</w:t>
      </w:r>
      <w:r w:rsidRPr="00D07157">
        <w:rPr>
          <w:rFonts w:ascii="Times New Roman" w:hAnsi="Times New Roman"/>
          <w:sz w:val="24"/>
          <w:szCs w:val="24"/>
        </w:rPr>
        <w:t>容器内，一个基本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存满之后，按照同样的方式映射到下一个基本帧的容器内。</w:t>
      </w:r>
      <w:r w:rsidRPr="00D07157">
        <w:rPr>
          <w:rFonts w:ascii="Times New Roman" w:hAnsi="Times New Roman"/>
          <w:sz w:val="24"/>
          <w:szCs w:val="24"/>
        </w:rPr>
        <w:t>b)</w:t>
      </w:r>
      <w:r w:rsidRPr="00D07157">
        <w:rPr>
          <w:rFonts w:ascii="Times New Roman" w:hAnsi="Times New Roman"/>
          <w:sz w:val="24"/>
          <w:szCs w:val="24"/>
        </w:rPr>
        <w:t>一个基本帧的</w:t>
      </w:r>
      <w:r w:rsidRPr="00D07157">
        <w:rPr>
          <w:rFonts w:ascii="Times New Roman" w:hAnsi="Times New Roman"/>
          <w:sz w:val="24"/>
          <w:szCs w:val="24"/>
        </w:rPr>
        <w:t>30</w:t>
      </w:r>
      <w:r w:rsidRPr="00D07157">
        <w:rPr>
          <w:rFonts w:ascii="Times New Roman" w:hAnsi="Times New Roman"/>
          <w:sz w:val="24"/>
          <w:szCs w:val="24"/>
        </w:rPr>
        <w:t>个容器全部映射</w:t>
      </w:r>
      <w:r w:rsidRPr="00D07157">
        <w:rPr>
          <w:rFonts w:ascii="Times New Roman" w:hAnsi="Times New Roman"/>
          <w:sz w:val="24"/>
          <w:szCs w:val="24"/>
        </w:rPr>
        <w:t>IQ</w:t>
      </w:r>
      <w:r w:rsidRPr="00D07157">
        <w:rPr>
          <w:rFonts w:ascii="Times New Roman" w:hAnsi="Times New Roman"/>
          <w:sz w:val="24"/>
          <w:szCs w:val="24"/>
        </w:rPr>
        <w:t>数据，下一个基本帧的</w:t>
      </w:r>
      <w:r w:rsidRPr="00D07157">
        <w:rPr>
          <w:rFonts w:ascii="Times New Roman" w:hAnsi="Times New Roman"/>
          <w:sz w:val="24"/>
          <w:szCs w:val="24"/>
        </w:rPr>
        <w:t>30</w:t>
      </w:r>
      <w:r w:rsidRPr="00D07157">
        <w:rPr>
          <w:rFonts w:ascii="Times New Roman" w:hAnsi="Times New Roman"/>
          <w:sz w:val="24"/>
          <w:szCs w:val="24"/>
        </w:rPr>
        <w:t>个容器全部映射</w:t>
      </w:r>
      <w:r w:rsidRPr="00D07157">
        <w:rPr>
          <w:rFonts w:ascii="Times New Roman" w:hAnsi="Times New Roman"/>
          <w:sz w:val="24"/>
          <w:szCs w:val="24"/>
        </w:rPr>
        <w:t>IQ</w:t>
      </w:r>
      <w:r w:rsidRPr="00D07157">
        <w:rPr>
          <w:rFonts w:ascii="Times New Roman" w:hAnsi="Times New Roman"/>
          <w:sz w:val="24"/>
          <w:szCs w:val="24"/>
        </w:rPr>
        <w:t>指示信号。这两种方式各有自己的优缺点，方式</w:t>
      </w:r>
      <w:r w:rsidRPr="00D07157">
        <w:rPr>
          <w:rFonts w:ascii="Times New Roman" w:hAnsi="Times New Roman"/>
          <w:sz w:val="24"/>
          <w:szCs w:val="24"/>
        </w:rPr>
        <w:t>a</w:t>
      </w:r>
      <w:r w:rsidRPr="00D07157">
        <w:rPr>
          <w:rFonts w:ascii="Times New Roman" w:hAnsi="Times New Roman"/>
          <w:sz w:val="24"/>
          <w:szCs w:val="24"/>
        </w:rPr>
        <w:t>的优点是成帧方便，不用对</w:t>
      </w:r>
      <w:r w:rsidRPr="00D07157">
        <w:rPr>
          <w:rFonts w:ascii="Times New Roman" w:hAnsi="Times New Roman"/>
          <w:sz w:val="24"/>
          <w:szCs w:val="24"/>
        </w:rPr>
        <w:t>IQ</w:t>
      </w:r>
      <w:r w:rsidRPr="00D07157">
        <w:rPr>
          <w:rFonts w:ascii="Times New Roman" w:hAnsi="Times New Roman"/>
          <w:sz w:val="24"/>
          <w:szCs w:val="24"/>
        </w:rPr>
        <w:t>指示信号进行缓存，与</w:t>
      </w:r>
      <w:r w:rsidRPr="00D07157">
        <w:rPr>
          <w:rFonts w:ascii="Times New Roman" w:hAnsi="Times New Roman"/>
          <w:sz w:val="24"/>
          <w:szCs w:val="24"/>
        </w:rPr>
        <w:t>IQ</w:t>
      </w:r>
      <w:r w:rsidRPr="00D07157">
        <w:rPr>
          <w:rFonts w:ascii="Times New Roman" w:hAnsi="Times New Roman"/>
          <w:sz w:val="24"/>
          <w:szCs w:val="24"/>
        </w:rPr>
        <w:t>信号直接映射到容器中，但是一个基本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最多只能传输</w:t>
      </w:r>
      <w:r w:rsidRPr="00D07157">
        <w:rPr>
          <w:rFonts w:ascii="Times New Roman" w:hAnsi="Times New Roman"/>
          <w:sz w:val="24"/>
          <w:szCs w:val="24"/>
        </w:rPr>
        <w:t>15</w:t>
      </w:r>
      <w:r w:rsidRPr="00D07157">
        <w:rPr>
          <w:rFonts w:ascii="Times New Roman" w:hAnsi="Times New Roman"/>
          <w:sz w:val="24"/>
          <w:szCs w:val="24"/>
        </w:rPr>
        <w:t>路</w:t>
      </w:r>
      <w:r w:rsidRPr="00D07157">
        <w:rPr>
          <w:rFonts w:ascii="Times New Roman" w:hAnsi="Times New Roman"/>
          <w:sz w:val="24"/>
          <w:szCs w:val="24"/>
        </w:rPr>
        <w:t>IQ</w:t>
      </w:r>
      <w:r w:rsidRPr="00D07157">
        <w:rPr>
          <w:rFonts w:ascii="Times New Roman" w:hAnsi="Times New Roman"/>
          <w:sz w:val="24"/>
          <w:szCs w:val="24"/>
        </w:rPr>
        <w:t>数据，效率比较低。方式</w:t>
      </w:r>
      <w:r w:rsidRPr="00D07157">
        <w:rPr>
          <w:rFonts w:ascii="Times New Roman" w:hAnsi="Times New Roman"/>
          <w:sz w:val="24"/>
          <w:szCs w:val="24"/>
        </w:rPr>
        <w:t>b</w:t>
      </w:r>
      <w:r w:rsidRPr="00D07157">
        <w:rPr>
          <w:rFonts w:ascii="Times New Roman" w:hAnsi="Times New Roman"/>
          <w:sz w:val="24"/>
          <w:szCs w:val="24"/>
        </w:rPr>
        <w:t>的优点是一个基本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可以传输</w:t>
      </w:r>
      <w:r w:rsidRPr="00D07157">
        <w:rPr>
          <w:rFonts w:ascii="Times New Roman" w:hAnsi="Times New Roman"/>
          <w:sz w:val="24"/>
          <w:szCs w:val="24"/>
        </w:rPr>
        <w:t>30</w:t>
      </w:r>
      <w:r w:rsidRPr="00D07157">
        <w:rPr>
          <w:rFonts w:ascii="Times New Roman" w:hAnsi="Times New Roman"/>
          <w:sz w:val="24"/>
          <w:szCs w:val="24"/>
        </w:rPr>
        <w:t>路</w:t>
      </w:r>
      <w:r w:rsidRPr="00D07157">
        <w:rPr>
          <w:rFonts w:ascii="Times New Roman" w:hAnsi="Times New Roman"/>
          <w:sz w:val="24"/>
          <w:szCs w:val="24"/>
        </w:rPr>
        <w:t>IQ</w:t>
      </w:r>
      <w:r w:rsidRPr="00D07157">
        <w:rPr>
          <w:rFonts w:ascii="Times New Roman" w:hAnsi="Times New Roman"/>
          <w:sz w:val="24"/>
          <w:szCs w:val="24"/>
        </w:rPr>
        <w:t>数据，效率高，但是每路</w:t>
      </w:r>
      <w:r w:rsidRPr="00D07157">
        <w:rPr>
          <w:rFonts w:ascii="Times New Roman" w:hAnsi="Times New Roman"/>
          <w:sz w:val="24"/>
          <w:szCs w:val="24"/>
        </w:rPr>
        <w:t>IQ</w:t>
      </w:r>
      <w:r w:rsidRPr="00D07157">
        <w:rPr>
          <w:rFonts w:ascii="Times New Roman" w:hAnsi="Times New Roman"/>
          <w:sz w:val="24"/>
          <w:szCs w:val="24"/>
        </w:rPr>
        <w:t>数据的指示信息要缓存一个基本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周期才会映射到</w:t>
      </w:r>
      <w:r w:rsidRPr="00D07157">
        <w:rPr>
          <w:rFonts w:ascii="Times New Roman" w:hAnsi="Times New Roman"/>
          <w:sz w:val="24"/>
          <w:szCs w:val="24"/>
        </w:rPr>
        <w:t>AXC</w:t>
      </w:r>
      <w:r w:rsidRPr="00D07157">
        <w:rPr>
          <w:rFonts w:ascii="Times New Roman" w:hAnsi="Times New Roman"/>
          <w:sz w:val="24"/>
          <w:szCs w:val="24"/>
        </w:rPr>
        <w:t>容器中，成帧较复杂。选用哪一种方式还有待协商。</w:t>
      </w:r>
    </w:p>
    <w:p w:rsidR="00255591" w:rsidRPr="00D07157" w:rsidRDefault="00255591" w:rsidP="00255591">
      <w:pPr>
        <w:jc w:val="center"/>
        <w:rPr>
          <w:rFonts w:ascii="Times New Roman" w:hAnsi="Times New Roman"/>
        </w:rPr>
      </w:pPr>
      <w:r w:rsidRPr="00D07157">
        <w:rPr>
          <w:rFonts w:ascii="Times New Roman" w:hAnsi="Times New Roman"/>
        </w:rPr>
        <w:object w:dxaOrig="8499" w:dyaOrig="5795">
          <v:shape id="_x0000_i1043" type="#_x0000_t75" style="width:425.1pt;height:236.75pt" o:ole="">
            <v:imagedata r:id="rId55" o:title=""/>
          </v:shape>
          <o:OLEObject Type="Embed" ProgID="Visio.Drawing.11" ShapeID="_x0000_i1043" DrawAspect="Content" ObjectID="_1593523776" r:id="rId56"/>
        </w:object>
      </w:r>
    </w:p>
    <w:p w:rsidR="00255591" w:rsidRPr="00D07157" w:rsidRDefault="00255591" w:rsidP="00255591">
      <w:pPr>
        <w:jc w:val="center"/>
        <w:rPr>
          <w:rFonts w:ascii="Times New Roman" w:hAnsi="Times New Roman"/>
        </w:rPr>
      </w:pPr>
      <w:r w:rsidRPr="00D07157">
        <w:rPr>
          <w:rFonts w:ascii="Times New Roman" w:hAnsi="Times New Roman"/>
        </w:rPr>
        <w:object w:dxaOrig="8499" w:dyaOrig="5795">
          <v:shape id="_x0000_i1044" type="#_x0000_t75" style="width:425.1pt;height:294.9pt" o:ole="">
            <v:imagedata r:id="rId57" o:title=""/>
          </v:shape>
          <o:OLEObject Type="Embed" ProgID="Visio.Drawing.11" ShapeID="_x0000_i1044" DrawAspect="Content" ObjectID="_1593523777" r:id="rId58"/>
        </w:object>
      </w:r>
    </w:p>
    <w:p w:rsidR="00255591" w:rsidRPr="00D07157"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 2-</w:t>
      </w:r>
      <w:r w:rsidR="001958E0">
        <w:rPr>
          <w:rFonts w:ascii="Times New Roman" w:hAnsi="Times New Roman" w:hint="eastAsia"/>
          <w:szCs w:val="21"/>
        </w:rPr>
        <w:t>20</w:t>
      </w:r>
      <w:r w:rsidRPr="00D07157">
        <w:rPr>
          <w:rFonts w:ascii="Times New Roman" w:hAnsi="Times New Roman"/>
          <w:szCs w:val="21"/>
        </w:rPr>
        <w:t xml:space="preserve"> </w:t>
      </w:r>
      <w:r w:rsidRPr="00D07157">
        <w:rPr>
          <w:rFonts w:ascii="Times New Roman" w:hAnsi="Times New Roman"/>
          <w:szCs w:val="21"/>
        </w:rPr>
        <w:t>实时性传输的</w:t>
      </w:r>
      <w:r w:rsidRPr="00D07157">
        <w:rPr>
          <w:rFonts w:ascii="Times New Roman" w:hAnsi="Times New Roman"/>
          <w:szCs w:val="21"/>
        </w:rPr>
        <w:t>IQ</w:t>
      </w:r>
      <w:r w:rsidRPr="00D07157">
        <w:rPr>
          <w:rFonts w:ascii="Times New Roman" w:hAnsi="Times New Roman"/>
          <w:szCs w:val="21"/>
        </w:rPr>
        <w:t>数据两种映射方式，上（</w:t>
      </w:r>
      <w:r w:rsidRPr="00D07157">
        <w:rPr>
          <w:rFonts w:ascii="Times New Roman" w:hAnsi="Times New Roman"/>
          <w:szCs w:val="21"/>
        </w:rPr>
        <w:t>a</w:t>
      </w:r>
      <w:r w:rsidRPr="00D07157">
        <w:rPr>
          <w:rFonts w:ascii="Times New Roman" w:hAnsi="Times New Roman"/>
          <w:szCs w:val="21"/>
        </w:rPr>
        <w:t>）</w:t>
      </w:r>
      <w:r w:rsidRPr="00D07157">
        <w:rPr>
          <w:rFonts w:ascii="Times New Roman" w:hAnsi="Times New Roman"/>
          <w:szCs w:val="21"/>
        </w:rPr>
        <w:t>,</w:t>
      </w:r>
      <w:r w:rsidRPr="00D07157">
        <w:rPr>
          <w:rFonts w:ascii="Times New Roman" w:hAnsi="Times New Roman"/>
          <w:szCs w:val="21"/>
        </w:rPr>
        <w:t>下（</w:t>
      </w:r>
      <w:r w:rsidRPr="00D07157">
        <w:rPr>
          <w:rFonts w:ascii="Times New Roman" w:hAnsi="Times New Roman"/>
          <w:szCs w:val="21"/>
        </w:rPr>
        <w:t>b</w:t>
      </w:r>
      <w:r w:rsidRPr="00D07157">
        <w:rPr>
          <w:rFonts w:ascii="Times New Roman" w:hAnsi="Times New Roman"/>
          <w:szCs w:val="21"/>
        </w:rPr>
        <w:t>）</w:t>
      </w:r>
    </w:p>
    <w:p w:rsidR="00255591" w:rsidRPr="00D07157" w:rsidRDefault="00255591" w:rsidP="00255591">
      <w:pPr>
        <w:jc w:val="center"/>
        <w:rPr>
          <w:rFonts w:ascii="Times New Roman" w:hAnsi="Times New Roman"/>
          <w:szCs w:val="21"/>
        </w:rPr>
      </w:pPr>
    </w:p>
    <w:p w:rsidR="00255591" w:rsidRPr="00D07157" w:rsidRDefault="00255591" w:rsidP="00255591">
      <w:pPr>
        <w:ind w:firstLineChars="200" w:firstLine="480"/>
        <w:rPr>
          <w:rFonts w:ascii="Times New Roman" w:hAnsi="Times New Roman"/>
          <w:sz w:val="24"/>
          <w:szCs w:val="24"/>
        </w:rPr>
      </w:pPr>
      <w:r w:rsidRPr="00D07157">
        <w:rPr>
          <w:rFonts w:ascii="Times New Roman" w:hAnsi="Times New Roman"/>
          <w:sz w:val="24"/>
          <w:szCs w:val="24"/>
        </w:rPr>
        <w:t>1.5ms</w:t>
      </w:r>
      <w:r w:rsidRPr="00D07157">
        <w:rPr>
          <w:rFonts w:ascii="Times New Roman" w:hAnsi="Times New Roman"/>
          <w:sz w:val="24"/>
          <w:szCs w:val="24"/>
        </w:rPr>
        <w:t>传输一次数据的</w:t>
      </w:r>
      <w:r w:rsidRPr="00D07157">
        <w:rPr>
          <w:rFonts w:ascii="Times New Roman" w:hAnsi="Times New Roman"/>
          <w:sz w:val="24"/>
          <w:szCs w:val="24"/>
        </w:rPr>
        <w:t>AXC</w:t>
      </w:r>
      <w:r w:rsidRPr="00D07157">
        <w:rPr>
          <w:rFonts w:ascii="Times New Roman" w:hAnsi="Times New Roman"/>
          <w:sz w:val="24"/>
          <w:szCs w:val="24"/>
        </w:rPr>
        <w:t>容器内的</w:t>
      </w:r>
      <w:r w:rsidRPr="00D07157">
        <w:rPr>
          <w:rFonts w:ascii="Times New Roman" w:hAnsi="Times New Roman"/>
          <w:sz w:val="24"/>
          <w:szCs w:val="24"/>
        </w:rPr>
        <w:t>IQ</w:t>
      </w:r>
      <w:r w:rsidRPr="00D07157">
        <w:rPr>
          <w:rFonts w:ascii="Times New Roman" w:hAnsi="Times New Roman"/>
          <w:sz w:val="24"/>
          <w:szCs w:val="24"/>
        </w:rPr>
        <w:t>数据映射规则如下图</w:t>
      </w:r>
      <w:r w:rsidRPr="00D07157">
        <w:rPr>
          <w:rFonts w:ascii="Times New Roman" w:hAnsi="Times New Roman"/>
          <w:sz w:val="24"/>
          <w:szCs w:val="24"/>
        </w:rPr>
        <w:t>2-</w:t>
      </w:r>
      <w:r w:rsidR="001958E0">
        <w:rPr>
          <w:rFonts w:ascii="Times New Roman" w:hAnsi="Times New Roman" w:hint="eastAsia"/>
          <w:sz w:val="24"/>
          <w:szCs w:val="24"/>
        </w:rPr>
        <w:t>20</w:t>
      </w:r>
      <w:r w:rsidRPr="00D07157">
        <w:rPr>
          <w:rFonts w:ascii="Times New Roman" w:hAnsi="Times New Roman"/>
          <w:sz w:val="24"/>
          <w:szCs w:val="24"/>
        </w:rPr>
        <w:t>a</w:t>
      </w:r>
      <w:r w:rsidRPr="00D07157">
        <w:rPr>
          <w:rFonts w:ascii="Times New Roman" w:hAnsi="Times New Roman"/>
          <w:sz w:val="24"/>
          <w:szCs w:val="24"/>
        </w:rPr>
        <w:t>，一个时隙内传输的每一路数据占用的</w:t>
      </w:r>
      <w:proofErr w:type="gramStart"/>
      <w:r w:rsidRPr="00D07157">
        <w:rPr>
          <w:rFonts w:ascii="Times New Roman" w:hAnsi="Times New Roman"/>
          <w:sz w:val="24"/>
          <w:szCs w:val="24"/>
        </w:rPr>
        <w:t>的</w:t>
      </w:r>
      <w:proofErr w:type="gramEnd"/>
      <w:r w:rsidRPr="00D07157">
        <w:rPr>
          <w:rFonts w:ascii="Times New Roman" w:hAnsi="Times New Roman"/>
          <w:sz w:val="24"/>
          <w:szCs w:val="24"/>
        </w:rPr>
        <w:t>第一个容器用来传输指示信号，其他的容器都用来传输</w:t>
      </w:r>
      <w:r w:rsidRPr="00D07157">
        <w:rPr>
          <w:rFonts w:ascii="Times New Roman" w:hAnsi="Times New Roman"/>
          <w:sz w:val="24"/>
          <w:szCs w:val="24"/>
        </w:rPr>
        <w:t>IQ</w:t>
      </w:r>
      <w:r w:rsidRPr="00D07157">
        <w:rPr>
          <w:rFonts w:ascii="Times New Roman" w:hAnsi="Times New Roman"/>
          <w:sz w:val="24"/>
          <w:szCs w:val="24"/>
        </w:rPr>
        <w:t>数据，直到该路数据传输完，下一个</w:t>
      </w:r>
      <w:r w:rsidRPr="00D07157">
        <w:rPr>
          <w:rFonts w:ascii="Times New Roman" w:hAnsi="Times New Roman"/>
          <w:sz w:val="24"/>
          <w:szCs w:val="24"/>
        </w:rPr>
        <w:t>AXC</w:t>
      </w:r>
      <w:r w:rsidRPr="00D07157">
        <w:rPr>
          <w:rFonts w:ascii="Times New Roman" w:hAnsi="Times New Roman"/>
          <w:sz w:val="24"/>
          <w:szCs w:val="24"/>
        </w:rPr>
        <w:t>容器开始传输另一路</w:t>
      </w:r>
      <w:r w:rsidRPr="00D07157">
        <w:rPr>
          <w:rFonts w:ascii="Times New Roman" w:hAnsi="Times New Roman"/>
          <w:sz w:val="24"/>
          <w:szCs w:val="24"/>
        </w:rPr>
        <w:t>IQ</w:t>
      </w:r>
      <w:r w:rsidRPr="00D07157">
        <w:rPr>
          <w:rFonts w:ascii="Times New Roman" w:hAnsi="Times New Roman"/>
          <w:sz w:val="24"/>
          <w:szCs w:val="24"/>
        </w:rPr>
        <w:t>数据的指示信号，直到</w:t>
      </w:r>
      <w:r w:rsidRPr="00D07157">
        <w:rPr>
          <w:rFonts w:ascii="Times New Roman" w:hAnsi="Times New Roman"/>
          <w:sz w:val="24"/>
          <w:szCs w:val="24"/>
        </w:rPr>
        <w:t>1.5ms</w:t>
      </w:r>
      <w:r w:rsidRPr="00D07157">
        <w:rPr>
          <w:rFonts w:ascii="Times New Roman" w:hAnsi="Times New Roman"/>
          <w:sz w:val="24"/>
          <w:szCs w:val="24"/>
        </w:rPr>
        <w:t>的</w:t>
      </w:r>
      <w:r w:rsidRPr="00D07157">
        <w:rPr>
          <w:rFonts w:ascii="Times New Roman" w:hAnsi="Times New Roman"/>
          <w:sz w:val="24"/>
          <w:szCs w:val="24"/>
        </w:rPr>
        <w:t>LISU</w:t>
      </w:r>
      <w:r w:rsidRPr="00D07157">
        <w:rPr>
          <w:rFonts w:ascii="Times New Roman" w:hAnsi="Times New Roman"/>
          <w:sz w:val="24"/>
          <w:szCs w:val="24"/>
        </w:rPr>
        <w:t>数据填充完毕，后面的</w:t>
      </w:r>
      <w:r w:rsidRPr="00D07157">
        <w:rPr>
          <w:rFonts w:ascii="Times New Roman" w:hAnsi="Times New Roman"/>
          <w:sz w:val="24"/>
          <w:szCs w:val="24"/>
        </w:rPr>
        <w:t>CPRI</w:t>
      </w:r>
      <w:r w:rsidRPr="00D07157">
        <w:rPr>
          <w:rFonts w:ascii="Times New Roman" w:hAnsi="Times New Roman"/>
          <w:sz w:val="24"/>
          <w:szCs w:val="24"/>
        </w:rPr>
        <w:t>基本帧的</w:t>
      </w:r>
      <w:r w:rsidRPr="00D07157">
        <w:rPr>
          <w:rFonts w:ascii="Times New Roman" w:hAnsi="Times New Roman"/>
          <w:sz w:val="24"/>
          <w:szCs w:val="24"/>
        </w:rPr>
        <w:t>IQ</w:t>
      </w:r>
      <w:r w:rsidRPr="00D07157">
        <w:rPr>
          <w:rFonts w:ascii="Times New Roman" w:hAnsi="Times New Roman"/>
          <w:sz w:val="24"/>
          <w:szCs w:val="24"/>
        </w:rPr>
        <w:t>负载区全部为填充比特</w:t>
      </w:r>
      <w:r w:rsidRPr="00D07157">
        <w:rPr>
          <w:rFonts w:ascii="Times New Roman" w:hAnsi="Times New Roman"/>
          <w:sz w:val="24"/>
          <w:szCs w:val="24"/>
        </w:rPr>
        <w:t>“v”</w:t>
      </w:r>
      <w:r w:rsidRPr="00D07157">
        <w:rPr>
          <w:rFonts w:ascii="Times New Roman" w:hAnsi="Times New Roman"/>
          <w:sz w:val="24"/>
          <w:szCs w:val="24"/>
        </w:rPr>
        <w:t>。</w:t>
      </w:r>
    </w:p>
    <w:p w:rsidR="00255591" w:rsidRPr="00D07157" w:rsidRDefault="00255591" w:rsidP="00255591">
      <w:pPr>
        <w:rPr>
          <w:rFonts w:ascii="Times New Roman" w:hAnsi="Times New Roman"/>
        </w:rPr>
      </w:pPr>
      <w:r w:rsidRPr="00D07157">
        <w:rPr>
          <w:rFonts w:ascii="Times New Roman" w:hAnsi="Times New Roman"/>
        </w:rPr>
        <w:object w:dxaOrig="11050" w:dyaOrig="5125">
          <v:shape id="_x0000_i1045" type="#_x0000_t75" style="width:486.7pt;height:225.2pt" o:ole="">
            <v:imagedata r:id="rId59" o:title=""/>
          </v:shape>
          <o:OLEObject Type="Embed" ProgID="Visio.Drawing.11" ShapeID="_x0000_i1045" DrawAspect="Content" ObjectID="_1593523778" r:id="rId60"/>
        </w:object>
      </w:r>
    </w:p>
    <w:p w:rsidR="00255591" w:rsidRPr="00D07157" w:rsidRDefault="00255591" w:rsidP="00255591">
      <w:pPr>
        <w:widowControl/>
        <w:ind w:firstLineChars="200" w:firstLine="420"/>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 2-</w:t>
      </w:r>
      <w:r w:rsidR="001958E0">
        <w:rPr>
          <w:rFonts w:ascii="Times New Roman" w:hAnsi="Times New Roman" w:hint="eastAsia"/>
          <w:szCs w:val="21"/>
        </w:rPr>
        <w:t>20</w:t>
      </w:r>
      <w:r w:rsidRPr="00D07157">
        <w:rPr>
          <w:rFonts w:ascii="Times New Roman" w:hAnsi="Times New Roman"/>
          <w:szCs w:val="21"/>
        </w:rPr>
        <w:t>a 1.5ms</w:t>
      </w:r>
      <w:r w:rsidRPr="00D07157">
        <w:rPr>
          <w:rFonts w:ascii="Times New Roman" w:hAnsi="Times New Roman"/>
          <w:szCs w:val="21"/>
        </w:rPr>
        <w:t>传输的</w:t>
      </w:r>
      <w:r w:rsidRPr="00D07157">
        <w:rPr>
          <w:rFonts w:ascii="Times New Roman" w:hAnsi="Times New Roman"/>
          <w:szCs w:val="21"/>
        </w:rPr>
        <w:t>IQ</w:t>
      </w:r>
      <w:r w:rsidRPr="00D07157">
        <w:rPr>
          <w:rFonts w:ascii="Times New Roman" w:hAnsi="Times New Roman"/>
          <w:szCs w:val="21"/>
        </w:rPr>
        <w:t>数据映射规则</w:t>
      </w:r>
    </w:p>
    <w:p w:rsidR="00255591" w:rsidRPr="00D07157" w:rsidRDefault="00255591" w:rsidP="00255591">
      <w:pPr>
        <w:widowControl/>
        <w:ind w:firstLineChars="200" w:firstLine="420"/>
        <w:jc w:val="left"/>
        <w:rPr>
          <w:rFonts w:ascii="Times New Roman" w:hAnsi="Times New Roman"/>
          <w:szCs w:val="21"/>
        </w:rPr>
      </w:pPr>
    </w:p>
    <w:p w:rsidR="00255591" w:rsidRPr="00D07157" w:rsidRDefault="00255591" w:rsidP="00255591">
      <w:pPr>
        <w:ind w:firstLineChars="200" w:firstLine="480"/>
        <w:rPr>
          <w:rFonts w:ascii="Times New Roman" w:hAnsi="Times New Roman"/>
          <w:sz w:val="24"/>
          <w:szCs w:val="24"/>
        </w:rPr>
      </w:pPr>
      <w:r w:rsidRPr="00D07157">
        <w:rPr>
          <w:rFonts w:ascii="Times New Roman" w:hAnsi="Times New Roman"/>
          <w:sz w:val="24"/>
          <w:szCs w:val="24"/>
        </w:rPr>
        <w:t xml:space="preserve">IQ </w:t>
      </w:r>
      <w:r w:rsidRPr="00D07157">
        <w:rPr>
          <w:rFonts w:ascii="Times New Roman" w:hAnsi="Times New Roman"/>
          <w:sz w:val="24"/>
          <w:szCs w:val="24"/>
        </w:rPr>
        <w:t>数据在</w:t>
      </w:r>
      <w:r w:rsidRPr="00D07157">
        <w:rPr>
          <w:rFonts w:ascii="Times New Roman" w:hAnsi="Times New Roman"/>
          <w:sz w:val="24"/>
          <w:szCs w:val="24"/>
        </w:rPr>
        <w:t xml:space="preserve"> AxC </w:t>
      </w:r>
      <w:r w:rsidRPr="00D07157">
        <w:rPr>
          <w:rFonts w:ascii="Times New Roman" w:hAnsi="Times New Roman"/>
          <w:sz w:val="24"/>
          <w:szCs w:val="24"/>
        </w:rPr>
        <w:t>容器中经过交织以后，在</w:t>
      </w:r>
      <w:r w:rsidRPr="00D07157">
        <w:rPr>
          <w:rFonts w:ascii="Times New Roman" w:hAnsi="Times New Roman"/>
          <w:sz w:val="24"/>
          <w:szCs w:val="24"/>
        </w:rPr>
        <w:t xml:space="preserve"> AxC Map </w:t>
      </w:r>
      <w:r w:rsidRPr="00D07157">
        <w:rPr>
          <w:rFonts w:ascii="Times New Roman" w:hAnsi="Times New Roman"/>
          <w:sz w:val="24"/>
          <w:szCs w:val="24"/>
        </w:rPr>
        <w:t>模块中把</w:t>
      </w:r>
      <w:r w:rsidRPr="00D07157">
        <w:rPr>
          <w:rFonts w:ascii="Times New Roman" w:hAnsi="Times New Roman"/>
          <w:sz w:val="24"/>
          <w:szCs w:val="24"/>
        </w:rPr>
        <w:t xml:space="preserve"> AxC </w:t>
      </w:r>
      <w:r w:rsidRPr="00D07157">
        <w:rPr>
          <w:rFonts w:ascii="Times New Roman" w:hAnsi="Times New Roman"/>
          <w:sz w:val="24"/>
          <w:szCs w:val="24"/>
        </w:rPr>
        <w:t>容器按映射规则映射到</w:t>
      </w:r>
      <w:r w:rsidRPr="00D07157">
        <w:rPr>
          <w:rFonts w:ascii="Times New Roman" w:hAnsi="Times New Roman"/>
          <w:sz w:val="24"/>
          <w:szCs w:val="24"/>
        </w:rPr>
        <w:t xml:space="preserve"> CPRI </w:t>
      </w:r>
      <w:r w:rsidRPr="00D07157">
        <w:rPr>
          <w:rFonts w:ascii="Times New Roman" w:hAnsi="Times New Roman"/>
          <w:sz w:val="24"/>
          <w:szCs w:val="24"/>
        </w:rPr>
        <w:t>基本帧的用户负载区。按</w:t>
      </w:r>
      <w:r w:rsidRPr="00D07157">
        <w:rPr>
          <w:rFonts w:ascii="Times New Roman" w:hAnsi="Times New Roman"/>
          <w:sz w:val="24"/>
          <w:szCs w:val="24"/>
        </w:rPr>
        <w:t xml:space="preserve"> CPRI </w:t>
      </w:r>
      <w:r w:rsidRPr="00D07157">
        <w:rPr>
          <w:rFonts w:ascii="Times New Roman" w:hAnsi="Times New Roman"/>
          <w:sz w:val="24"/>
          <w:szCs w:val="24"/>
        </w:rPr>
        <w:t>协议的规定，</w:t>
      </w:r>
      <w:r w:rsidRPr="00D07157">
        <w:rPr>
          <w:rFonts w:ascii="Times New Roman" w:hAnsi="Times New Roman"/>
          <w:sz w:val="24"/>
          <w:szCs w:val="24"/>
        </w:rPr>
        <w:t xml:space="preserve">AxC </w:t>
      </w:r>
      <w:r w:rsidRPr="00D07157">
        <w:rPr>
          <w:rFonts w:ascii="Times New Roman" w:hAnsi="Times New Roman"/>
          <w:sz w:val="24"/>
          <w:szCs w:val="24"/>
        </w:rPr>
        <w:t>容器的映射具有两种映射规则</w:t>
      </w:r>
      <w:r w:rsidRPr="00D07157">
        <w:rPr>
          <w:rFonts w:ascii="Times New Roman" w:hAnsi="Times New Roman"/>
          <w:sz w:val="24"/>
          <w:szCs w:val="24"/>
        </w:rPr>
        <w:lastRenderedPageBreak/>
        <w:t>可选，如图</w:t>
      </w:r>
      <w:r w:rsidRPr="00D07157">
        <w:rPr>
          <w:rFonts w:ascii="Times New Roman" w:hAnsi="Times New Roman"/>
          <w:sz w:val="24"/>
          <w:szCs w:val="24"/>
        </w:rPr>
        <w:t>2-</w:t>
      </w:r>
      <w:r w:rsidR="001958E0">
        <w:rPr>
          <w:rFonts w:ascii="Times New Roman" w:hAnsi="Times New Roman" w:hint="eastAsia"/>
          <w:sz w:val="24"/>
          <w:szCs w:val="24"/>
        </w:rPr>
        <w:t>21</w:t>
      </w:r>
      <w:r w:rsidRPr="00D07157">
        <w:rPr>
          <w:rFonts w:ascii="Times New Roman" w:hAnsi="Times New Roman"/>
          <w:sz w:val="24"/>
          <w:szCs w:val="24"/>
        </w:rPr>
        <w:t>：（</w:t>
      </w:r>
      <w:r w:rsidRPr="00D07157">
        <w:rPr>
          <w:rFonts w:ascii="Times New Roman" w:hAnsi="Times New Roman"/>
          <w:sz w:val="24"/>
          <w:szCs w:val="24"/>
        </w:rPr>
        <w:t>1</w:t>
      </w:r>
      <w:r w:rsidRPr="00D07157">
        <w:rPr>
          <w:rFonts w:ascii="Times New Roman" w:hAnsi="Times New Roman"/>
          <w:sz w:val="24"/>
          <w:szCs w:val="24"/>
        </w:rPr>
        <w:t>）</w:t>
      </w:r>
      <w:r w:rsidRPr="00D07157">
        <w:rPr>
          <w:rFonts w:ascii="Times New Roman" w:hAnsi="Times New Roman"/>
          <w:sz w:val="24"/>
          <w:szCs w:val="24"/>
        </w:rPr>
        <w:t>packed position</w:t>
      </w:r>
      <w:r w:rsidRPr="00D07157">
        <w:rPr>
          <w:rFonts w:ascii="Times New Roman" w:hAnsi="Times New Roman"/>
          <w:sz w:val="24"/>
          <w:szCs w:val="24"/>
        </w:rPr>
        <w:t>：</w:t>
      </w:r>
      <w:r w:rsidRPr="00D07157">
        <w:rPr>
          <w:rFonts w:ascii="Times New Roman" w:hAnsi="Times New Roman"/>
          <w:sz w:val="24"/>
          <w:szCs w:val="24"/>
        </w:rPr>
        <w:t xml:space="preserve">AxC </w:t>
      </w:r>
      <w:r w:rsidRPr="00D07157">
        <w:rPr>
          <w:rFonts w:ascii="Times New Roman" w:hAnsi="Times New Roman"/>
          <w:sz w:val="24"/>
          <w:szCs w:val="24"/>
        </w:rPr>
        <w:t>容器被连续放置，</w:t>
      </w:r>
      <w:r w:rsidRPr="00D07157">
        <w:rPr>
          <w:rFonts w:ascii="Times New Roman" w:hAnsi="Times New Roman"/>
          <w:sz w:val="24"/>
          <w:szCs w:val="24"/>
        </w:rPr>
        <w:t xml:space="preserve">AxC </w:t>
      </w:r>
      <w:r w:rsidRPr="00D07157">
        <w:rPr>
          <w:rFonts w:ascii="Times New Roman" w:hAnsi="Times New Roman"/>
          <w:sz w:val="24"/>
          <w:szCs w:val="24"/>
        </w:rPr>
        <w:t>容器之间没有空白（保留位）。（</w:t>
      </w:r>
      <w:r w:rsidRPr="00D07157">
        <w:rPr>
          <w:rFonts w:ascii="Times New Roman" w:hAnsi="Times New Roman"/>
          <w:sz w:val="24"/>
          <w:szCs w:val="24"/>
        </w:rPr>
        <w:t>2</w:t>
      </w:r>
      <w:r w:rsidRPr="00D07157">
        <w:rPr>
          <w:rFonts w:ascii="Times New Roman" w:hAnsi="Times New Roman"/>
          <w:sz w:val="24"/>
          <w:szCs w:val="24"/>
        </w:rPr>
        <w:t>）</w:t>
      </w:r>
      <w:r w:rsidRPr="00D07157">
        <w:rPr>
          <w:rFonts w:ascii="Times New Roman" w:hAnsi="Times New Roman"/>
          <w:sz w:val="24"/>
          <w:szCs w:val="24"/>
        </w:rPr>
        <w:t>flexible position</w:t>
      </w:r>
      <w:r w:rsidRPr="00D07157">
        <w:rPr>
          <w:rFonts w:ascii="Times New Roman" w:hAnsi="Times New Roman"/>
          <w:sz w:val="24"/>
          <w:szCs w:val="24"/>
        </w:rPr>
        <w:t>：</w:t>
      </w:r>
      <w:r w:rsidRPr="00D07157">
        <w:rPr>
          <w:rFonts w:ascii="Times New Roman" w:hAnsi="Times New Roman"/>
          <w:sz w:val="24"/>
          <w:szCs w:val="24"/>
        </w:rPr>
        <w:t xml:space="preserve">AxC </w:t>
      </w:r>
      <w:r w:rsidRPr="00D07157">
        <w:rPr>
          <w:rFonts w:ascii="Times New Roman" w:hAnsi="Times New Roman"/>
          <w:sz w:val="24"/>
          <w:szCs w:val="24"/>
        </w:rPr>
        <w:t>容器的第一位必须放在</w:t>
      </w:r>
      <w:proofErr w:type="gramStart"/>
      <w:r w:rsidRPr="00D07157">
        <w:rPr>
          <w:rFonts w:ascii="Times New Roman" w:hAnsi="Times New Roman"/>
          <w:sz w:val="24"/>
          <w:szCs w:val="24"/>
        </w:rPr>
        <w:t>基本帧中</w:t>
      </w:r>
      <w:proofErr w:type="gramEnd"/>
      <w:r w:rsidRPr="00D07157">
        <w:rPr>
          <w:rFonts w:ascii="Times New Roman" w:hAnsi="Times New Roman"/>
          <w:sz w:val="24"/>
          <w:szCs w:val="24"/>
        </w:rPr>
        <w:t xml:space="preserve"> IQ </w:t>
      </w:r>
      <w:r w:rsidRPr="00D07157">
        <w:rPr>
          <w:rFonts w:ascii="Times New Roman" w:hAnsi="Times New Roman"/>
          <w:sz w:val="24"/>
          <w:szCs w:val="24"/>
        </w:rPr>
        <w:t>数据块的一个偶数</w:t>
      </w:r>
      <w:proofErr w:type="gramStart"/>
      <w:r w:rsidRPr="00D07157">
        <w:rPr>
          <w:rFonts w:ascii="Times New Roman" w:hAnsi="Times New Roman"/>
          <w:sz w:val="24"/>
          <w:szCs w:val="24"/>
        </w:rPr>
        <w:t>序号位</w:t>
      </w:r>
      <w:proofErr w:type="gramEnd"/>
      <w:r w:rsidRPr="00D07157">
        <w:rPr>
          <w:rFonts w:ascii="Times New Roman" w:hAnsi="Times New Roman"/>
          <w:sz w:val="24"/>
          <w:szCs w:val="24"/>
        </w:rPr>
        <w:t>上，容器之间留有保留位。本设计选用第一种映射规则，所以就形成了图</w:t>
      </w:r>
      <w:r w:rsidRPr="00D07157">
        <w:rPr>
          <w:rFonts w:ascii="Times New Roman" w:hAnsi="Times New Roman"/>
          <w:sz w:val="24"/>
          <w:szCs w:val="24"/>
        </w:rPr>
        <w:t>2-12</w:t>
      </w:r>
      <w:r w:rsidRPr="00D07157">
        <w:rPr>
          <w:rFonts w:ascii="Times New Roman" w:hAnsi="Times New Roman"/>
          <w:sz w:val="24"/>
          <w:szCs w:val="24"/>
        </w:rPr>
        <w:t>的数据放置方式。</w:t>
      </w:r>
      <w:r w:rsidRPr="00D07157">
        <w:rPr>
          <w:rFonts w:ascii="Times New Roman" w:hAnsi="Times New Roman"/>
          <w:sz w:val="24"/>
          <w:szCs w:val="24"/>
        </w:rPr>
        <w:t xml:space="preserve"> </w:t>
      </w:r>
    </w:p>
    <w:p w:rsidR="00255591" w:rsidRPr="00D07157" w:rsidRDefault="00255591" w:rsidP="00255591">
      <w:pPr>
        <w:widowControl/>
        <w:jc w:val="center"/>
        <w:rPr>
          <w:rFonts w:ascii="Times New Roman" w:hAnsi="Times New Roman"/>
          <w:kern w:val="0"/>
          <w:sz w:val="24"/>
          <w:szCs w:val="24"/>
        </w:rPr>
      </w:pPr>
      <w:r w:rsidRPr="00D07157">
        <w:rPr>
          <w:rFonts w:ascii="Times New Roman" w:hAnsi="Times New Roman"/>
          <w:noProof/>
          <w:kern w:val="0"/>
          <w:sz w:val="24"/>
          <w:szCs w:val="24"/>
        </w:rPr>
        <w:drawing>
          <wp:inline distT="0" distB="0" distL="0" distR="0">
            <wp:extent cx="4781532" cy="1176378"/>
            <wp:effectExtent l="19050" t="0" r="18" b="0"/>
            <wp:docPr id="31" name="图片 28" descr="XEI%F16R$Y67BJ}LA1$Z1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XEI%F16R$Y67BJ}LA1$Z1AS"/>
                    <pic:cNvPicPr>
                      <a:picLocks noChangeAspect="1" noChangeArrowheads="1"/>
                    </pic:cNvPicPr>
                  </pic:nvPicPr>
                  <pic:blipFill>
                    <a:blip r:embed="rId61"/>
                    <a:srcRect/>
                    <a:stretch>
                      <a:fillRect/>
                    </a:stretch>
                  </pic:blipFill>
                  <pic:spPr bwMode="auto">
                    <a:xfrm>
                      <a:off x="0" y="0"/>
                      <a:ext cx="4783234" cy="1176797"/>
                    </a:xfrm>
                    <a:prstGeom prst="rect">
                      <a:avLst/>
                    </a:prstGeom>
                    <a:noFill/>
                    <a:ln w="9525">
                      <a:noFill/>
                      <a:miter lim="800000"/>
                      <a:headEnd/>
                      <a:tailEnd/>
                    </a:ln>
                  </pic:spPr>
                </pic:pic>
              </a:graphicData>
            </a:graphic>
          </wp:inline>
        </w:drawing>
      </w:r>
    </w:p>
    <w:p w:rsidR="00255591" w:rsidRPr="00D07157" w:rsidRDefault="00255591" w:rsidP="00255591">
      <w:pPr>
        <w:widowControl/>
        <w:jc w:val="center"/>
        <w:rPr>
          <w:rFonts w:ascii="Times New Roman" w:hAnsi="Times New Roman"/>
          <w:kern w:val="0"/>
          <w:sz w:val="24"/>
          <w:szCs w:val="24"/>
        </w:rPr>
      </w:pPr>
      <w:r w:rsidRPr="00D07157">
        <w:rPr>
          <w:rFonts w:ascii="Times New Roman" w:hAnsi="Times New Roman"/>
          <w:szCs w:val="21"/>
        </w:rPr>
        <w:t>图</w:t>
      </w:r>
      <w:r w:rsidRPr="00D07157">
        <w:rPr>
          <w:rFonts w:ascii="Times New Roman" w:hAnsi="Times New Roman"/>
          <w:szCs w:val="21"/>
        </w:rPr>
        <w:t xml:space="preserve"> 2-</w:t>
      </w:r>
      <w:r w:rsidR="001958E0">
        <w:rPr>
          <w:rFonts w:ascii="Times New Roman" w:hAnsi="Times New Roman" w:hint="eastAsia"/>
          <w:szCs w:val="21"/>
        </w:rPr>
        <w:t>21</w:t>
      </w:r>
      <w:r w:rsidRPr="00D07157">
        <w:rPr>
          <w:rFonts w:ascii="Times New Roman" w:hAnsi="Times New Roman"/>
          <w:szCs w:val="21"/>
        </w:rPr>
        <w:t xml:space="preserve"> AXC</w:t>
      </w:r>
      <w:r w:rsidRPr="00D07157">
        <w:rPr>
          <w:rFonts w:ascii="Times New Roman" w:hAnsi="Times New Roman"/>
          <w:szCs w:val="21"/>
        </w:rPr>
        <w:t>映射规则</w:t>
      </w:r>
    </w:p>
    <w:p w:rsidR="00255591" w:rsidRPr="00D07157" w:rsidRDefault="00255591" w:rsidP="00255591">
      <w:pPr>
        <w:spacing w:line="300" w:lineRule="auto"/>
        <w:ind w:firstLineChars="250" w:firstLine="600"/>
        <w:rPr>
          <w:rFonts w:ascii="Times New Roman" w:hAnsi="Times New Roman"/>
          <w:sz w:val="24"/>
          <w:szCs w:val="24"/>
        </w:rPr>
      </w:pPr>
      <w:r w:rsidRPr="00D07157">
        <w:rPr>
          <w:rFonts w:ascii="Times New Roman" w:hAnsi="Times New Roman"/>
          <w:sz w:val="24"/>
          <w:szCs w:val="24"/>
        </w:rPr>
        <w:t>根据</w:t>
      </w:r>
      <w:r w:rsidRPr="00D07157">
        <w:rPr>
          <w:rFonts w:ascii="Times New Roman" w:hAnsi="Times New Roman"/>
          <w:sz w:val="24"/>
          <w:szCs w:val="24"/>
        </w:rPr>
        <w:t>CPRI</w:t>
      </w:r>
      <w:r w:rsidRPr="00D07157">
        <w:rPr>
          <w:rFonts w:ascii="Times New Roman" w:hAnsi="Times New Roman"/>
          <w:sz w:val="24"/>
          <w:szCs w:val="24"/>
        </w:rPr>
        <w:t>协议定义，一个</w:t>
      </w:r>
      <w:proofErr w:type="gramStart"/>
      <w:r w:rsidRPr="00D07157">
        <w:rPr>
          <w:rFonts w:ascii="Times New Roman" w:hAnsi="Times New Roman"/>
          <w:sz w:val="24"/>
          <w:szCs w:val="24"/>
        </w:rPr>
        <w:t>超帧中</w:t>
      </w:r>
      <w:proofErr w:type="gramEnd"/>
      <w:r w:rsidRPr="00D07157">
        <w:rPr>
          <w:rFonts w:ascii="Times New Roman" w:hAnsi="Times New Roman"/>
          <w:sz w:val="24"/>
          <w:szCs w:val="24"/>
        </w:rPr>
        <w:t>预留了至少</w:t>
      </w:r>
      <w:r w:rsidRPr="00D07157">
        <w:rPr>
          <w:rFonts w:ascii="Times New Roman" w:hAnsi="Times New Roman"/>
          <w:sz w:val="24"/>
          <w:szCs w:val="24"/>
        </w:rPr>
        <w:t>16</w:t>
      </w:r>
      <w:r w:rsidRPr="00D07157">
        <w:rPr>
          <w:rFonts w:ascii="Times New Roman" w:hAnsi="Times New Roman"/>
          <w:sz w:val="24"/>
          <w:szCs w:val="24"/>
        </w:rPr>
        <w:t>个（根据以太网的指针会有变化）基本帧的控制信息用于厂商自定义信息，这</w:t>
      </w:r>
      <w:r w:rsidRPr="00D07157">
        <w:rPr>
          <w:rFonts w:ascii="Times New Roman" w:hAnsi="Times New Roman"/>
          <w:sz w:val="24"/>
          <w:szCs w:val="24"/>
        </w:rPr>
        <w:t>16</w:t>
      </w:r>
      <w:r w:rsidRPr="00D07157">
        <w:rPr>
          <w:rFonts w:ascii="Times New Roman" w:hAnsi="Times New Roman"/>
          <w:sz w:val="24"/>
          <w:szCs w:val="24"/>
        </w:rPr>
        <w:t>个基本帧是：</w:t>
      </w:r>
      <w:r w:rsidRPr="00D07157">
        <w:rPr>
          <w:rFonts w:ascii="Times New Roman" w:hAnsi="Times New Roman"/>
          <w:sz w:val="24"/>
          <w:szCs w:val="24"/>
        </w:rPr>
        <w:t>16—19</w:t>
      </w:r>
      <w:r w:rsidRPr="00D07157">
        <w:rPr>
          <w:rFonts w:ascii="Times New Roman" w:hAnsi="Times New Roman"/>
          <w:sz w:val="24"/>
          <w:szCs w:val="24"/>
        </w:rPr>
        <w:t>，</w:t>
      </w:r>
      <w:r w:rsidRPr="00D07157">
        <w:rPr>
          <w:rFonts w:ascii="Times New Roman" w:hAnsi="Times New Roman"/>
          <w:sz w:val="24"/>
          <w:szCs w:val="24"/>
        </w:rPr>
        <w:t>80—83</w:t>
      </w:r>
      <w:r w:rsidRPr="00D07157">
        <w:rPr>
          <w:rFonts w:ascii="Times New Roman" w:hAnsi="Times New Roman"/>
          <w:sz w:val="24"/>
          <w:szCs w:val="24"/>
        </w:rPr>
        <w:t>，</w:t>
      </w:r>
      <w:r w:rsidRPr="00D07157">
        <w:rPr>
          <w:rFonts w:ascii="Times New Roman" w:hAnsi="Times New Roman"/>
          <w:sz w:val="24"/>
          <w:szCs w:val="24"/>
        </w:rPr>
        <w:t>144-147</w:t>
      </w:r>
      <w:r w:rsidRPr="00D07157">
        <w:rPr>
          <w:rFonts w:ascii="Times New Roman" w:hAnsi="Times New Roman"/>
          <w:sz w:val="24"/>
          <w:szCs w:val="24"/>
        </w:rPr>
        <w:t>和</w:t>
      </w:r>
      <w:r w:rsidRPr="00D07157">
        <w:rPr>
          <w:rFonts w:ascii="Times New Roman" w:hAnsi="Times New Roman"/>
          <w:sz w:val="24"/>
          <w:szCs w:val="24"/>
        </w:rPr>
        <w:t>208—211</w:t>
      </w:r>
      <w:r w:rsidRPr="00D07157">
        <w:rPr>
          <w:rFonts w:ascii="Times New Roman" w:hAnsi="Times New Roman"/>
          <w:sz w:val="24"/>
          <w:szCs w:val="24"/>
        </w:rPr>
        <w:t>。当</w:t>
      </w:r>
      <w:r w:rsidRPr="00D07157">
        <w:rPr>
          <w:rFonts w:ascii="Times New Roman" w:hAnsi="Times New Roman"/>
          <w:sz w:val="24"/>
          <w:szCs w:val="24"/>
        </w:rPr>
        <w:t>basic_frame_num</w:t>
      </w:r>
      <w:r w:rsidRPr="00D07157">
        <w:rPr>
          <w:rFonts w:ascii="Times New Roman" w:hAnsi="Times New Roman"/>
          <w:sz w:val="24"/>
          <w:szCs w:val="24"/>
        </w:rPr>
        <w:t>的值为这些值时，对应的厂商信息进行传输。在本设计中我们</w:t>
      </w:r>
      <w:proofErr w:type="gramStart"/>
      <w:r w:rsidRPr="00D07157">
        <w:rPr>
          <w:rFonts w:ascii="Times New Roman" w:hAnsi="Times New Roman"/>
          <w:sz w:val="24"/>
          <w:szCs w:val="24"/>
        </w:rPr>
        <w:t>会把帧号</w:t>
      </w:r>
      <w:proofErr w:type="gramEnd"/>
      <w:r w:rsidRPr="00D07157">
        <w:rPr>
          <w:rFonts w:ascii="Times New Roman" w:hAnsi="Times New Roman"/>
          <w:sz w:val="24"/>
          <w:szCs w:val="24"/>
        </w:rPr>
        <w:t>作为定制厂商信息传输，当</w:t>
      </w:r>
      <w:r w:rsidRPr="00D07157">
        <w:rPr>
          <w:rFonts w:ascii="Times New Roman" w:hAnsi="Times New Roman"/>
          <w:sz w:val="24"/>
          <w:szCs w:val="24"/>
        </w:rPr>
        <w:t>basic_frame_num</w:t>
      </w:r>
      <w:r w:rsidRPr="00D07157">
        <w:rPr>
          <w:rFonts w:ascii="Times New Roman" w:hAnsi="Times New Roman"/>
          <w:sz w:val="24"/>
          <w:szCs w:val="24"/>
        </w:rPr>
        <w:t>计数到</w:t>
      </w:r>
      <w:r w:rsidRPr="00D07157">
        <w:rPr>
          <w:rFonts w:ascii="Times New Roman" w:hAnsi="Times New Roman"/>
          <w:sz w:val="24"/>
          <w:szCs w:val="24"/>
        </w:rPr>
        <w:t>16</w:t>
      </w:r>
      <w:r w:rsidRPr="00D07157">
        <w:rPr>
          <w:rFonts w:ascii="Times New Roman" w:hAnsi="Times New Roman"/>
          <w:sz w:val="24"/>
          <w:szCs w:val="24"/>
        </w:rPr>
        <w:t>，</w:t>
      </w:r>
      <w:r w:rsidRPr="00D07157">
        <w:rPr>
          <w:rFonts w:ascii="Times New Roman" w:hAnsi="Times New Roman"/>
          <w:sz w:val="24"/>
          <w:szCs w:val="24"/>
        </w:rPr>
        <w:t>word_cnt</w:t>
      </w:r>
      <w:r w:rsidRPr="00D07157">
        <w:rPr>
          <w:rFonts w:ascii="Times New Roman" w:hAnsi="Times New Roman"/>
          <w:sz w:val="24"/>
          <w:szCs w:val="24"/>
        </w:rPr>
        <w:t>是</w:t>
      </w:r>
      <w:r w:rsidRPr="00D07157">
        <w:rPr>
          <w:rFonts w:ascii="Times New Roman" w:hAnsi="Times New Roman"/>
          <w:sz w:val="24"/>
          <w:szCs w:val="24"/>
        </w:rPr>
        <w:t>0</w:t>
      </w:r>
      <w:r w:rsidRPr="00D07157">
        <w:rPr>
          <w:rFonts w:ascii="Times New Roman" w:hAnsi="Times New Roman"/>
          <w:sz w:val="24"/>
          <w:szCs w:val="24"/>
        </w:rPr>
        <w:t>时，</w:t>
      </w:r>
      <w:proofErr w:type="gramStart"/>
      <w:r w:rsidRPr="00D07157">
        <w:rPr>
          <w:rFonts w:ascii="Times New Roman" w:hAnsi="Times New Roman"/>
          <w:sz w:val="24"/>
          <w:szCs w:val="24"/>
        </w:rPr>
        <w:t>把帧号</w:t>
      </w:r>
      <w:proofErr w:type="gramEnd"/>
      <w:r w:rsidRPr="00D07157">
        <w:rPr>
          <w:rFonts w:ascii="Times New Roman" w:hAnsi="Times New Roman"/>
          <w:sz w:val="24"/>
          <w:szCs w:val="24"/>
        </w:rPr>
        <w:t>作为基本帧的控制信息传送。帧号可以通过</w:t>
      </w:r>
      <w:r w:rsidRPr="00D07157">
        <w:rPr>
          <w:rFonts w:ascii="Times New Roman" w:hAnsi="Times New Roman"/>
          <w:sz w:val="24"/>
          <w:szCs w:val="24"/>
        </w:rPr>
        <w:t>6</w:t>
      </w:r>
      <w:r w:rsidRPr="00D07157">
        <w:rPr>
          <w:rFonts w:ascii="Times New Roman" w:hAnsi="Times New Roman"/>
          <w:sz w:val="24"/>
          <w:szCs w:val="24"/>
        </w:rPr>
        <w:t>个</w:t>
      </w:r>
      <w:r w:rsidRPr="00D07157">
        <w:rPr>
          <w:rFonts w:ascii="Times New Roman" w:hAnsi="Times New Roman"/>
          <w:sz w:val="24"/>
          <w:szCs w:val="24"/>
        </w:rPr>
        <w:t>10ms</w:t>
      </w:r>
      <w:proofErr w:type="gramStart"/>
      <w:r w:rsidRPr="00D07157">
        <w:rPr>
          <w:rFonts w:ascii="Times New Roman" w:hAnsi="Times New Roman"/>
          <w:sz w:val="24"/>
          <w:szCs w:val="24"/>
        </w:rPr>
        <w:t>帧后自</w:t>
      </w:r>
      <w:proofErr w:type="gramEnd"/>
      <w:r w:rsidRPr="00D07157">
        <w:rPr>
          <w:rFonts w:ascii="Times New Roman" w:hAnsi="Times New Roman"/>
          <w:sz w:val="24"/>
          <w:szCs w:val="24"/>
        </w:rPr>
        <w:t>加</w:t>
      </w:r>
      <w:r w:rsidRPr="00D07157">
        <w:rPr>
          <w:rFonts w:ascii="Times New Roman" w:hAnsi="Times New Roman"/>
          <w:sz w:val="24"/>
          <w:szCs w:val="24"/>
        </w:rPr>
        <w:t xml:space="preserve">1 </w:t>
      </w:r>
      <w:r w:rsidRPr="00D07157">
        <w:rPr>
          <w:rFonts w:ascii="Times New Roman" w:hAnsi="Times New Roman"/>
          <w:sz w:val="24"/>
          <w:szCs w:val="24"/>
        </w:rPr>
        <w:t>获得</w:t>
      </w:r>
      <w:r w:rsidR="00CC03D3">
        <w:rPr>
          <w:rFonts w:ascii="Times New Roman" w:hAnsi="Times New Roman" w:hint="eastAsia"/>
          <w:sz w:val="24"/>
          <w:szCs w:val="24"/>
        </w:rPr>
        <w:t>，与传输的帧号进行校对</w:t>
      </w:r>
      <w:r w:rsidRPr="00D07157">
        <w:rPr>
          <w:rFonts w:ascii="Times New Roman" w:hAnsi="Times New Roman"/>
          <w:sz w:val="24"/>
          <w:szCs w:val="24"/>
        </w:rPr>
        <w:t>。</w:t>
      </w:r>
    </w:p>
    <w:p w:rsidR="00255591" w:rsidRPr="00D07157" w:rsidRDefault="00255591" w:rsidP="003C5AF5">
      <w:pPr>
        <w:pStyle w:val="1"/>
        <w:numPr>
          <w:ilvl w:val="0"/>
          <w:numId w:val="8"/>
        </w:numPr>
        <w:rPr>
          <w:rFonts w:ascii="Times New Roman" w:hAnsi="Times New Roman"/>
        </w:rPr>
      </w:pPr>
      <w:bookmarkStart w:id="69" w:name="_Toc387754548"/>
      <w:r w:rsidRPr="00D07157">
        <w:rPr>
          <w:rFonts w:ascii="Times New Roman" w:hAnsi="Times New Roman"/>
        </w:rPr>
        <w:t>上行链路的设计</w:t>
      </w:r>
      <w:bookmarkEnd w:id="69"/>
    </w:p>
    <w:p w:rsidR="00255591" w:rsidRPr="00D07157" w:rsidRDefault="00255591" w:rsidP="00255591">
      <w:pPr>
        <w:ind w:firstLineChars="200" w:firstLine="480"/>
        <w:jc w:val="left"/>
        <w:rPr>
          <w:rFonts w:ascii="Times New Roman" w:hAnsi="Times New Roman"/>
          <w:sz w:val="24"/>
          <w:szCs w:val="24"/>
        </w:rPr>
      </w:pPr>
      <w:r w:rsidRPr="00D07157">
        <w:rPr>
          <w:rFonts w:ascii="Times New Roman" w:hAnsi="Times New Roman"/>
          <w:sz w:val="24"/>
          <w:szCs w:val="24"/>
        </w:rPr>
        <w:t>下图</w:t>
      </w:r>
      <w:r w:rsidRPr="00D07157">
        <w:rPr>
          <w:rFonts w:ascii="Times New Roman" w:hAnsi="Times New Roman"/>
          <w:sz w:val="24"/>
          <w:szCs w:val="24"/>
        </w:rPr>
        <w:t>3-1</w:t>
      </w:r>
      <w:r w:rsidRPr="00D07157">
        <w:rPr>
          <w:rFonts w:ascii="Times New Roman" w:hAnsi="Times New Roman"/>
          <w:sz w:val="24"/>
          <w:szCs w:val="24"/>
        </w:rPr>
        <w:t>是整个上行链路实现的功能框架图。在上行发射链路上，每块</w:t>
      </w:r>
      <w:r w:rsidRPr="00D07157">
        <w:rPr>
          <w:rFonts w:ascii="Times New Roman" w:hAnsi="Times New Roman"/>
          <w:sz w:val="24"/>
          <w:szCs w:val="24"/>
        </w:rPr>
        <w:t>BBU</w:t>
      </w:r>
      <w:r w:rsidRPr="00D07157">
        <w:rPr>
          <w:rFonts w:ascii="Times New Roman" w:hAnsi="Times New Roman"/>
          <w:sz w:val="24"/>
          <w:szCs w:val="24"/>
        </w:rPr>
        <w:t>板卡发射</w:t>
      </w:r>
      <w:r w:rsidRPr="00D07157">
        <w:rPr>
          <w:rFonts w:ascii="Times New Roman" w:hAnsi="Times New Roman"/>
          <w:sz w:val="24"/>
          <w:szCs w:val="24"/>
        </w:rPr>
        <w:t>30</w:t>
      </w:r>
      <w:r w:rsidRPr="00D07157">
        <w:rPr>
          <w:rFonts w:ascii="Times New Roman" w:hAnsi="Times New Roman"/>
          <w:sz w:val="24"/>
          <w:szCs w:val="24"/>
        </w:rPr>
        <w:t>个通道数据，根据发射数据的</w:t>
      </w:r>
      <w:r w:rsidRPr="00D07157">
        <w:rPr>
          <w:rFonts w:ascii="Times New Roman" w:hAnsi="Times New Roman"/>
          <w:sz w:val="24"/>
          <w:szCs w:val="24"/>
        </w:rPr>
        <w:t>IQ</w:t>
      </w:r>
      <w:r w:rsidRPr="00D07157">
        <w:rPr>
          <w:rFonts w:ascii="Times New Roman" w:hAnsi="Times New Roman"/>
          <w:sz w:val="24"/>
          <w:szCs w:val="24"/>
        </w:rPr>
        <w:t>编号发送到</w:t>
      </w:r>
      <w:r w:rsidRPr="00D07157">
        <w:rPr>
          <w:rFonts w:ascii="Times New Roman" w:hAnsi="Times New Roman"/>
          <w:sz w:val="24"/>
          <w:szCs w:val="24"/>
        </w:rPr>
        <w:t>LISU</w:t>
      </w:r>
      <w:r w:rsidRPr="00D07157">
        <w:rPr>
          <w:rFonts w:ascii="Times New Roman" w:hAnsi="Times New Roman"/>
          <w:sz w:val="24"/>
          <w:szCs w:val="24"/>
        </w:rPr>
        <w:t>板卡的相应通道。</w:t>
      </w:r>
      <w:r w:rsidRPr="00D07157">
        <w:rPr>
          <w:rFonts w:ascii="Times New Roman" w:hAnsi="Times New Roman"/>
          <w:sz w:val="24"/>
          <w:szCs w:val="24"/>
        </w:rPr>
        <w:t>LISU</w:t>
      </w:r>
      <w:r w:rsidRPr="00D07157">
        <w:rPr>
          <w:rFonts w:ascii="Times New Roman" w:hAnsi="Times New Roman"/>
          <w:sz w:val="24"/>
          <w:szCs w:val="24"/>
        </w:rPr>
        <w:t>通过</w:t>
      </w:r>
      <w:r w:rsidRPr="00D07157">
        <w:rPr>
          <w:rFonts w:ascii="Times New Roman" w:hAnsi="Times New Roman"/>
          <w:sz w:val="24"/>
          <w:szCs w:val="24"/>
        </w:rPr>
        <w:t>RapidIO</w:t>
      </w:r>
      <w:r w:rsidRPr="00D07157">
        <w:rPr>
          <w:rFonts w:ascii="Times New Roman" w:hAnsi="Times New Roman"/>
          <w:sz w:val="24"/>
          <w:szCs w:val="24"/>
        </w:rPr>
        <w:t>接口实现与</w:t>
      </w:r>
      <w:r w:rsidRPr="00D07157">
        <w:rPr>
          <w:rFonts w:ascii="Times New Roman" w:hAnsi="Times New Roman"/>
          <w:sz w:val="24"/>
          <w:szCs w:val="24"/>
        </w:rPr>
        <w:t>CPRI</w:t>
      </w:r>
      <w:r w:rsidRPr="00D07157">
        <w:rPr>
          <w:rFonts w:ascii="Times New Roman" w:hAnsi="Times New Roman"/>
          <w:sz w:val="24"/>
          <w:szCs w:val="24"/>
        </w:rPr>
        <w:t>板卡的数据交互。</w:t>
      </w:r>
      <w:r w:rsidRPr="00D07157">
        <w:rPr>
          <w:rFonts w:ascii="Times New Roman" w:hAnsi="Times New Roman"/>
          <w:sz w:val="24"/>
          <w:szCs w:val="24"/>
        </w:rPr>
        <w:t>CPRI</w:t>
      </w:r>
      <w:r w:rsidRPr="00D07157">
        <w:rPr>
          <w:rFonts w:ascii="Times New Roman" w:hAnsi="Times New Roman"/>
          <w:sz w:val="24"/>
          <w:szCs w:val="24"/>
        </w:rPr>
        <w:t>板卡接收从光纤发送过来</w:t>
      </w:r>
      <w:r w:rsidRPr="00D07157">
        <w:rPr>
          <w:rFonts w:ascii="Times New Roman" w:hAnsi="Times New Roman"/>
          <w:sz w:val="24"/>
          <w:szCs w:val="24"/>
        </w:rPr>
        <w:t>CPRI</w:t>
      </w:r>
      <w:r w:rsidRPr="00D07157">
        <w:rPr>
          <w:rFonts w:ascii="Times New Roman" w:hAnsi="Times New Roman"/>
          <w:sz w:val="24"/>
          <w:szCs w:val="24"/>
        </w:rPr>
        <w:t>帧，经过</w:t>
      </w:r>
      <w:r w:rsidRPr="00D07157">
        <w:rPr>
          <w:rFonts w:ascii="Times New Roman" w:hAnsi="Times New Roman"/>
          <w:sz w:val="24"/>
          <w:szCs w:val="24"/>
        </w:rPr>
        <w:t>CPRI</w:t>
      </w:r>
      <w:r w:rsidRPr="00D07157">
        <w:rPr>
          <w:rFonts w:ascii="Times New Roman" w:hAnsi="Times New Roman"/>
          <w:sz w:val="24"/>
          <w:szCs w:val="24"/>
        </w:rPr>
        <w:t>板卡的处理，形成</w:t>
      </w:r>
      <w:r w:rsidRPr="00D07157">
        <w:rPr>
          <w:rFonts w:ascii="Times New Roman" w:hAnsi="Times New Roman"/>
          <w:sz w:val="24"/>
          <w:szCs w:val="24"/>
        </w:rPr>
        <w:t>SRIO</w:t>
      </w:r>
      <w:r w:rsidRPr="00D07157">
        <w:rPr>
          <w:rFonts w:ascii="Times New Roman" w:hAnsi="Times New Roman"/>
          <w:sz w:val="24"/>
          <w:szCs w:val="24"/>
        </w:rPr>
        <w:t>帧，通过</w:t>
      </w:r>
      <w:r w:rsidRPr="00D07157">
        <w:rPr>
          <w:rFonts w:ascii="Times New Roman" w:hAnsi="Times New Roman"/>
          <w:sz w:val="24"/>
          <w:szCs w:val="24"/>
        </w:rPr>
        <w:t>RapidIO</w:t>
      </w:r>
      <w:r w:rsidRPr="00D07157">
        <w:rPr>
          <w:rFonts w:ascii="Times New Roman" w:hAnsi="Times New Roman"/>
          <w:sz w:val="24"/>
          <w:szCs w:val="24"/>
        </w:rPr>
        <w:t>接口发送到对应的</w:t>
      </w:r>
      <w:r w:rsidRPr="00D07157">
        <w:rPr>
          <w:rFonts w:ascii="Times New Roman" w:hAnsi="Times New Roman"/>
          <w:sz w:val="24"/>
          <w:szCs w:val="24"/>
        </w:rPr>
        <w:t>LISU</w:t>
      </w:r>
      <w:r w:rsidRPr="00D07157">
        <w:rPr>
          <w:rFonts w:ascii="Times New Roman" w:hAnsi="Times New Roman"/>
          <w:sz w:val="24"/>
          <w:szCs w:val="24"/>
        </w:rPr>
        <w:t>通道。</w:t>
      </w:r>
    </w:p>
    <w:p w:rsidR="00255591" w:rsidRPr="00D07157" w:rsidRDefault="00255591" w:rsidP="00255591">
      <w:pPr>
        <w:rPr>
          <w:rFonts w:ascii="Times New Roman" w:hAnsi="Times New Roman"/>
        </w:rPr>
      </w:pPr>
    </w:p>
    <w:p w:rsidR="00255591" w:rsidRPr="00D07157" w:rsidRDefault="00255591" w:rsidP="00255591">
      <w:pPr>
        <w:jc w:val="center"/>
        <w:rPr>
          <w:rFonts w:ascii="Times New Roman" w:hAnsi="Times New Roman"/>
        </w:rPr>
      </w:pPr>
      <w:r w:rsidRPr="00D07157">
        <w:rPr>
          <w:rFonts w:ascii="Times New Roman" w:hAnsi="Times New Roman"/>
        </w:rPr>
        <w:object w:dxaOrig="9765" w:dyaOrig="5462">
          <v:shape id="_x0000_i1046" type="#_x0000_t75" style="width:488.45pt;height:197pt" o:ole="">
            <v:imagedata r:id="rId62" o:title=""/>
          </v:shape>
          <o:OLEObject Type="Embed" ProgID="Visio.Drawing.11" ShapeID="_x0000_i1046" DrawAspect="Content" ObjectID="_1593523779" r:id="rId63"/>
        </w:object>
      </w:r>
      <w:r w:rsidRPr="00D07157">
        <w:rPr>
          <w:rFonts w:ascii="Times New Roman" w:hAnsi="Times New Roman"/>
          <w:szCs w:val="21"/>
        </w:rPr>
        <w:t>图</w:t>
      </w:r>
      <w:r w:rsidRPr="00D07157">
        <w:rPr>
          <w:rFonts w:ascii="Times New Roman" w:hAnsi="Times New Roman"/>
          <w:szCs w:val="21"/>
        </w:rPr>
        <w:t xml:space="preserve">3-1  </w:t>
      </w:r>
      <w:r w:rsidRPr="00D07157">
        <w:rPr>
          <w:rFonts w:ascii="Times New Roman" w:hAnsi="Times New Roman"/>
          <w:szCs w:val="21"/>
        </w:rPr>
        <w:t>上行链路功能框架图</w:t>
      </w:r>
    </w:p>
    <w:p w:rsidR="00255591" w:rsidRPr="00D07157" w:rsidRDefault="00255591" w:rsidP="00255591">
      <w:pPr>
        <w:pStyle w:val="2"/>
        <w:rPr>
          <w:rFonts w:ascii="Times New Roman" w:hAnsi="Times New Roman"/>
        </w:rPr>
      </w:pPr>
      <w:bookmarkStart w:id="70" w:name="_Toc387754549"/>
      <w:r w:rsidRPr="00D07157">
        <w:rPr>
          <w:rFonts w:ascii="Times New Roman" w:hAnsi="Times New Roman"/>
        </w:rPr>
        <w:lastRenderedPageBreak/>
        <w:t>3.1  CPRI</w:t>
      </w:r>
      <w:r w:rsidRPr="00D07157">
        <w:rPr>
          <w:rFonts w:ascii="Times New Roman" w:hAnsi="Times New Roman"/>
        </w:rPr>
        <w:t>板卡程序设计</w:t>
      </w:r>
      <w:bookmarkEnd w:id="70"/>
    </w:p>
    <w:p w:rsidR="00255591" w:rsidRPr="00D07157" w:rsidRDefault="00255591" w:rsidP="00255591">
      <w:pPr>
        <w:ind w:firstLineChars="200" w:firstLine="480"/>
        <w:rPr>
          <w:rFonts w:ascii="Times New Roman" w:hAnsi="Times New Roman"/>
          <w:sz w:val="24"/>
          <w:szCs w:val="24"/>
        </w:rPr>
      </w:pPr>
      <w:r w:rsidRPr="00D07157">
        <w:rPr>
          <w:rFonts w:ascii="Times New Roman" w:hAnsi="Times New Roman"/>
          <w:sz w:val="24"/>
          <w:szCs w:val="24"/>
        </w:rPr>
        <w:t>在上行链路，</w:t>
      </w:r>
      <w:r w:rsidRPr="00D07157">
        <w:rPr>
          <w:rFonts w:ascii="Times New Roman" w:hAnsi="Times New Roman"/>
          <w:sz w:val="24"/>
          <w:szCs w:val="24"/>
        </w:rPr>
        <w:t>CPRI</w:t>
      </w:r>
      <w:r w:rsidRPr="00D07157">
        <w:rPr>
          <w:rFonts w:ascii="Times New Roman" w:hAnsi="Times New Roman"/>
          <w:sz w:val="24"/>
          <w:szCs w:val="24"/>
        </w:rPr>
        <w:t>板卡接收来自</w:t>
      </w:r>
      <w:r w:rsidRPr="00D07157">
        <w:rPr>
          <w:rFonts w:ascii="Times New Roman" w:hAnsi="Times New Roman"/>
          <w:sz w:val="24"/>
          <w:szCs w:val="24"/>
        </w:rPr>
        <w:t>BBU</w:t>
      </w:r>
      <w:r w:rsidRPr="00D07157">
        <w:rPr>
          <w:rFonts w:ascii="Times New Roman" w:hAnsi="Times New Roman"/>
          <w:sz w:val="24"/>
          <w:szCs w:val="24"/>
        </w:rPr>
        <w:t>的数据，通过</w:t>
      </w:r>
      <w:r w:rsidRPr="00D07157">
        <w:rPr>
          <w:rFonts w:ascii="Times New Roman" w:hAnsi="Times New Roman"/>
          <w:sz w:val="24"/>
          <w:szCs w:val="24"/>
        </w:rPr>
        <w:t>RapidIO</w:t>
      </w:r>
      <w:r w:rsidRPr="00D07157">
        <w:rPr>
          <w:rFonts w:ascii="Times New Roman" w:hAnsi="Times New Roman"/>
          <w:sz w:val="24"/>
          <w:szCs w:val="24"/>
        </w:rPr>
        <w:t>接口，</w:t>
      </w:r>
      <w:proofErr w:type="gramStart"/>
      <w:r w:rsidRPr="00D07157">
        <w:rPr>
          <w:rFonts w:ascii="Times New Roman" w:hAnsi="Times New Roman"/>
          <w:sz w:val="24"/>
          <w:szCs w:val="24"/>
        </w:rPr>
        <w:t>交互给</w:t>
      </w:r>
      <w:proofErr w:type="gramEnd"/>
      <w:r w:rsidRPr="00D07157">
        <w:rPr>
          <w:rFonts w:ascii="Times New Roman" w:hAnsi="Times New Roman"/>
          <w:sz w:val="24"/>
          <w:szCs w:val="24"/>
        </w:rPr>
        <w:t>LISU</w:t>
      </w:r>
      <w:r w:rsidRPr="00D07157">
        <w:rPr>
          <w:rFonts w:ascii="Times New Roman" w:hAnsi="Times New Roman"/>
          <w:sz w:val="24"/>
          <w:szCs w:val="24"/>
        </w:rPr>
        <w:t>板卡。主要包括</w:t>
      </w:r>
      <w:r w:rsidRPr="00D07157">
        <w:rPr>
          <w:rFonts w:ascii="Times New Roman" w:hAnsi="Times New Roman"/>
          <w:sz w:val="24"/>
          <w:szCs w:val="24"/>
        </w:rPr>
        <w:t>CPRI</w:t>
      </w:r>
      <w:r w:rsidRPr="00D07157">
        <w:rPr>
          <w:rFonts w:ascii="Times New Roman" w:hAnsi="Times New Roman"/>
          <w:sz w:val="24"/>
          <w:szCs w:val="24"/>
        </w:rPr>
        <w:t>的</w:t>
      </w:r>
      <w:r w:rsidRPr="00D07157">
        <w:rPr>
          <w:rFonts w:ascii="Times New Roman" w:hAnsi="Times New Roman"/>
          <w:sz w:val="24"/>
          <w:szCs w:val="24"/>
        </w:rPr>
        <w:t>IP</w:t>
      </w:r>
      <w:r w:rsidRPr="00D07157">
        <w:rPr>
          <w:rFonts w:ascii="Times New Roman" w:hAnsi="Times New Roman"/>
          <w:sz w:val="24"/>
          <w:szCs w:val="24"/>
        </w:rPr>
        <w:t>核，</w:t>
      </w:r>
      <w:proofErr w:type="gramStart"/>
      <w:r w:rsidRPr="00D07157">
        <w:rPr>
          <w:rFonts w:ascii="Times New Roman" w:hAnsi="Times New Roman"/>
          <w:sz w:val="24"/>
          <w:szCs w:val="24"/>
        </w:rPr>
        <w:t>解帧模块</w:t>
      </w:r>
      <w:proofErr w:type="gramEnd"/>
      <w:r w:rsidRPr="00D07157">
        <w:rPr>
          <w:rFonts w:ascii="Times New Roman" w:hAnsi="Times New Roman"/>
          <w:sz w:val="24"/>
          <w:szCs w:val="24"/>
        </w:rPr>
        <w:t>，上行缓冲器和成帧器，如图</w:t>
      </w:r>
      <w:r w:rsidRPr="00D07157">
        <w:rPr>
          <w:rFonts w:ascii="Times New Roman" w:hAnsi="Times New Roman"/>
          <w:sz w:val="24"/>
          <w:szCs w:val="24"/>
        </w:rPr>
        <w:t>3-2</w:t>
      </w:r>
      <w:r w:rsidRPr="00D07157">
        <w:rPr>
          <w:rFonts w:ascii="Times New Roman" w:hAnsi="Times New Roman"/>
          <w:sz w:val="24"/>
          <w:szCs w:val="24"/>
        </w:rPr>
        <w:t>。</w:t>
      </w:r>
      <w:r w:rsidR="0009454F">
        <w:rPr>
          <w:rFonts w:ascii="Times New Roman" w:hAnsi="Times New Roman" w:hint="eastAsia"/>
          <w:sz w:val="24"/>
          <w:szCs w:val="24"/>
        </w:rPr>
        <w:t>设计</w:t>
      </w:r>
      <w:proofErr w:type="gramStart"/>
      <w:r w:rsidR="0009454F">
        <w:rPr>
          <w:rFonts w:ascii="Times New Roman" w:hAnsi="Times New Roman" w:hint="eastAsia"/>
          <w:sz w:val="24"/>
          <w:szCs w:val="24"/>
        </w:rPr>
        <w:t>实现解帧模块</w:t>
      </w:r>
      <w:proofErr w:type="gramEnd"/>
      <w:r w:rsidR="0009454F">
        <w:rPr>
          <w:rFonts w:ascii="Times New Roman" w:hAnsi="Times New Roman" w:hint="eastAsia"/>
          <w:sz w:val="24"/>
          <w:szCs w:val="24"/>
        </w:rPr>
        <w:t>到上行缓冲器的动态映射，通过</w:t>
      </w:r>
      <w:r w:rsidR="0009454F">
        <w:rPr>
          <w:rFonts w:ascii="Times New Roman" w:hAnsi="Times New Roman" w:hint="eastAsia"/>
          <w:sz w:val="24"/>
          <w:szCs w:val="24"/>
        </w:rPr>
        <w:t>IQ</w:t>
      </w:r>
      <w:r w:rsidR="0009454F">
        <w:rPr>
          <w:rFonts w:ascii="Times New Roman" w:hAnsi="Times New Roman" w:hint="eastAsia"/>
          <w:sz w:val="24"/>
          <w:szCs w:val="24"/>
        </w:rPr>
        <w:t>编号指示</w:t>
      </w:r>
      <w:r w:rsidR="0009454F">
        <w:rPr>
          <w:rFonts w:ascii="Times New Roman" w:hAnsi="Times New Roman" w:hint="eastAsia"/>
          <w:sz w:val="24"/>
          <w:szCs w:val="24"/>
        </w:rPr>
        <w:t>IQ</w:t>
      </w:r>
      <w:r w:rsidR="0009454F">
        <w:rPr>
          <w:rFonts w:ascii="Times New Roman" w:hAnsi="Times New Roman" w:hint="eastAsia"/>
          <w:sz w:val="24"/>
          <w:szCs w:val="24"/>
        </w:rPr>
        <w:t>数据发送到哪块</w:t>
      </w:r>
      <w:r w:rsidR="0009454F">
        <w:rPr>
          <w:rFonts w:ascii="Times New Roman" w:hAnsi="Times New Roman" w:hint="eastAsia"/>
          <w:sz w:val="24"/>
          <w:szCs w:val="24"/>
        </w:rPr>
        <w:t>LISU</w:t>
      </w:r>
      <w:r w:rsidR="0009454F">
        <w:rPr>
          <w:rFonts w:ascii="Times New Roman" w:hAnsi="Times New Roman" w:hint="eastAsia"/>
          <w:sz w:val="24"/>
          <w:szCs w:val="24"/>
        </w:rPr>
        <w:t>板卡的哪一路。</w:t>
      </w:r>
    </w:p>
    <w:p w:rsidR="00255591" w:rsidRPr="00D07157" w:rsidRDefault="00255591" w:rsidP="00255591">
      <w:pPr>
        <w:ind w:firstLineChars="200" w:firstLine="480"/>
        <w:rPr>
          <w:rFonts w:ascii="Times New Roman" w:hAnsi="Times New Roman"/>
          <w:sz w:val="24"/>
          <w:szCs w:val="24"/>
        </w:rPr>
      </w:pPr>
      <w:proofErr w:type="gramStart"/>
      <w:r w:rsidRPr="00D07157">
        <w:rPr>
          <w:rFonts w:ascii="Times New Roman" w:hAnsi="Times New Roman"/>
          <w:sz w:val="24"/>
          <w:szCs w:val="24"/>
        </w:rPr>
        <w:t>上行链路解帧模块</w:t>
      </w:r>
      <w:proofErr w:type="gramEnd"/>
      <w:r w:rsidRPr="00D07157">
        <w:rPr>
          <w:rFonts w:ascii="Times New Roman" w:hAnsi="Times New Roman"/>
          <w:sz w:val="24"/>
          <w:szCs w:val="24"/>
        </w:rPr>
        <w:t>和上行缓冲器的设计要考虑两种不同的情况：</w:t>
      </w:r>
      <w:r w:rsidRPr="00D07157">
        <w:rPr>
          <w:rFonts w:ascii="Times New Roman" w:hAnsi="Times New Roman"/>
          <w:sz w:val="24"/>
          <w:szCs w:val="24"/>
        </w:rPr>
        <w:t>a) BBU</w:t>
      </w:r>
      <w:r w:rsidRPr="00D07157">
        <w:rPr>
          <w:rFonts w:ascii="Times New Roman" w:hAnsi="Times New Roman"/>
          <w:sz w:val="24"/>
          <w:szCs w:val="24"/>
        </w:rPr>
        <w:t>处理定时信息。</w:t>
      </w:r>
      <w:r w:rsidRPr="00D07157">
        <w:rPr>
          <w:rFonts w:ascii="Times New Roman" w:hAnsi="Times New Roman"/>
          <w:sz w:val="24"/>
          <w:szCs w:val="24"/>
        </w:rPr>
        <w:t xml:space="preserve"> CPRI</w:t>
      </w:r>
      <w:r w:rsidRPr="00D07157">
        <w:rPr>
          <w:rFonts w:ascii="Times New Roman" w:hAnsi="Times New Roman"/>
          <w:sz w:val="24"/>
          <w:szCs w:val="24"/>
        </w:rPr>
        <w:t>板卡负责将</w:t>
      </w:r>
      <w:r w:rsidRPr="00D07157">
        <w:rPr>
          <w:rFonts w:ascii="Times New Roman" w:hAnsi="Times New Roman"/>
          <w:sz w:val="24"/>
          <w:szCs w:val="24"/>
        </w:rPr>
        <w:t>CPRI</w:t>
      </w:r>
      <w:proofErr w:type="gramStart"/>
      <w:r w:rsidRPr="00D07157">
        <w:rPr>
          <w:rFonts w:ascii="Times New Roman" w:hAnsi="Times New Roman"/>
          <w:sz w:val="24"/>
          <w:szCs w:val="24"/>
        </w:rPr>
        <w:t>帧解帧</w:t>
      </w:r>
      <w:proofErr w:type="gramEnd"/>
      <w:r w:rsidRPr="00D07157">
        <w:rPr>
          <w:rFonts w:ascii="Times New Roman" w:hAnsi="Times New Roman"/>
          <w:sz w:val="24"/>
          <w:szCs w:val="24"/>
        </w:rPr>
        <w:t>，把</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的数据封装成</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发送到</w:t>
      </w:r>
      <w:bookmarkStart w:id="71" w:name="OLE_LINK9"/>
      <w:bookmarkStart w:id="72" w:name="OLE_LINK10"/>
      <w:r w:rsidRPr="00D07157">
        <w:rPr>
          <w:rFonts w:ascii="Times New Roman" w:hAnsi="Times New Roman"/>
          <w:sz w:val="24"/>
          <w:szCs w:val="24"/>
        </w:rPr>
        <w:t>RapidIO</w:t>
      </w:r>
      <w:r w:rsidRPr="00D07157">
        <w:rPr>
          <w:rFonts w:ascii="Times New Roman" w:hAnsi="Times New Roman"/>
          <w:sz w:val="24"/>
          <w:szCs w:val="24"/>
        </w:rPr>
        <w:t>接口</w:t>
      </w:r>
      <w:bookmarkEnd w:id="71"/>
      <w:bookmarkEnd w:id="72"/>
      <w:r w:rsidRPr="00D07157">
        <w:rPr>
          <w:rFonts w:ascii="Times New Roman" w:hAnsi="Times New Roman"/>
          <w:sz w:val="24"/>
          <w:szCs w:val="24"/>
        </w:rPr>
        <w:t>；</w:t>
      </w:r>
      <w:r w:rsidRPr="00D07157">
        <w:rPr>
          <w:rFonts w:ascii="Times New Roman" w:hAnsi="Times New Roman"/>
          <w:sz w:val="24"/>
          <w:szCs w:val="24"/>
        </w:rPr>
        <w:t>b) CPRI</w:t>
      </w:r>
      <w:r w:rsidRPr="00D07157">
        <w:rPr>
          <w:rFonts w:ascii="Times New Roman" w:hAnsi="Times New Roman"/>
          <w:sz w:val="24"/>
          <w:szCs w:val="24"/>
        </w:rPr>
        <w:t>板卡负责处理定时信息，</w:t>
      </w:r>
      <w:r w:rsidRPr="00D07157">
        <w:rPr>
          <w:rFonts w:ascii="Times New Roman" w:hAnsi="Times New Roman"/>
          <w:sz w:val="24"/>
          <w:szCs w:val="24"/>
        </w:rPr>
        <w:t>BBU</w:t>
      </w:r>
      <w:r w:rsidRPr="00D07157">
        <w:rPr>
          <w:rFonts w:ascii="Times New Roman" w:hAnsi="Times New Roman"/>
          <w:sz w:val="24"/>
          <w:szCs w:val="24"/>
        </w:rPr>
        <w:t>的数据发送到</w:t>
      </w:r>
      <w:r w:rsidRPr="00D07157">
        <w:rPr>
          <w:rFonts w:ascii="Times New Roman" w:hAnsi="Times New Roman"/>
          <w:sz w:val="24"/>
          <w:szCs w:val="24"/>
        </w:rPr>
        <w:t>CPRI</w:t>
      </w:r>
      <w:r w:rsidRPr="00D07157">
        <w:rPr>
          <w:rFonts w:ascii="Times New Roman" w:hAnsi="Times New Roman"/>
          <w:sz w:val="24"/>
          <w:szCs w:val="24"/>
        </w:rPr>
        <w:t>板卡后，</w:t>
      </w:r>
      <w:r w:rsidRPr="00D07157">
        <w:rPr>
          <w:rFonts w:ascii="Times New Roman" w:hAnsi="Times New Roman"/>
          <w:sz w:val="24"/>
          <w:szCs w:val="24"/>
        </w:rPr>
        <w:t>CPRI</w:t>
      </w:r>
      <w:r w:rsidRPr="00D07157">
        <w:rPr>
          <w:rFonts w:ascii="Times New Roman" w:hAnsi="Times New Roman"/>
          <w:sz w:val="24"/>
          <w:szCs w:val="24"/>
        </w:rPr>
        <w:t>板卡要缓存</w:t>
      </w:r>
      <w:r w:rsidRPr="00D07157">
        <w:rPr>
          <w:rFonts w:ascii="Times New Roman" w:hAnsi="Times New Roman"/>
          <w:sz w:val="24"/>
          <w:szCs w:val="24"/>
        </w:rPr>
        <w:t>1.5ms</w:t>
      </w:r>
      <w:proofErr w:type="gramStart"/>
      <w:r w:rsidRPr="00D07157">
        <w:rPr>
          <w:rFonts w:ascii="Times New Roman" w:hAnsi="Times New Roman"/>
          <w:sz w:val="24"/>
          <w:szCs w:val="24"/>
        </w:rPr>
        <w:t>个</w:t>
      </w:r>
      <w:proofErr w:type="gramEnd"/>
      <w:r w:rsidRPr="00D07157">
        <w:rPr>
          <w:rFonts w:ascii="Times New Roman" w:hAnsi="Times New Roman"/>
          <w:sz w:val="24"/>
          <w:szCs w:val="24"/>
        </w:rPr>
        <w:t>时间单元后把数据封装成</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发送到</w:t>
      </w:r>
      <w:r w:rsidRPr="00D07157">
        <w:rPr>
          <w:rFonts w:ascii="Times New Roman" w:hAnsi="Times New Roman"/>
          <w:sz w:val="24"/>
          <w:szCs w:val="24"/>
        </w:rPr>
        <w:t>RapidIO</w:t>
      </w:r>
      <w:r w:rsidRPr="00D07157">
        <w:rPr>
          <w:rFonts w:ascii="Times New Roman" w:hAnsi="Times New Roman"/>
          <w:sz w:val="24"/>
          <w:szCs w:val="24"/>
        </w:rPr>
        <w:t>接口，这种情况我们要考虑在哪个帧号和哪个时隙</w:t>
      </w:r>
      <w:proofErr w:type="gramStart"/>
      <w:r w:rsidRPr="00D07157">
        <w:rPr>
          <w:rFonts w:ascii="Times New Roman" w:hAnsi="Times New Roman"/>
          <w:sz w:val="24"/>
          <w:szCs w:val="24"/>
        </w:rPr>
        <w:t>号处理</w:t>
      </w:r>
      <w:proofErr w:type="gramEnd"/>
      <w:r w:rsidRPr="00D07157">
        <w:rPr>
          <w:rFonts w:ascii="Times New Roman" w:hAnsi="Times New Roman"/>
          <w:sz w:val="24"/>
          <w:szCs w:val="24"/>
        </w:rPr>
        <w:t>数据。</w:t>
      </w:r>
    </w:p>
    <w:p w:rsidR="00255591" w:rsidRPr="00D07157" w:rsidRDefault="007F1199" w:rsidP="00255591">
      <w:pPr>
        <w:rPr>
          <w:rFonts w:ascii="Times New Roman" w:hAnsi="Times New Roman"/>
        </w:rPr>
      </w:pPr>
      <w:r w:rsidRPr="00D07157">
        <w:rPr>
          <w:rFonts w:ascii="Times New Roman" w:hAnsi="Times New Roman"/>
        </w:rPr>
        <w:object w:dxaOrig="11848" w:dyaOrig="5441">
          <v:shape id="_x0000_i1047" type="#_x0000_t75" style="width:486.7pt;height:223.5pt" o:ole="">
            <v:imagedata r:id="rId64" o:title=""/>
          </v:shape>
          <o:OLEObject Type="Embed" ProgID="Visio.Drawing.11" ShapeID="_x0000_i1047" DrawAspect="Content" ObjectID="_1593523780" r:id="rId65"/>
        </w:object>
      </w:r>
    </w:p>
    <w:p w:rsidR="00255591" w:rsidRPr="00D07157"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3-2</w:t>
      </w:r>
      <w:r w:rsidRPr="00D07157">
        <w:rPr>
          <w:rFonts w:ascii="Times New Roman" w:hAnsi="Times New Roman"/>
          <w:szCs w:val="21"/>
        </w:rPr>
        <w:t>上行链路</w:t>
      </w:r>
      <w:r w:rsidRPr="00D07157">
        <w:rPr>
          <w:rFonts w:ascii="Times New Roman" w:hAnsi="Times New Roman"/>
          <w:szCs w:val="21"/>
        </w:rPr>
        <w:t>CPRI</w:t>
      </w:r>
      <w:r w:rsidRPr="00D07157">
        <w:rPr>
          <w:rFonts w:ascii="Times New Roman" w:hAnsi="Times New Roman"/>
          <w:szCs w:val="21"/>
        </w:rPr>
        <w:t>板卡程序设计框图</w:t>
      </w:r>
    </w:p>
    <w:p w:rsidR="00255591" w:rsidRPr="00D07157" w:rsidRDefault="00255591" w:rsidP="00255591">
      <w:pPr>
        <w:pStyle w:val="3"/>
        <w:rPr>
          <w:rFonts w:ascii="Times New Roman" w:hAnsi="Times New Roman"/>
        </w:rPr>
      </w:pPr>
      <w:bookmarkStart w:id="73" w:name="_Toc387754550"/>
      <w:r w:rsidRPr="00D07157">
        <w:rPr>
          <w:rFonts w:ascii="Times New Roman" w:hAnsi="Times New Roman"/>
        </w:rPr>
        <w:t>3.1.1  BBU</w:t>
      </w:r>
      <w:r w:rsidRPr="00D07157">
        <w:rPr>
          <w:rFonts w:ascii="Times New Roman" w:hAnsi="Times New Roman"/>
        </w:rPr>
        <w:t>处理定时信息：</w:t>
      </w:r>
      <w:proofErr w:type="gramStart"/>
      <w:r w:rsidRPr="00D07157">
        <w:rPr>
          <w:rFonts w:ascii="Times New Roman" w:hAnsi="Times New Roman"/>
        </w:rPr>
        <w:t>解帧模块</w:t>
      </w:r>
      <w:proofErr w:type="gramEnd"/>
      <w:r w:rsidRPr="00D07157">
        <w:rPr>
          <w:rFonts w:ascii="Times New Roman" w:hAnsi="Times New Roman"/>
        </w:rPr>
        <w:t>的设计</w:t>
      </w:r>
      <w:bookmarkEnd w:id="73"/>
    </w:p>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本设计中接收的是</w:t>
      </w:r>
      <w:r w:rsidRPr="00D07157">
        <w:rPr>
          <w:rFonts w:ascii="Times New Roman" w:hAnsi="Times New Roman"/>
          <w:sz w:val="24"/>
          <w:szCs w:val="24"/>
        </w:rPr>
        <w:t>16</w:t>
      </w:r>
      <w:r w:rsidRPr="00D07157">
        <w:rPr>
          <w:rFonts w:ascii="Times New Roman" w:hAnsi="Times New Roman"/>
          <w:sz w:val="24"/>
          <w:szCs w:val="24"/>
        </w:rPr>
        <w:t>比特的</w:t>
      </w:r>
      <w:r w:rsidRPr="00D07157">
        <w:rPr>
          <w:rFonts w:ascii="Times New Roman" w:hAnsi="Times New Roman"/>
          <w:sz w:val="24"/>
          <w:szCs w:val="24"/>
        </w:rPr>
        <w:t>IQ</w:t>
      </w:r>
      <w:r w:rsidRPr="00D07157">
        <w:rPr>
          <w:rFonts w:ascii="Times New Roman" w:hAnsi="Times New Roman"/>
          <w:sz w:val="24"/>
          <w:szCs w:val="24"/>
        </w:rPr>
        <w:t>（</w:t>
      </w:r>
      <w:r w:rsidRPr="00D07157">
        <w:rPr>
          <w:rFonts w:ascii="Times New Roman" w:hAnsi="Times New Roman"/>
          <w:sz w:val="24"/>
          <w:szCs w:val="24"/>
        </w:rPr>
        <w:t>I</w:t>
      </w:r>
      <w:r w:rsidRPr="00D07157">
        <w:rPr>
          <w:rFonts w:ascii="Times New Roman" w:hAnsi="Times New Roman"/>
          <w:sz w:val="24"/>
          <w:szCs w:val="24"/>
        </w:rPr>
        <w:t>：</w:t>
      </w:r>
      <w:r w:rsidRPr="00D07157">
        <w:rPr>
          <w:rFonts w:ascii="Times New Roman" w:hAnsi="Times New Roman"/>
          <w:sz w:val="24"/>
          <w:szCs w:val="24"/>
        </w:rPr>
        <w:t>16bit</w:t>
      </w:r>
      <w:r w:rsidRPr="00D07157">
        <w:rPr>
          <w:rFonts w:ascii="Times New Roman" w:hAnsi="Times New Roman"/>
          <w:sz w:val="24"/>
          <w:szCs w:val="24"/>
        </w:rPr>
        <w:t>，</w:t>
      </w:r>
      <w:r w:rsidRPr="00D07157">
        <w:rPr>
          <w:rFonts w:ascii="Times New Roman" w:hAnsi="Times New Roman"/>
          <w:sz w:val="24"/>
          <w:szCs w:val="24"/>
        </w:rPr>
        <w:t>Q</w:t>
      </w:r>
      <w:r w:rsidRPr="00D07157">
        <w:rPr>
          <w:rFonts w:ascii="Times New Roman" w:hAnsi="Times New Roman"/>
          <w:sz w:val="24"/>
          <w:szCs w:val="24"/>
        </w:rPr>
        <w:t>：</w:t>
      </w:r>
      <w:r w:rsidRPr="00D07157">
        <w:rPr>
          <w:rFonts w:ascii="Times New Roman" w:hAnsi="Times New Roman"/>
          <w:sz w:val="24"/>
          <w:szCs w:val="24"/>
        </w:rPr>
        <w:t>16bit</w:t>
      </w:r>
      <w:r w:rsidRPr="00D07157">
        <w:rPr>
          <w:rFonts w:ascii="Times New Roman" w:hAnsi="Times New Roman"/>
          <w:sz w:val="24"/>
          <w:szCs w:val="24"/>
        </w:rPr>
        <w:t>），他的</w:t>
      </w:r>
      <w:proofErr w:type="gramStart"/>
      <w:r w:rsidRPr="00D07157">
        <w:rPr>
          <w:rFonts w:ascii="Times New Roman" w:hAnsi="Times New Roman"/>
          <w:sz w:val="24"/>
          <w:szCs w:val="24"/>
        </w:rPr>
        <w:t>帧结构</w:t>
      </w:r>
      <w:proofErr w:type="gramEnd"/>
      <w:r w:rsidRPr="00D07157">
        <w:rPr>
          <w:rFonts w:ascii="Times New Roman" w:hAnsi="Times New Roman"/>
          <w:sz w:val="24"/>
          <w:szCs w:val="24"/>
        </w:rPr>
        <w:t>与组帧的</w:t>
      </w:r>
      <w:proofErr w:type="gramStart"/>
      <w:r w:rsidRPr="00D07157">
        <w:rPr>
          <w:rFonts w:ascii="Times New Roman" w:hAnsi="Times New Roman"/>
          <w:sz w:val="24"/>
          <w:szCs w:val="24"/>
        </w:rPr>
        <w:t>帧结构</w:t>
      </w:r>
      <w:proofErr w:type="gramEnd"/>
      <w:r w:rsidRPr="00D07157">
        <w:rPr>
          <w:rFonts w:ascii="Times New Roman" w:hAnsi="Times New Roman"/>
          <w:sz w:val="24"/>
          <w:szCs w:val="24"/>
        </w:rPr>
        <w:t>类似</w:t>
      </w:r>
      <w:r w:rsidRPr="00D07157">
        <w:rPr>
          <w:rFonts w:ascii="Times New Roman" w:hAnsi="Times New Roman"/>
          <w:sz w:val="24"/>
          <w:szCs w:val="24"/>
        </w:rPr>
        <w:t>,</w:t>
      </w:r>
      <w:r w:rsidRPr="00D07157">
        <w:rPr>
          <w:rFonts w:ascii="Times New Roman" w:hAnsi="Times New Roman"/>
          <w:sz w:val="24"/>
          <w:szCs w:val="24"/>
        </w:rPr>
        <w:t>一个</w:t>
      </w:r>
      <w:proofErr w:type="gramStart"/>
      <w:r w:rsidRPr="00D07157">
        <w:rPr>
          <w:rFonts w:ascii="Times New Roman" w:hAnsi="Times New Roman"/>
          <w:sz w:val="24"/>
          <w:szCs w:val="24"/>
        </w:rPr>
        <w:t>基本帧中要</w:t>
      </w:r>
      <w:proofErr w:type="gramEnd"/>
      <w:r w:rsidRPr="00D07157">
        <w:rPr>
          <w:rFonts w:ascii="Times New Roman" w:hAnsi="Times New Roman"/>
          <w:sz w:val="24"/>
          <w:szCs w:val="24"/>
        </w:rPr>
        <w:t>放置</w:t>
      </w:r>
      <w:r w:rsidRPr="00D07157">
        <w:rPr>
          <w:rFonts w:ascii="Times New Roman" w:hAnsi="Times New Roman"/>
          <w:sz w:val="24"/>
          <w:szCs w:val="24"/>
        </w:rPr>
        <w:t>30</w:t>
      </w:r>
      <w:r w:rsidRPr="00D07157">
        <w:rPr>
          <w:rFonts w:ascii="Times New Roman" w:hAnsi="Times New Roman"/>
          <w:sz w:val="24"/>
          <w:szCs w:val="24"/>
        </w:rPr>
        <w:t>个载波数据，占用</w:t>
      </w:r>
      <w:r w:rsidRPr="00D07157">
        <w:rPr>
          <w:rFonts w:ascii="Times New Roman" w:hAnsi="Times New Roman"/>
          <w:sz w:val="24"/>
          <w:szCs w:val="24"/>
        </w:rPr>
        <w:t>30</w:t>
      </w:r>
      <w:r w:rsidRPr="00D07157">
        <w:rPr>
          <w:rFonts w:ascii="Times New Roman" w:hAnsi="Times New Roman"/>
          <w:sz w:val="24"/>
          <w:szCs w:val="24"/>
        </w:rPr>
        <w:t>个</w:t>
      </w:r>
      <w:r w:rsidRPr="00D07157">
        <w:rPr>
          <w:rFonts w:ascii="Times New Roman" w:hAnsi="Times New Roman"/>
          <w:sz w:val="24"/>
          <w:szCs w:val="24"/>
        </w:rPr>
        <w:t>AXC</w:t>
      </w:r>
      <w:r w:rsidRPr="00D07157">
        <w:rPr>
          <w:rFonts w:ascii="Times New Roman" w:hAnsi="Times New Roman"/>
          <w:sz w:val="24"/>
          <w:szCs w:val="24"/>
        </w:rPr>
        <w:t>，唯一不同的是</w:t>
      </w:r>
      <w:r w:rsidRPr="00D07157">
        <w:rPr>
          <w:rFonts w:ascii="Times New Roman" w:hAnsi="Times New Roman"/>
          <w:sz w:val="24"/>
          <w:szCs w:val="24"/>
        </w:rPr>
        <w:t>AXC</w:t>
      </w:r>
      <w:r w:rsidRPr="00D07157">
        <w:rPr>
          <w:rFonts w:ascii="Times New Roman" w:hAnsi="Times New Roman"/>
          <w:sz w:val="24"/>
          <w:szCs w:val="24"/>
        </w:rPr>
        <w:t>填充的数据不一样。</w:t>
      </w:r>
      <w:proofErr w:type="gramStart"/>
      <w:r w:rsidRPr="00D07157">
        <w:rPr>
          <w:rFonts w:ascii="Times New Roman" w:hAnsi="Times New Roman"/>
          <w:sz w:val="24"/>
          <w:szCs w:val="24"/>
        </w:rPr>
        <w:t>解帧结构</w:t>
      </w:r>
      <w:proofErr w:type="gramEnd"/>
      <w:r w:rsidRPr="00D07157">
        <w:rPr>
          <w:rFonts w:ascii="Times New Roman" w:hAnsi="Times New Roman"/>
          <w:sz w:val="24"/>
          <w:szCs w:val="24"/>
        </w:rPr>
        <w:t>如下图</w:t>
      </w:r>
      <w:r w:rsidRPr="00D07157">
        <w:rPr>
          <w:rFonts w:ascii="Times New Roman" w:hAnsi="Times New Roman"/>
          <w:sz w:val="24"/>
          <w:szCs w:val="24"/>
        </w:rPr>
        <w:t>3-3</w:t>
      </w:r>
      <w:r w:rsidRPr="00D07157">
        <w:rPr>
          <w:rFonts w:ascii="Times New Roman" w:hAnsi="Times New Roman"/>
          <w:sz w:val="24"/>
          <w:szCs w:val="24"/>
        </w:rPr>
        <w:t>所示，</w:t>
      </w:r>
      <w:r w:rsidRPr="00D07157">
        <w:rPr>
          <w:rFonts w:ascii="Times New Roman" w:hAnsi="Times New Roman"/>
          <w:sz w:val="24"/>
          <w:szCs w:val="24"/>
        </w:rPr>
        <w:t>IQ</w:t>
      </w:r>
      <w:r w:rsidRPr="00D07157">
        <w:rPr>
          <w:rFonts w:ascii="Times New Roman" w:hAnsi="Times New Roman"/>
          <w:sz w:val="24"/>
          <w:szCs w:val="24"/>
        </w:rPr>
        <w:t>指示信息包括信道号和指示带宽。每一路数据传输的开始，除了第一个容器填充的是它的指示信号，其他的容器都是</w:t>
      </w:r>
      <w:r w:rsidRPr="00D07157">
        <w:rPr>
          <w:rFonts w:ascii="Times New Roman" w:hAnsi="Times New Roman"/>
          <w:sz w:val="24"/>
          <w:szCs w:val="24"/>
        </w:rPr>
        <w:t>IQ</w:t>
      </w:r>
      <w:r w:rsidRPr="00D07157">
        <w:rPr>
          <w:rFonts w:ascii="Times New Roman" w:hAnsi="Times New Roman"/>
          <w:sz w:val="24"/>
          <w:szCs w:val="24"/>
        </w:rPr>
        <w:t>数据，一路的数据传输完后，下一个</w:t>
      </w:r>
      <w:r w:rsidRPr="00D07157">
        <w:rPr>
          <w:rFonts w:ascii="Times New Roman" w:hAnsi="Times New Roman"/>
          <w:sz w:val="24"/>
          <w:szCs w:val="24"/>
        </w:rPr>
        <w:t>CPRI</w:t>
      </w:r>
      <w:r w:rsidRPr="00D07157">
        <w:rPr>
          <w:rFonts w:ascii="Times New Roman" w:hAnsi="Times New Roman"/>
          <w:sz w:val="24"/>
          <w:szCs w:val="24"/>
        </w:rPr>
        <w:t>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传输另一路数据。</w:t>
      </w:r>
    </w:p>
    <w:p w:rsidR="00255591" w:rsidRPr="00D07157" w:rsidRDefault="00255591" w:rsidP="00255591">
      <w:pPr>
        <w:rPr>
          <w:rFonts w:ascii="Times New Roman" w:hAnsi="Times New Roman"/>
        </w:rPr>
      </w:pPr>
      <w:r w:rsidRPr="00D07157">
        <w:rPr>
          <w:rFonts w:ascii="Times New Roman" w:hAnsi="Times New Roman"/>
        </w:rPr>
        <w:object w:dxaOrig="11111" w:dyaOrig="5000">
          <v:shape id="_x0000_i1048" type="#_x0000_t75" style="width:487.85pt;height:220.05pt" o:ole="">
            <v:imagedata r:id="rId66" o:title=""/>
          </v:shape>
          <o:OLEObject Type="Embed" ProgID="Visio.Drawing.11" ShapeID="_x0000_i1048" DrawAspect="Content" ObjectID="_1593523781" r:id="rId67"/>
        </w:object>
      </w:r>
    </w:p>
    <w:p w:rsidR="00255591" w:rsidRPr="00D07157" w:rsidRDefault="00255591" w:rsidP="00255591">
      <w:pPr>
        <w:ind w:firstLineChars="350" w:firstLine="735"/>
        <w:jc w:val="center"/>
        <w:rPr>
          <w:rFonts w:ascii="Times New Roman" w:hAnsi="Times New Roman"/>
          <w:sz w:val="24"/>
          <w:szCs w:val="24"/>
        </w:rPr>
      </w:pPr>
      <w:r w:rsidRPr="00D07157">
        <w:rPr>
          <w:rFonts w:ascii="Times New Roman" w:hAnsi="Times New Roman"/>
          <w:szCs w:val="21"/>
        </w:rPr>
        <w:t>图</w:t>
      </w:r>
      <w:r w:rsidRPr="00D07157">
        <w:rPr>
          <w:rFonts w:ascii="Times New Roman" w:hAnsi="Times New Roman"/>
          <w:szCs w:val="21"/>
        </w:rPr>
        <w:t xml:space="preserve"> 3-3 </w:t>
      </w:r>
      <w:proofErr w:type="gramStart"/>
      <w:r w:rsidRPr="00D07157">
        <w:rPr>
          <w:rFonts w:ascii="Times New Roman" w:hAnsi="Times New Roman"/>
          <w:szCs w:val="21"/>
        </w:rPr>
        <w:t>解帧映射</w:t>
      </w:r>
      <w:proofErr w:type="gramEnd"/>
      <w:r w:rsidRPr="00D07157">
        <w:rPr>
          <w:rFonts w:ascii="Times New Roman" w:hAnsi="Times New Roman"/>
          <w:szCs w:val="21"/>
        </w:rPr>
        <w:t>规则</w:t>
      </w:r>
    </w:p>
    <w:p w:rsidR="00255591" w:rsidRPr="00D07157" w:rsidRDefault="00255591" w:rsidP="00255591">
      <w:pPr>
        <w:ind w:firstLineChars="250" w:firstLine="600"/>
        <w:rPr>
          <w:rFonts w:ascii="Times New Roman" w:hAnsi="Times New Roman"/>
          <w:sz w:val="24"/>
          <w:szCs w:val="24"/>
        </w:rPr>
      </w:pPr>
      <w:proofErr w:type="gramStart"/>
      <w:r w:rsidRPr="00D07157">
        <w:rPr>
          <w:rFonts w:ascii="Times New Roman" w:hAnsi="Times New Roman"/>
          <w:sz w:val="24"/>
          <w:szCs w:val="24"/>
        </w:rPr>
        <w:t>解帧是</w:t>
      </w:r>
      <w:proofErr w:type="gramEnd"/>
      <w:r w:rsidRPr="00D07157">
        <w:rPr>
          <w:rFonts w:ascii="Times New Roman" w:hAnsi="Times New Roman"/>
          <w:sz w:val="24"/>
          <w:szCs w:val="24"/>
        </w:rPr>
        <w:t>组帧的逆过程，它从接收到的</w:t>
      </w:r>
      <w:r w:rsidRPr="00D07157">
        <w:rPr>
          <w:rFonts w:ascii="Times New Roman" w:hAnsi="Times New Roman"/>
          <w:sz w:val="24"/>
          <w:szCs w:val="24"/>
        </w:rPr>
        <w:t xml:space="preserve"> CPRI </w:t>
      </w:r>
      <w:proofErr w:type="gramStart"/>
      <w:r w:rsidRPr="00D07157">
        <w:rPr>
          <w:rFonts w:ascii="Times New Roman" w:hAnsi="Times New Roman"/>
          <w:sz w:val="24"/>
          <w:szCs w:val="24"/>
        </w:rPr>
        <w:t>帧中分离</w:t>
      </w:r>
      <w:proofErr w:type="gramEnd"/>
      <w:r w:rsidRPr="00D07157">
        <w:rPr>
          <w:rFonts w:ascii="Times New Roman" w:hAnsi="Times New Roman"/>
          <w:sz w:val="24"/>
          <w:szCs w:val="24"/>
        </w:rPr>
        <w:t>出</w:t>
      </w:r>
      <w:r w:rsidRPr="00D07157">
        <w:rPr>
          <w:rFonts w:ascii="Times New Roman" w:hAnsi="Times New Roman"/>
          <w:sz w:val="24"/>
          <w:szCs w:val="24"/>
        </w:rPr>
        <w:t xml:space="preserve"> IQ </w:t>
      </w:r>
      <w:r w:rsidRPr="00D07157">
        <w:rPr>
          <w:rFonts w:ascii="Times New Roman" w:hAnsi="Times New Roman"/>
          <w:sz w:val="24"/>
          <w:szCs w:val="24"/>
        </w:rPr>
        <w:t>数据以及控制管理信息，然后传送给接收缓冲器做相应的处理。与组帧模块一样，它也要根据</w:t>
      </w:r>
      <w:r w:rsidRPr="00D07157">
        <w:rPr>
          <w:rFonts w:ascii="Times New Roman" w:hAnsi="Times New Roman"/>
          <w:sz w:val="24"/>
          <w:szCs w:val="24"/>
        </w:rPr>
        <w:t>CTRL</w:t>
      </w:r>
      <w:r w:rsidRPr="00D07157">
        <w:rPr>
          <w:rFonts w:ascii="Times New Roman" w:hAnsi="Times New Roman"/>
          <w:sz w:val="24"/>
          <w:szCs w:val="24"/>
        </w:rPr>
        <w:t>提供的</w:t>
      </w:r>
      <w:r w:rsidRPr="00D07157">
        <w:rPr>
          <w:rFonts w:ascii="Times New Roman" w:hAnsi="Times New Roman"/>
          <w:sz w:val="24"/>
          <w:szCs w:val="24"/>
        </w:rPr>
        <w:t>word_cnt</w:t>
      </w:r>
      <w:r w:rsidRPr="00D07157">
        <w:rPr>
          <w:rFonts w:ascii="Times New Roman" w:hAnsi="Times New Roman"/>
          <w:sz w:val="24"/>
          <w:szCs w:val="24"/>
        </w:rPr>
        <w:t>和</w:t>
      </w:r>
      <w:r w:rsidRPr="00D07157">
        <w:rPr>
          <w:rFonts w:ascii="Times New Roman" w:hAnsi="Times New Roman"/>
          <w:sz w:val="24"/>
          <w:szCs w:val="24"/>
        </w:rPr>
        <w:t>basic_frame_number</w:t>
      </w:r>
      <w:r w:rsidRPr="00D07157">
        <w:rPr>
          <w:rFonts w:ascii="Times New Roman" w:hAnsi="Times New Roman"/>
          <w:sz w:val="24"/>
          <w:szCs w:val="24"/>
        </w:rPr>
        <w:t>对</w:t>
      </w:r>
      <w:r w:rsidRPr="00D07157">
        <w:rPr>
          <w:rFonts w:ascii="Times New Roman" w:hAnsi="Times New Roman"/>
          <w:sz w:val="24"/>
          <w:szCs w:val="24"/>
        </w:rPr>
        <w:t>CPRI</w:t>
      </w:r>
      <w:r w:rsidRPr="00D07157">
        <w:rPr>
          <w:rFonts w:ascii="Times New Roman" w:hAnsi="Times New Roman"/>
          <w:sz w:val="24"/>
          <w:szCs w:val="24"/>
        </w:rPr>
        <w:t>帧的数据进行分离。一个时隙内，不同指示带宽的数据所占用的基本帧数和容器数是不一样的，对应关系如下表</w:t>
      </w:r>
      <w:r w:rsidR="001958E0">
        <w:rPr>
          <w:rFonts w:ascii="Times New Roman" w:hAnsi="Times New Roman" w:hint="eastAsia"/>
          <w:sz w:val="24"/>
          <w:szCs w:val="24"/>
        </w:rPr>
        <w:t>3-1</w:t>
      </w:r>
      <w:r w:rsidRPr="00D07157">
        <w:rPr>
          <w:rFonts w:ascii="Times New Roman" w:hAnsi="Times New Roman"/>
          <w:sz w:val="24"/>
          <w:szCs w:val="24"/>
        </w:rPr>
        <w:t>所示。</w:t>
      </w:r>
    </w:p>
    <w:p w:rsidR="00255591" w:rsidRPr="001958E0" w:rsidRDefault="00255591" w:rsidP="00255591">
      <w:pPr>
        <w:rPr>
          <w:rFonts w:ascii="Times New Roman" w:hAnsi="Times New Roman"/>
          <w:szCs w:val="21"/>
        </w:rPr>
      </w:pPr>
      <w:r w:rsidRPr="001958E0">
        <w:rPr>
          <w:rFonts w:ascii="Times New Roman" w:hAnsi="Times New Roman"/>
          <w:szCs w:val="21"/>
        </w:rPr>
        <w:t>表</w:t>
      </w:r>
      <w:r w:rsidRPr="001958E0">
        <w:rPr>
          <w:rFonts w:ascii="Times New Roman" w:hAnsi="Times New Roman"/>
          <w:szCs w:val="21"/>
        </w:rPr>
        <w:t>3-1</w:t>
      </w:r>
      <w:r w:rsidR="001958E0" w:rsidRPr="001958E0">
        <w:rPr>
          <w:rFonts w:ascii="Times New Roman" w:hAnsi="Times New Roman" w:hint="eastAsia"/>
          <w:szCs w:val="21"/>
        </w:rPr>
        <w:t xml:space="preserve"> </w:t>
      </w:r>
      <w:r w:rsidR="001958E0" w:rsidRPr="001958E0">
        <w:rPr>
          <w:rFonts w:ascii="Times New Roman" w:hAnsi="Times New Roman"/>
          <w:szCs w:val="21"/>
        </w:rPr>
        <w:t>不同指示带宽的数据所占用的基本帧数和容器数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1134"/>
        <w:gridCol w:w="1276"/>
        <w:gridCol w:w="5561"/>
      </w:tblGrid>
      <w:tr w:rsidR="00255591" w:rsidRPr="00D07157" w:rsidTr="00D436FE">
        <w:tc>
          <w:tcPr>
            <w:tcW w:w="1418" w:type="dxa"/>
          </w:tcPr>
          <w:p w:rsidR="00255591" w:rsidRPr="00D07157" w:rsidRDefault="00255591" w:rsidP="00D436FE">
            <w:pPr>
              <w:rPr>
                <w:rFonts w:ascii="Times New Roman" w:hAnsi="Times New Roman"/>
                <w:szCs w:val="21"/>
              </w:rPr>
            </w:pPr>
            <w:r w:rsidRPr="00D07157">
              <w:rPr>
                <w:rFonts w:ascii="Times New Roman" w:hAnsi="Times New Roman"/>
                <w:szCs w:val="21"/>
              </w:rPr>
              <w:t>指示带宽</w:t>
            </w:r>
          </w:p>
        </w:tc>
        <w:tc>
          <w:tcPr>
            <w:tcW w:w="1134" w:type="dxa"/>
          </w:tcPr>
          <w:p w:rsidR="00255591" w:rsidRPr="00D07157" w:rsidRDefault="00255591" w:rsidP="00D436FE">
            <w:pPr>
              <w:rPr>
                <w:rFonts w:ascii="Times New Roman" w:hAnsi="Times New Roman"/>
                <w:szCs w:val="21"/>
              </w:rPr>
            </w:pPr>
            <w:r w:rsidRPr="00D07157">
              <w:rPr>
                <w:rFonts w:ascii="Times New Roman" w:hAnsi="Times New Roman"/>
                <w:szCs w:val="21"/>
              </w:rPr>
              <w:t>容器数</w:t>
            </w:r>
          </w:p>
        </w:tc>
        <w:tc>
          <w:tcPr>
            <w:tcW w:w="1276" w:type="dxa"/>
          </w:tcPr>
          <w:p w:rsidR="00255591" w:rsidRPr="00D07157" w:rsidRDefault="00255591" w:rsidP="00D436FE">
            <w:pPr>
              <w:rPr>
                <w:rFonts w:ascii="Times New Roman" w:hAnsi="Times New Roman"/>
                <w:szCs w:val="21"/>
              </w:rPr>
            </w:pPr>
            <w:r w:rsidRPr="00D07157">
              <w:rPr>
                <w:rFonts w:ascii="Times New Roman" w:hAnsi="Times New Roman"/>
                <w:szCs w:val="21"/>
              </w:rPr>
              <w:t>基本帧数</w:t>
            </w:r>
          </w:p>
        </w:tc>
        <w:tc>
          <w:tcPr>
            <w:tcW w:w="5561" w:type="dxa"/>
          </w:tcPr>
          <w:p w:rsidR="00255591" w:rsidRPr="00D07157" w:rsidRDefault="00255591" w:rsidP="00D436FE">
            <w:pPr>
              <w:rPr>
                <w:rFonts w:ascii="Times New Roman" w:hAnsi="Times New Roman"/>
                <w:szCs w:val="21"/>
              </w:rPr>
            </w:pPr>
            <w:r w:rsidRPr="00D07157">
              <w:rPr>
                <w:rFonts w:ascii="Times New Roman" w:hAnsi="Times New Roman"/>
                <w:szCs w:val="21"/>
              </w:rPr>
              <w:t>说明</w:t>
            </w:r>
          </w:p>
        </w:tc>
      </w:tr>
      <w:tr w:rsidR="00255591" w:rsidRPr="00D07157" w:rsidTr="00D436FE">
        <w:tc>
          <w:tcPr>
            <w:tcW w:w="1418" w:type="dxa"/>
          </w:tcPr>
          <w:p w:rsidR="00255591" w:rsidRPr="00D07157" w:rsidRDefault="00255591" w:rsidP="00D436FE">
            <w:pPr>
              <w:rPr>
                <w:rFonts w:ascii="Times New Roman" w:hAnsi="Times New Roman"/>
                <w:szCs w:val="21"/>
              </w:rPr>
            </w:pPr>
            <w:r w:rsidRPr="00D07157">
              <w:rPr>
                <w:rFonts w:ascii="Times New Roman" w:hAnsi="Times New Roman"/>
                <w:szCs w:val="21"/>
              </w:rPr>
              <w:t>1/64khz</w:t>
            </w:r>
          </w:p>
        </w:tc>
        <w:tc>
          <w:tcPr>
            <w:tcW w:w="1134" w:type="dxa"/>
          </w:tcPr>
          <w:p w:rsidR="00255591" w:rsidRPr="00D07157" w:rsidRDefault="00255591" w:rsidP="00D436FE">
            <w:pPr>
              <w:rPr>
                <w:rFonts w:ascii="Times New Roman" w:hAnsi="Times New Roman"/>
                <w:szCs w:val="21"/>
              </w:rPr>
            </w:pPr>
            <w:r w:rsidRPr="00D07157">
              <w:rPr>
                <w:rFonts w:ascii="Times New Roman" w:hAnsi="Times New Roman"/>
                <w:szCs w:val="21"/>
              </w:rPr>
              <w:t>97</w:t>
            </w:r>
          </w:p>
        </w:tc>
        <w:tc>
          <w:tcPr>
            <w:tcW w:w="1276" w:type="dxa"/>
          </w:tcPr>
          <w:p w:rsidR="00255591" w:rsidRPr="00D07157" w:rsidRDefault="00255591" w:rsidP="00D436FE">
            <w:pPr>
              <w:rPr>
                <w:rFonts w:ascii="Times New Roman" w:hAnsi="Times New Roman"/>
                <w:szCs w:val="21"/>
              </w:rPr>
            </w:pPr>
            <w:r w:rsidRPr="00D07157">
              <w:rPr>
                <w:rFonts w:ascii="Times New Roman" w:hAnsi="Times New Roman"/>
                <w:szCs w:val="21"/>
              </w:rPr>
              <w:t>4</w:t>
            </w:r>
          </w:p>
        </w:tc>
        <w:tc>
          <w:tcPr>
            <w:tcW w:w="5561" w:type="dxa"/>
          </w:tcPr>
          <w:p w:rsidR="00255591" w:rsidRPr="00D07157" w:rsidRDefault="00255591" w:rsidP="00D436FE">
            <w:pPr>
              <w:rPr>
                <w:rFonts w:ascii="Times New Roman" w:hAnsi="Times New Roman"/>
                <w:szCs w:val="21"/>
              </w:rPr>
            </w:pPr>
            <w:r w:rsidRPr="00D07157">
              <w:rPr>
                <w:rFonts w:ascii="Times New Roman" w:hAnsi="Times New Roman"/>
                <w:szCs w:val="21"/>
              </w:rPr>
              <w:t>1.5ms</w:t>
            </w:r>
            <w:r w:rsidRPr="00D07157">
              <w:rPr>
                <w:rFonts w:ascii="Times New Roman" w:hAnsi="Times New Roman"/>
                <w:szCs w:val="21"/>
              </w:rPr>
              <w:t>传输</w:t>
            </w:r>
            <w:r w:rsidRPr="00D07157">
              <w:rPr>
                <w:rFonts w:ascii="Times New Roman" w:hAnsi="Times New Roman"/>
                <w:szCs w:val="21"/>
              </w:rPr>
              <w:t>96</w:t>
            </w:r>
            <w:r w:rsidRPr="00D07157">
              <w:rPr>
                <w:rFonts w:ascii="Times New Roman" w:hAnsi="Times New Roman"/>
                <w:szCs w:val="21"/>
              </w:rPr>
              <w:t>组</w:t>
            </w:r>
            <w:r w:rsidRPr="00D07157">
              <w:rPr>
                <w:rFonts w:ascii="Times New Roman" w:hAnsi="Times New Roman"/>
                <w:szCs w:val="21"/>
              </w:rPr>
              <w:t>IQ</w:t>
            </w:r>
            <w:r w:rsidRPr="00D07157">
              <w:rPr>
                <w:rFonts w:ascii="Times New Roman" w:hAnsi="Times New Roman"/>
                <w:szCs w:val="21"/>
              </w:rPr>
              <w:t>数据，需要占用</w:t>
            </w:r>
            <w:r w:rsidRPr="00D07157">
              <w:rPr>
                <w:rFonts w:ascii="Times New Roman" w:hAnsi="Times New Roman"/>
                <w:szCs w:val="21"/>
              </w:rPr>
              <w:t>97</w:t>
            </w:r>
            <w:r w:rsidRPr="00D07157">
              <w:rPr>
                <w:rFonts w:ascii="Times New Roman" w:hAnsi="Times New Roman"/>
                <w:szCs w:val="21"/>
              </w:rPr>
              <w:t>个容器，第一个容器负载指示信息，其他的</w:t>
            </w:r>
            <w:r w:rsidRPr="00D07157">
              <w:rPr>
                <w:rFonts w:ascii="Times New Roman" w:hAnsi="Times New Roman"/>
                <w:szCs w:val="21"/>
              </w:rPr>
              <w:t>96</w:t>
            </w:r>
            <w:r w:rsidRPr="00D07157">
              <w:rPr>
                <w:rFonts w:ascii="Times New Roman" w:hAnsi="Times New Roman"/>
                <w:szCs w:val="21"/>
              </w:rPr>
              <w:t>个容器负载</w:t>
            </w:r>
            <w:r w:rsidRPr="00D07157">
              <w:rPr>
                <w:rFonts w:ascii="Times New Roman" w:hAnsi="Times New Roman"/>
                <w:szCs w:val="21"/>
              </w:rPr>
              <w:t>IQ</w:t>
            </w:r>
            <w:r w:rsidRPr="00D07157">
              <w:rPr>
                <w:rFonts w:ascii="Times New Roman" w:hAnsi="Times New Roman"/>
                <w:szCs w:val="21"/>
              </w:rPr>
              <w:t>数据，</w:t>
            </w:r>
            <w:r w:rsidRPr="00D07157">
              <w:rPr>
                <w:rFonts w:ascii="Times New Roman" w:hAnsi="Times New Roman"/>
                <w:szCs w:val="21"/>
              </w:rPr>
              <w:t>97/30=3.2</w:t>
            </w:r>
            <w:r w:rsidRPr="00D07157">
              <w:rPr>
                <w:rFonts w:ascii="Times New Roman" w:hAnsi="Times New Roman"/>
                <w:szCs w:val="21"/>
              </w:rPr>
              <w:t>，需要</w:t>
            </w:r>
            <w:r w:rsidRPr="00D07157">
              <w:rPr>
                <w:rFonts w:ascii="Times New Roman" w:hAnsi="Times New Roman"/>
                <w:szCs w:val="21"/>
              </w:rPr>
              <w:t>4</w:t>
            </w:r>
            <w:r w:rsidRPr="00D07157">
              <w:rPr>
                <w:rFonts w:ascii="Times New Roman" w:hAnsi="Times New Roman"/>
                <w:szCs w:val="21"/>
              </w:rPr>
              <w:t>个基本帧。</w:t>
            </w:r>
          </w:p>
        </w:tc>
      </w:tr>
      <w:tr w:rsidR="00255591" w:rsidRPr="00D07157" w:rsidTr="00D436FE">
        <w:tc>
          <w:tcPr>
            <w:tcW w:w="1418" w:type="dxa"/>
          </w:tcPr>
          <w:p w:rsidR="00255591" w:rsidRPr="00D07157" w:rsidRDefault="00255591" w:rsidP="00D436FE">
            <w:pPr>
              <w:rPr>
                <w:rFonts w:ascii="Times New Roman" w:hAnsi="Times New Roman"/>
                <w:szCs w:val="21"/>
              </w:rPr>
            </w:pPr>
            <w:r w:rsidRPr="00D07157">
              <w:rPr>
                <w:rFonts w:ascii="Times New Roman" w:hAnsi="Times New Roman"/>
                <w:szCs w:val="21"/>
              </w:rPr>
              <w:t>1/(64khz*2)</w:t>
            </w:r>
          </w:p>
        </w:tc>
        <w:tc>
          <w:tcPr>
            <w:tcW w:w="1134" w:type="dxa"/>
          </w:tcPr>
          <w:p w:rsidR="00255591" w:rsidRPr="00D07157" w:rsidRDefault="00255591" w:rsidP="00D436FE">
            <w:pPr>
              <w:rPr>
                <w:rFonts w:ascii="Times New Roman" w:hAnsi="Times New Roman"/>
                <w:szCs w:val="21"/>
              </w:rPr>
            </w:pPr>
            <w:r w:rsidRPr="00D07157">
              <w:rPr>
                <w:rFonts w:ascii="Times New Roman" w:hAnsi="Times New Roman"/>
                <w:szCs w:val="21"/>
              </w:rPr>
              <w:t>193</w:t>
            </w:r>
          </w:p>
        </w:tc>
        <w:tc>
          <w:tcPr>
            <w:tcW w:w="1276" w:type="dxa"/>
          </w:tcPr>
          <w:p w:rsidR="00255591" w:rsidRPr="00D07157" w:rsidRDefault="00255591" w:rsidP="00D436FE">
            <w:pPr>
              <w:rPr>
                <w:rFonts w:ascii="Times New Roman" w:hAnsi="Times New Roman"/>
                <w:szCs w:val="21"/>
              </w:rPr>
            </w:pPr>
            <w:r w:rsidRPr="00D07157">
              <w:rPr>
                <w:rFonts w:ascii="Times New Roman" w:hAnsi="Times New Roman"/>
                <w:szCs w:val="21"/>
              </w:rPr>
              <w:t>7</w:t>
            </w:r>
          </w:p>
        </w:tc>
        <w:tc>
          <w:tcPr>
            <w:tcW w:w="5561" w:type="dxa"/>
          </w:tcPr>
          <w:p w:rsidR="00255591" w:rsidRPr="00D07157" w:rsidRDefault="00255591" w:rsidP="00D436FE">
            <w:pPr>
              <w:rPr>
                <w:rFonts w:ascii="Times New Roman" w:hAnsi="Times New Roman"/>
                <w:szCs w:val="21"/>
              </w:rPr>
            </w:pPr>
            <w:r w:rsidRPr="00D07157">
              <w:rPr>
                <w:rFonts w:ascii="Times New Roman" w:hAnsi="Times New Roman"/>
                <w:szCs w:val="21"/>
              </w:rPr>
              <w:t>1.5ms</w:t>
            </w:r>
            <w:r w:rsidRPr="00D07157">
              <w:rPr>
                <w:rFonts w:ascii="Times New Roman" w:hAnsi="Times New Roman"/>
                <w:szCs w:val="21"/>
              </w:rPr>
              <w:t>传输</w:t>
            </w:r>
            <w:r w:rsidRPr="00D07157">
              <w:rPr>
                <w:rFonts w:ascii="Times New Roman" w:hAnsi="Times New Roman"/>
                <w:szCs w:val="21"/>
              </w:rPr>
              <w:t>192</w:t>
            </w:r>
            <w:r w:rsidRPr="00D07157">
              <w:rPr>
                <w:rFonts w:ascii="Times New Roman" w:hAnsi="Times New Roman"/>
                <w:szCs w:val="21"/>
              </w:rPr>
              <w:t>组</w:t>
            </w:r>
            <w:r w:rsidRPr="00D07157">
              <w:rPr>
                <w:rFonts w:ascii="Times New Roman" w:hAnsi="Times New Roman"/>
                <w:szCs w:val="21"/>
              </w:rPr>
              <w:t>IQ</w:t>
            </w:r>
            <w:r w:rsidRPr="00D07157">
              <w:rPr>
                <w:rFonts w:ascii="Times New Roman" w:hAnsi="Times New Roman"/>
                <w:szCs w:val="21"/>
              </w:rPr>
              <w:t>数据，需要占用</w:t>
            </w:r>
            <w:r w:rsidRPr="00D07157">
              <w:rPr>
                <w:rFonts w:ascii="Times New Roman" w:hAnsi="Times New Roman"/>
                <w:szCs w:val="21"/>
              </w:rPr>
              <w:t>193</w:t>
            </w:r>
            <w:r w:rsidRPr="00D07157">
              <w:rPr>
                <w:rFonts w:ascii="Times New Roman" w:hAnsi="Times New Roman"/>
                <w:szCs w:val="21"/>
              </w:rPr>
              <w:t>个容器，第一个容器负载指示信息，其他的</w:t>
            </w:r>
            <w:r w:rsidRPr="00D07157">
              <w:rPr>
                <w:rFonts w:ascii="Times New Roman" w:hAnsi="Times New Roman"/>
                <w:szCs w:val="21"/>
              </w:rPr>
              <w:t>192</w:t>
            </w:r>
            <w:r w:rsidRPr="00D07157">
              <w:rPr>
                <w:rFonts w:ascii="Times New Roman" w:hAnsi="Times New Roman"/>
                <w:szCs w:val="21"/>
              </w:rPr>
              <w:t>个容器负载</w:t>
            </w:r>
            <w:r w:rsidRPr="00D07157">
              <w:rPr>
                <w:rFonts w:ascii="Times New Roman" w:hAnsi="Times New Roman"/>
                <w:szCs w:val="21"/>
              </w:rPr>
              <w:t>IQ</w:t>
            </w:r>
            <w:r w:rsidRPr="00D07157">
              <w:rPr>
                <w:rFonts w:ascii="Times New Roman" w:hAnsi="Times New Roman"/>
                <w:szCs w:val="21"/>
              </w:rPr>
              <w:t>数据，</w:t>
            </w:r>
            <w:r w:rsidRPr="00D07157">
              <w:rPr>
                <w:rFonts w:ascii="Times New Roman" w:hAnsi="Times New Roman"/>
                <w:szCs w:val="21"/>
              </w:rPr>
              <w:t>193/30=6.4</w:t>
            </w:r>
            <w:r w:rsidRPr="00D07157">
              <w:rPr>
                <w:rFonts w:ascii="Times New Roman" w:hAnsi="Times New Roman"/>
                <w:szCs w:val="21"/>
              </w:rPr>
              <w:t>，需要</w:t>
            </w:r>
            <w:r w:rsidRPr="00D07157">
              <w:rPr>
                <w:rFonts w:ascii="Times New Roman" w:hAnsi="Times New Roman"/>
                <w:szCs w:val="21"/>
              </w:rPr>
              <w:t>7</w:t>
            </w:r>
            <w:r w:rsidRPr="00D07157">
              <w:rPr>
                <w:rFonts w:ascii="Times New Roman" w:hAnsi="Times New Roman"/>
                <w:szCs w:val="21"/>
              </w:rPr>
              <w:t>个基本帧。</w:t>
            </w:r>
          </w:p>
        </w:tc>
      </w:tr>
      <w:tr w:rsidR="00255591" w:rsidRPr="00D07157" w:rsidTr="00D436FE">
        <w:tc>
          <w:tcPr>
            <w:tcW w:w="1418" w:type="dxa"/>
          </w:tcPr>
          <w:p w:rsidR="00255591" w:rsidRPr="00D07157" w:rsidRDefault="00255591" w:rsidP="00D436FE">
            <w:pPr>
              <w:rPr>
                <w:rFonts w:ascii="Times New Roman" w:hAnsi="Times New Roman"/>
                <w:szCs w:val="21"/>
              </w:rPr>
            </w:pPr>
            <w:r w:rsidRPr="00D07157">
              <w:rPr>
                <w:rFonts w:ascii="Times New Roman" w:hAnsi="Times New Roman"/>
                <w:szCs w:val="21"/>
              </w:rPr>
              <w:t>1/(64khz*5)</w:t>
            </w:r>
          </w:p>
        </w:tc>
        <w:tc>
          <w:tcPr>
            <w:tcW w:w="1134" w:type="dxa"/>
          </w:tcPr>
          <w:p w:rsidR="00255591" w:rsidRPr="00D07157" w:rsidRDefault="00255591" w:rsidP="00D436FE">
            <w:pPr>
              <w:rPr>
                <w:rFonts w:ascii="Times New Roman" w:hAnsi="Times New Roman"/>
                <w:szCs w:val="21"/>
              </w:rPr>
            </w:pPr>
            <w:r w:rsidRPr="00D07157">
              <w:rPr>
                <w:rFonts w:ascii="Times New Roman" w:hAnsi="Times New Roman"/>
                <w:szCs w:val="21"/>
              </w:rPr>
              <w:t>481</w:t>
            </w:r>
          </w:p>
        </w:tc>
        <w:tc>
          <w:tcPr>
            <w:tcW w:w="1276" w:type="dxa"/>
          </w:tcPr>
          <w:p w:rsidR="00255591" w:rsidRPr="00D07157" w:rsidRDefault="00255591" w:rsidP="00D436FE">
            <w:pPr>
              <w:rPr>
                <w:rFonts w:ascii="Times New Roman" w:hAnsi="Times New Roman"/>
                <w:szCs w:val="21"/>
              </w:rPr>
            </w:pPr>
            <w:r w:rsidRPr="00D07157">
              <w:rPr>
                <w:rFonts w:ascii="Times New Roman" w:hAnsi="Times New Roman"/>
                <w:szCs w:val="21"/>
              </w:rPr>
              <w:t>16</w:t>
            </w:r>
          </w:p>
        </w:tc>
        <w:tc>
          <w:tcPr>
            <w:tcW w:w="5561" w:type="dxa"/>
          </w:tcPr>
          <w:p w:rsidR="00255591" w:rsidRPr="00D07157" w:rsidRDefault="00255591" w:rsidP="00D436FE">
            <w:pPr>
              <w:rPr>
                <w:rFonts w:ascii="Times New Roman" w:hAnsi="Times New Roman"/>
                <w:szCs w:val="21"/>
              </w:rPr>
            </w:pPr>
            <w:r w:rsidRPr="00D07157">
              <w:rPr>
                <w:rFonts w:ascii="Times New Roman" w:hAnsi="Times New Roman"/>
                <w:szCs w:val="21"/>
              </w:rPr>
              <w:t>1.5ms</w:t>
            </w:r>
            <w:r w:rsidRPr="00D07157">
              <w:rPr>
                <w:rFonts w:ascii="Times New Roman" w:hAnsi="Times New Roman"/>
                <w:szCs w:val="21"/>
              </w:rPr>
              <w:t>传输</w:t>
            </w:r>
            <w:r w:rsidRPr="00D07157">
              <w:rPr>
                <w:rFonts w:ascii="Times New Roman" w:hAnsi="Times New Roman"/>
                <w:szCs w:val="21"/>
              </w:rPr>
              <w:t>96</w:t>
            </w:r>
            <w:r w:rsidRPr="00D07157">
              <w:rPr>
                <w:rFonts w:ascii="Times New Roman" w:hAnsi="Times New Roman"/>
                <w:szCs w:val="21"/>
              </w:rPr>
              <w:t>组</w:t>
            </w:r>
            <w:r w:rsidRPr="00D07157">
              <w:rPr>
                <w:rFonts w:ascii="Times New Roman" w:hAnsi="Times New Roman"/>
                <w:szCs w:val="21"/>
              </w:rPr>
              <w:t>480</w:t>
            </w:r>
            <w:r w:rsidRPr="00D07157">
              <w:rPr>
                <w:rFonts w:ascii="Times New Roman" w:hAnsi="Times New Roman"/>
                <w:szCs w:val="21"/>
              </w:rPr>
              <w:t>数据，需要占用</w:t>
            </w:r>
            <w:r w:rsidRPr="00D07157">
              <w:rPr>
                <w:rFonts w:ascii="Times New Roman" w:hAnsi="Times New Roman"/>
                <w:szCs w:val="21"/>
              </w:rPr>
              <w:t>481</w:t>
            </w:r>
            <w:r w:rsidRPr="00D07157">
              <w:rPr>
                <w:rFonts w:ascii="Times New Roman" w:hAnsi="Times New Roman"/>
                <w:szCs w:val="21"/>
              </w:rPr>
              <w:t>个容器，第一个容器负载指示信息，其他的</w:t>
            </w:r>
            <w:r w:rsidRPr="00D07157">
              <w:rPr>
                <w:rFonts w:ascii="Times New Roman" w:hAnsi="Times New Roman"/>
                <w:szCs w:val="21"/>
              </w:rPr>
              <w:t>480</w:t>
            </w:r>
            <w:r w:rsidRPr="00D07157">
              <w:rPr>
                <w:rFonts w:ascii="Times New Roman" w:hAnsi="Times New Roman"/>
                <w:szCs w:val="21"/>
              </w:rPr>
              <w:t>个容器负载</w:t>
            </w:r>
            <w:r w:rsidRPr="00D07157">
              <w:rPr>
                <w:rFonts w:ascii="Times New Roman" w:hAnsi="Times New Roman"/>
                <w:szCs w:val="21"/>
              </w:rPr>
              <w:t>IQ</w:t>
            </w:r>
            <w:r w:rsidRPr="00D07157">
              <w:rPr>
                <w:rFonts w:ascii="Times New Roman" w:hAnsi="Times New Roman"/>
                <w:szCs w:val="21"/>
              </w:rPr>
              <w:t>数据，</w:t>
            </w:r>
            <w:r w:rsidRPr="00D07157">
              <w:rPr>
                <w:rFonts w:ascii="Times New Roman" w:hAnsi="Times New Roman"/>
                <w:szCs w:val="21"/>
              </w:rPr>
              <w:t>481/30=16.03</w:t>
            </w:r>
            <w:r w:rsidRPr="00D07157">
              <w:rPr>
                <w:rFonts w:ascii="Times New Roman" w:hAnsi="Times New Roman"/>
                <w:szCs w:val="21"/>
              </w:rPr>
              <w:t>，需要</w:t>
            </w:r>
            <w:r w:rsidRPr="00D07157">
              <w:rPr>
                <w:rFonts w:ascii="Times New Roman" w:hAnsi="Times New Roman"/>
                <w:szCs w:val="21"/>
              </w:rPr>
              <w:t>17</w:t>
            </w:r>
            <w:r w:rsidRPr="00D07157">
              <w:rPr>
                <w:rFonts w:ascii="Times New Roman" w:hAnsi="Times New Roman"/>
                <w:szCs w:val="21"/>
              </w:rPr>
              <w:t>个基本帧。</w:t>
            </w:r>
          </w:p>
        </w:tc>
      </w:tr>
      <w:tr w:rsidR="00255591" w:rsidRPr="00D07157" w:rsidTr="00D436FE">
        <w:tc>
          <w:tcPr>
            <w:tcW w:w="1418" w:type="dxa"/>
          </w:tcPr>
          <w:p w:rsidR="00255591" w:rsidRPr="00D07157" w:rsidRDefault="00255591" w:rsidP="00D436FE">
            <w:pPr>
              <w:rPr>
                <w:rFonts w:ascii="Times New Roman" w:hAnsi="Times New Roman"/>
                <w:szCs w:val="21"/>
              </w:rPr>
            </w:pPr>
            <w:r w:rsidRPr="00D07157">
              <w:rPr>
                <w:rFonts w:ascii="Times New Roman" w:hAnsi="Times New Roman"/>
                <w:szCs w:val="21"/>
              </w:rPr>
              <w:t>1/(64khz*10)</w:t>
            </w:r>
          </w:p>
        </w:tc>
        <w:tc>
          <w:tcPr>
            <w:tcW w:w="1134" w:type="dxa"/>
          </w:tcPr>
          <w:p w:rsidR="00255591" w:rsidRPr="00D07157" w:rsidRDefault="00255591" w:rsidP="00D436FE">
            <w:pPr>
              <w:rPr>
                <w:rFonts w:ascii="Times New Roman" w:hAnsi="Times New Roman"/>
                <w:szCs w:val="21"/>
              </w:rPr>
            </w:pPr>
            <w:r w:rsidRPr="00D07157">
              <w:rPr>
                <w:rFonts w:ascii="Times New Roman" w:hAnsi="Times New Roman"/>
                <w:szCs w:val="21"/>
              </w:rPr>
              <w:t>961</w:t>
            </w:r>
          </w:p>
        </w:tc>
        <w:tc>
          <w:tcPr>
            <w:tcW w:w="1276" w:type="dxa"/>
          </w:tcPr>
          <w:p w:rsidR="00255591" w:rsidRPr="00D07157" w:rsidRDefault="00255591" w:rsidP="00D436FE">
            <w:pPr>
              <w:rPr>
                <w:rFonts w:ascii="Times New Roman" w:hAnsi="Times New Roman"/>
                <w:szCs w:val="21"/>
              </w:rPr>
            </w:pPr>
            <w:r w:rsidRPr="00D07157">
              <w:rPr>
                <w:rFonts w:ascii="Times New Roman" w:hAnsi="Times New Roman"/>
                <w:szCs w:val="21"/>
              </w:rPr>
              <w:t>16</w:t>
            </w:r>
          </w:p>
        </w:tc>
        <w:tc>
          <w:tcPr>
            <w:tcW w:w="5561" w:type="dxa"/>
          </w:tcPr>
          <w:p w:rsidR="00255591" w:rsidRPr="00D07157" w:rsidRDefault="00255591" w:rsidP="00D436FE">
            <w:pPr>
              <w:rPr>
                <w:rFonts w:ascii="Times New Roman" w:hAnsi="Times New Roman"/>
                <w:szCs w:val="21"/>
              </w:rPr>
            </w:pPr>
            <w:r w:rsidRPr="00D07157">
              <w:rPr>
                <w:rFonts w:ascii="Times New Roman" w:hAnsi="Times New Roman"/>
                <w:szCs w:val="21"/>
              </w:rPr>
              <w:t>1.5ms</w:t>
            </w:r>
            <w:r w:rsidRPr="00D07157">
              <w:rPr>
                <w:rFonts w:ascii="Times New Roman" w:hAnsi="Times New Roman"/>
                <w:szCs w:val="21"/>
              </w:rPr>
              <w:t>传输</w:t>
            </w:r>
            <w:r w:rsidRPr="00D07157">
              <w:rPr>
                <w:rFonts w:ascii="Times New Roman" w:hAnsi="Times New Roman"/>
                <w:szCs w:val="21"/>
              </w:rPr>
              <w:t>960</w:t>
            </w:r>
            <w:r w:rsidRPr="00D07157">
              <w:rPr>
                <w:rFonts w:ascii="Times New Roman" w:hAnsi="Times New Roman"/>
                <w:szCs w:val="21"/>
              </w:rPr>
              <w:t>组</w:t>
            </w:r>
            <w:r w:rsidRPr="00D07157">
              <w:rPr>
                <w:rFonts w:ascii="Times New Roman" w:hAnsi="Times New Roman"/>
                <w:szCs w:val="21"/>
              </w:rPr>
              <w:t>IQ</w:t>
            </w:r>
            <w:r w:rsidRPr="00D07157">
              <w:rPr>
                <w:rFonts w:ascii="Times New Roman" w:hAnsi="Times New Roman"/>
                <w:szCs w:val="21"/>
              </w:rPr>
              <w:t>数据，需要占用</w:t>
            </w:r>
            <w:r w:rsidRPr="00D07157">
              <w:rPr>
                <w:rFonts w:ascii="Times New Roman" w:hAnsi="Times New Roman"/>
                <w:szCs w:val="21"/>
              </w:rPr>
              <w:t>961</w:t>
            </w:r>
            <w:r w:rsidRPr="00D07157">
              <w:rPr>
                <w:rFonts w:ascii="Times New Roman" w:hAnsi="Times New Roman"/>
                <w:szCs w:val="21"/>
              </w:rPr>
              <w:t>个容器，第一个容器负载指示信息，其他的</w:t>
            </w:r>
            <w:r w:rsidRPr="00D07157">
              <w:rPr>
                <w:rFonts w:ascii="Times New Roman" w:hAnsi="Times New Roman"/>
                <w:szCs w:val="21"/>
              </w:rPr>
              <w:t>960</w:t>
            </w:r>
            <w:r w:rsidRPr="00D07157">
              <w:rPr>
                <w:rFonts w:ascii="Times New Roman" w:hAnsi="Times New Roman"/>
                <w:szCs w:val="21"/>
              </w:rPr>
              <w:t>个容器负载</w:t>
            </w:r>
            <w:r w:rsidRPr="00D07157">
              <w:rPr>
                <w:rFonts w:ascii="Times New Roman" w:hAnsi="Times New Roman"/>
                <w:szCs w:val="21"/>
              </w:rPr>
              <w:t>IQ</w:t>
            </w:r>
            <w:r w:rsidRPr="00D07157">
              <w:rPr>
                <w:rFonts w:ascii="Times New Roman" w:hAnsi="Times New Roman"/>
                <w:szCs w:val="21"/>
              </w:rPr>
              <w:t>数据，</w:t>
            </w:r>
            <w:r w:rsidRPr="00D07157">
              <w:rPr>
                <w:rFonts w:ascii="Times New Roman" w:hAnsi="Times New Roman"/>
                <w:szCs w:val="21"/>
              </w:rPr>
              <w:t>961/30=32.03</w:t>
            </w:r>
            <w:r w:rsidRPr="00D07157">
              <w:rPr>
                <w:rFonts w:ascii="Times New Roman" w:hAnsi="Times New Roman"/>
                <w:szCs w:val="21"/>
              </w:rPr>
              <w:t>，需要</w:t>
            </w:r>
            <w:r w:rsidRPr="00D07157">
              <w:rPr>
                <w:rFonts w:ascii="Times New Roman" w:hAnsi="Times New Roman"/>
                <w:szCs w:val="21"/>
              </w:rPr>
              <w:t>33</w:t>
            </w:r>
            <w:r w:rsidRPr="00D07157">
              <w:rPr>
                <w:rFonts w:ascii="Times New Roman" w:hAnsi="Times New Roman"/>
                <w:szCs w:val="21"/>
              </w:rPr>
              <w:t>个基本帧。</w:t>
            </w:r>
          </w:p>
        </w:tc>
      </w:tr>
      <w:tr w:rsidR="00255591" w:rsidRPr="00D07157" w:rsidTr="00D436FE">
        <w:tc>
          <w:tcPr>
            <w:tcW w:w="1418" w:type="dxa"/>
          </w:tcPr>
          <w:p w:rsidR="00255591" w:rsidRPr="00D07157" w:rsidRDefault="00255591" w:rsidP="00D436FE">
            <w:pPr>
              <w:rPr>
                <w:rFonts w:ascii="Times New Roman" w:hAnsi="Times New Roman"/>
                <w:szCs w:val="21"/>
              </w:rPr>
            </w:pPr>
            <w:r w:rsidRPr="00D07157">
              <w:rPr>
                <w:rFonts w:ascii="Times New Roman" w:hAnsi="Times New Roman"/>
                <w:szCs w:val="21"/>
              </w:rPr>
              <w:t>1/(64khz*15)</w:t>
            </w:r>
          </w:p>
        </w:tc>
        <w:tc>
          <w:tcPr>
            <w:tcW w:w="1134" w:type="dxa"/>
          </w:tcPr>
          <w:p w:rsidR="00255591" w:rsidRPr="00D07157" w:rsidRDefault="00255591" w:rsidP="00D436FE">
            <w:pPr>
              <w:rPr>
                <w:rFonts w:ascii="Times New Roman" w:hAnsi="Times New Roman"/>
                <w:szCs w:val="21"/>
              </w:rPr>
            </w:pPr>
            <w:r w:rsidRPr="00D07157">
              <w:rPr>
                <w:rFonts w:ascii="Times New Roman" w:hAnsi="Times New Roman"/>
                <w:szCs w:val="21"/>
              </w:rPr>
              <w:t>1441</w:t>
            </w:r>
          </w:p>
        </w:tc>
        <w:tc>
          <w:tcPr>
            <w:tcW w:w="1276" w:type="dxa"/>
          </w:tcPr>
          <w:p w:rsidR="00255591" w:rsidRPr="00D07157" w:rsidRDefault="00255591" w:rsidP="00D436FE">
            <w:pPr>
              <w:rPr>
                <w:rFonts w:ascii="Times New Roman" w:hAnsi="Times New Roman"/>
                <w:szCs w:val="21"/>
              </w:rPr>
            </w:pPr>
            <w:r w:rsidRPr="00D07157">
              <w:rPr>
                <w:rFonts w:ascii="Times New Roman" w:hAnsi="Times New Roman"/>
                <w:szCs w:val="21"/>
              </w:rPr>
              <w:t>16</w:t>
            </w:r>
          </w:p>
        </w:tc>
        <w:tc>
          <w:tcPr>
            <w:tcW w:w="5561" w:type="dxa"/>
          </w:tcPr>
          <w:p w:rsidR="00255591" w:rsidRPr="00D07157" w:rsidRDefault="00255591" w:rsidP="00D436FE">
            <w:pPr>
              <w:rPr>
                <w:rFonts w:ascii="Times New Roman" w:hAnsi="Times New Roman"/>
                <w:szCs w:val="21"/>
              </w:rPr>
            </w:pPr>
            <w:r w:rsidRPr="00D07157">
              <w:rPr>
                <w:rFonts w:ascii="Times New Roman" w:hAnsi="Times New Roman"/>
                <w:szCs w:val="21"/>
              </w:rPr>
              <w:t>1.5ms</w:t>
            </w:r>
            <w:r w:rsidRPr="00D07157">
              <w:rPr>
                <w:rFonts w:ascii="Times New Roman" w:hAnsi="Times New Roman"/>
                <w:szCs w:val="21"/>
              </w:rPr>
              <w:t>传输</w:t>
            </w:r>
            <w:r w:rsidRPr="00D07157">
              <w:rPr>
                <w:rFonts w:ascii="Times New Roman" w:hAnsi="Times New Roman"/>
                <w:szCs w:val="21"/>
              </w:rPr>
              <w:t>1440</w:t>
            </w:r>
            <w:r w:rsidRPr="00D07157">
              <w:rPr>
                <w:rFonts w:ascii="Times New Roman" w:hAnsi="Times New Roman"/>
                <w:szCs w:val="21"/>
              </w:rPr>
              <w:t>组</w:t>
            </w:r>
            <w:r w:rsidRPr="00D07157">
              <w:rPr>
                <w:rFonts w:ascii="Times New Roman" w:hAnsi="Times New Roman"/>
                <w:szCs w:val="21"/>
              </w:rPr>
              <w:t>IQ</w:t>
            </w:r>
            <w:r w:rsidRPr="00D07157">
              <w:rPr>
                <w:rFonts w:ascii="Times New Roman" w:hAnsi="Times New Roman"/>
                <w:szCs w:val="21"/>
              </w:rPr>
              <w:t>数据，需要占用</w:t>
            </w:r>
            <w:r w:rsidRPr="00D07157">
              <w:rPr>
                <w:rFonts w:ascii="Times New Roman" w:hAnsi="Times New Roman"/>
                <w:szCs w:val="21"/>
              </w:rPr>
              <w:t>1441</w:t>
            </w:r>
            <w:r w:rsidRPr="00D07157">
              <w:rPr>
                <w:rFonts w:ascii="Times New Roman" w:hAnsi="Times New Roman"/>
                <w:szCs w:val="21"/>
              </w:rPr>
              <w:t>个容器，第一个容器负载指示信息，其他的</w:t>
            </w:r>
            <w:r w:rsidRPr="00D07157">
              <w:rPr>
                <w:rFonts w:ascii="Times New Roman" w:hAnsi="Times New Roman"/>
                <w:szCs w:val="21"/>
              </w:rPr>
              <w:t>1440</w:t>
            </w:r>
            <w:r w:rsidRPr="00D07157">
              <w:rPr>
                <w:rFonts w:ascii="Times New Roman" w:hAnsi="Times New Roman"/>
                <w:szCs w:val="21"/>
              </w:rPr>
              <w:t>个容器负载</w:t>
            </w:r>
            <w:r w:rsidRPr="00D07157">
              <w:rPr>
                <w:rFonts w:ascii="Times New Roman" w:hAnsi="Times New Roman"/>
                <w:szCs w:val="21"/>
              </w:rPr>
              <w:t>IQ</w:t>
            </w:r>
            <w:r w:rsidRPr="00D07157">
              <w:rPr>
                <w:rFonts w:ascii="Times New Roman" w:hAnsi="Times New Roman"/>
                <w:szCs w:val="21"/>
              </w:rPr>
              <w:t>数据，</w:t>
            </w:r>
            <w:r w:rsidRPr="00D07157">
              <w:rPr>
                <w:rFonts w:ascii="Times New Roman" w:hAnsi="Times New Roman"/>
                <w:szCs w:val="21"/>
              </w:rPr>
              <w:t>1441/30=48.03</w:t>
            </w:r>
            <w:r w:rsidRPr="00D07157">
              <w:rPr>
                <w:rFonts w:ascii="Times New Roman" w:hAnsi="Times New Roman"/>
                <w:szCs w:val="21"/>
              </w:rPr>
              <w:t>，需要</w:t>
            </w:r>
            <w:r w:rsidRPr="00D07157">
              <w:rPr>
                <w:rFonts w:ascii="Times New Roman" w:hAnsi="Times New Roman"/>
                <w:szCs w:val="21"/>
              </w:rPr>
              <w:t>49</w:t>
            </w:r>
            <w:r w:rsidRPr="00D07157">
              <w:rPr>
                <w:rFonts w:ascii="Times New Roman" w:hAnsi="Times New Roman"/>
                <w:szCs w:val="21"/>
              </w:rPr>
              <w:t>个基本帧。</w:t>
            </w:r>
          </w:p>
        </w:tc>
      </w:tr>
    </w:tbl>
    <w:p w:rsidR="00255591" w:rsidRPr="00D07157" w:rsidRDefault="00255591" w:rsidP="00255591">
      <w:pPr>
        <w:ind w:firstLineChars="250" w:firstLine="600"/>
        <w:rPr>
          <w:rFonts w:ascii="Times New Roman" w:hAnsi="Times New Roman"/>
          <w:sz w:val="24"/>
          <w:szCs w:val="24"/>
        </w:rPr>
      </w:pPr>
      <w:r w:rsidRPr="00D07157">
        <w:rPr>
          <w:rFonts w:ascii="Times New Roman" w:hAnsi="Times New Roman"/>
          <w:sz w:val="24"/>
          <w:szCs w:val="24"/>
        </w:rPr>
        <w:t>我们上述选择的</w:t>
      </w:r>
      <w:proofErr w:type="gramStart"/>
      <w:r w:rsidRPr="00D07157">
        <w:rPr>
          <w:rFonts w:ascii="Times New Roman" w:hAnsi="Times New Roman"/>
          <w:sz w:val="24"/>
          <w:szCs w:val="24"/>
        </w:rPr>
        <w:t>解帧方式</w:t>
      </w:r>
      <w:proofErr w:type="gramEnd"/>
      <w:r w:rsidRPr="00D07157">
        <w:rPr>
          <w:rFonts w:ascii="Times New Roman" w:hAnsi="Times New Roman"/>
          <w:sz w:val="24"/>
          <w:szCs w:val="24"/>
        </w:rPr>
        <w:t>是：一个时隙内的每路数据占用整数</w:t>
      </w:r>
      <w:proofErr w:type="gramStart"/>
      <w:r w:rsidRPr="00D07157">
        <w:rPr>
          <w:rFonts w:ascii="Times New Roman" w:hAnsi="Times New Roman"/>
          <w:sz w:val="24"/>
          <w:szCs w:val="24"/>
        </w:rPr>
        <w:t>个</w:t>
      </w:r>
      <w:proofErr w:type="gramEnd"/>
      <w:r w:rsidRPr="00D07157">
        <w:rPr>
          <w:rFonts w:ascii="Times New Roman" w:hAnsi="Times New Roman"/>
          <w:sz w:val="24"/>
          <w:szCs w:val="24"/>
        </w:rPr>
        <w:t>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传输，这样就会导致一些容器是没有传输数据的，还有一种方式就是每个容器都有数据传输，例如第一路数据传输占用了</w:t>
      </w:r>
      <w:r w:rsidRPr="00D07157">
        <w:rPr>
          <w:rFonts w:ascii="Times New Roman" w:hAnsi="Times New Roman"/>
          <w:sz w:val="24"/>
          <w:szCs w:val="24"/>
        </w:rPr>
        <w:t>0—2</w:t>
      </w:r>
      <w:r w:rsidRPr="00D07157">
        <w:rPr>
          <w:rFonts w:ascii="Times New Roman" w:hAnsi="Times New Roman"/>
          <w:sz w:val="24"/>
          <w:szCs w:val="24"/>
        </w:rPr>
        <w:t>号基本帧的全部容器，</w:t>
      </w:r>
      <w:r w:rsidRPr="00D07157">
        <w:rPr>
          <w:rFonts w:ascii="Times New Roman" w:hAnsi="Times New Roman"/>
          <w:sz w:val="24"/>
          <w:szCs w:val="24"/>
        </w:rPr>
        <w:t>3</w:t>
      </w:r>
      <w:r w:rsidRPr="00D07157">
        <w:rPr>
          <w:rFonts w:ascii="Times New Roman" w:hAnsi="Times New Roman"/>
          <w:sz w:val="24"/>
          <w:szCs w:val="24"/>
        </w:rPr>
        <w:t>号基本帧的</w:t>
      </w:r>
      <w:r w:rsidRPr="00D07157">
        <w:rPr>
          <w:rFonts w:ascii="Times New Roman" w:hAnsi="Times New Roman"/>
          <w:sz w:val="24"/>
          <w:szCs w:val="24"/>
        </w:rPr>
        <w:t>AXC0—AXC6</w:t>
      </w:r>
      <w:r w:rsidRPr="00D07157">
        <w:rPr>
          <w:rFonts w:ascii="Times New Roman" w:hAnsi="Times New Roman"/>
          <w:sz w:val="24"/>
          <w:szCs w:val="24"/>
        </w:rPr>
        <w:t>容器，那么</w:t>
      </w:r>
      <w:r w:rsidRPr="00D07157">
        <w:rPr>
          <w:rFonts w:ascii="Times New Roman" w:hAnsi="Times New Roman"/>
          <w:sz w:val="24"/>
          <w:szCs w:val="24"/>
        </w:rPr>
        <w:t>3</w:t>
      </w:r>
      <w:r w:rsidRPr="00D07157">
        <w:rPr>
          <w:rFonts w:ascii="Times New Roman" w:hAnsi="Times New Roman"/>
          <w:sz w:val="24"/>
          <w:szCs w:val="24"/>
        </w:rPr>
        <w:t>号基本帧的</w:t>
      </w:r>
      <w:r w:rsidRPr="00D07157">
        <w:rPr>
          <w:rFonts w:ascii="Times New Roman" w:hAnsi="Times New Roman"/>
          <w:sz w:val="24"/>
          <w:szCs w:val="24"/>
        </w:rPr>
        <w:t>AXC7</w:t>
      </w:r>
      <w:r w:rsidRPr="00D07157">
        <w:rPr>
          <w:rFonts w:ascii="Times New Roman" w:hAnsi="Times New Roman"/>
          <w:sz w:val="24"/>
          <w:szCs w:val="24"/>
        </w:rPr>
        <w:t>号容器就开始负载第二路数据，之后的容器和</w:t>
      </w:r>
      <w:proofErr w:type="gramStart"/>
      <w:r w:rsidRPr="00D07157">
        <w:rPr>
          <w:rFonts w:ascii="Times New Roman" w:hAnsi="Times New Roman"/>
          <w:sz w:val="24"/>
          <w:szCs w:val="24"/>
        </w:rPr>
        <w:t>基本帧都用于</w:t>
      </w:r>
      <w:proofErr w:type="gramEnd"/>
      <w:r w:rsidRPr="00D07157">
        <w:rPr>
          <w:rFonts w:ascii="Times New Roman" w:hAnsi="Times New Roman"/>
          <w:sz w:val="24"/>
          <w:szCs w:val="24"/>
        </w:rPr>
        <w:t>负载第二路数据，直到一个时隙的第二路数据传完，再传输第三路。这种方式利用率高，但是</w:t>
      </w:r>
      <w:proofErr w:type="gramStart"/>
      <w:r w:rsidRPr="00D07157">
        <w:rPr>
          <w:rFonts w:ascii="Times New Roman" w:hAnsi="Times New Roman"/>
          <w:sz w:val="24"/>
          <w:szCs w:val="24"/>
        </w:rPr>
        <w:t>解帧比较</w:t>
      </w:r>
      <w:proofErr w:type="gramEnd"/>
      <w:r w:rsidRPr="00D07157">
        <w:rPr>
          <w:rFonts w:ascii="Times New Roman" w:hAnsi="Times New Roman"/>
          <w:sz w:val="24"/>
          <w:szCs w:val="24"/>
        </w:rPr>
        <w:t>麻烦。</w:t>
      </w:r>
    </w:p>
    <w:p w:rsidR="00255591" w:rsidRPr="00D07157" w:rsidRDefault="00255591" w:rsidP="00255591">
      <w:pPr>
        <w:pStyle w:val="3"/>
        <w:rPr>
          <w:rFonts w:ascii="Times New Roman" w:hAnsi="Times New Roman"/>
        </w:rPr>
      </w:pPr>
      <w:bookmarkStart w:id="74" w:name="_Toc387754551"/>
      <w:r w:rsidRPr="00D07157">
        <w:rPr>
          <w:rFonts w:ascii="Times New Roman" w:hAnsi="Times New Roman"/>
        </w:rPr>
        <w:lastRenderedPageBreak/>
        <w:t>3.1.2  BBU</w:t>
      </w:r>
      <w:r w:rsidRPr="00D07157">
        <w:rPr>
          <w:rFonts w:ascii="Times New Roman" w:hAnsi="Times New Roman"/>
        </w:rPr>
        <w:t>处理定时信息：上行缓冲器的设计</w:t>
      </w:r>
      <w:bookmarkEnd w:id="74"/>
    </w:p>
    <w:p w:rsidR="00255591" w:rsidRPr="00D07157" w:rsidRDefault="00255591" w:rsidP="00255591">
      <w:pPr>
        <w:ind w:firstLineChars="150" w:firstLine="360"/>
        <w:rPr>
          <w:rFonts w:ascii="Times New Roman" w:hAnsi="Times New Roman"/>
          <w:sz w:val="24"/>
          <w:szCs w:val="24"/>
        </w:rPr>
      </w:pPr>
      <w:r w:rsidRPr="00D07157">
        <w:rPr>
          <w:rFonts w:ascii="Times New Roman" w:hAnsi="Times New Roman"/>
          <w:sz w:val="24"/>
          <w:szCs w:val="24"/>
        </w:rPr>
        <w:t>CPRI</w:t>
      </w:r>
      <w:r w:rsidRPr="00D07157">
        <w:rPr>
          <w:rFonts w:ascii="Times New Roman" w:hAnsi="Times New Roman"/>
          <w:sz w:val="24"/>
          <w:szCs w:val="24"/>
        </w:rPr>
        <w:t>板卡采用握手协议的方式定义</w:t>
      </w:r>
      <w:r w:rsidRPr="00D07157">
        <w:rPr>
          <w:rFonts w:ascii="Times New Roman" w:hAnsi="Times New Roman"/>
          <w:sz w:val="24"/>
          <w:szCs w:val="24"/>
        </w:rPr>
        <w:t>4</w:t>
      </w:r>
      <w:r w:rsidRPr="00D07157">
        <w:rPr>
          <w:rFonts w:ascii="Times New Roman" w:hAnsi="Times New Roman"/>
          <w:sz w:val="24"/>
          <w:szCs w:val="24"/>
        </w:rPr>
        <w:t>个</w:t>
      </w:r>
      <w:r w:rsidRPr="00D07157">
        <w:rPr>
          <w:rFonts w:ascii="Times New Roman" w:hAnsi="Times New Roman"/>
          <w:sz w:val="24"/>
          <w:szCs w:val="24"/>
        </w:rPr>
        <w:t>BBU</w:t>
      </w:r>
      <w:r w:rsidRPr="00D07157">
        <w:rPr>
          <w:rFonts w:ascii="Times New Roman" w:hAnsi="Times New Roman"/>
          <w:sz w:val="24"/>
          <w:szCs w:val="24"/>
        </w:rPr>
        <w:t>的优先级，如下图</w:t>
      </w:r>
      <w:r w:rsidRPr="00D07157">
        <w:rPr>
          <w:rFonts w:ascii="Times New Roman" w:hAnsi="Times New Roman"/>
          <w:sz w:val="24"/>
          <w:szCs w:val="24"/>
        </w:rPr>
        <w:t>3-4</w:t>
      </w:r>
      <w:r w:rsidRPr="00D07157">
        <w:rPr>
          <w:rFonts w:ascii="Times New Roman" w:hAnsi="Times New Roman"/>
          <w:sz w:val="24"/>
          <w:szCs w:val="24"/>
        </w:rPr>
        <w:t>所示。先处理</w:t>
      </w:r>
      <w:r w:rsidRPr="00D07157">
        <w:rPr>
          <w:rFonts w:ascii="Times New Roman" w:hAnsi="Times New Roman"/>
          <w:sz w:val="24"/>
          <w:szCs w:val="24"/>
        </w:rPr>
        <w:t>BBU1</w:t>
      </w:r>
      <w:r w:rsidRPr="00D07157">
        <w:rPr>
          <w:rFonts w:ascii="Times New Roman" w:hAnsi="Times New Roman"/>
          <w:sz w:val="24"/>
          <w:szCs w:val="24"/>
        </w:rPr>
        <w:t>的数据，最后处理</w:t>
      </w:r>
      <w:r w:rsidRPr="00D07157">
        <w:rPr>
          <w:rFonts w:ascii="Times New Roman" w:hAnsi="Times New Roman"/>
          <w:sz w:val="24"/>
          <w:szCs w:val="24"/>
        </w:rPr>
        <w:t>BBU4</w:t>
      </w:r>
      <w:r w:rsidRPr="00D07157">
        <w:rPr>
          <w:rFonts w:ascii="Times New Roman" w:hAnsi="Times New Roman"/>
          <w:sz w:val="24"/>
          <w:szCs w:val="24"/>
        </w:rPr>
        <w:t>的数据。</w:t>
      </w:r>
      <w:r w:rsidR="003C0744">
        <w:rPr>
          <w:rFonts w:ascii="Times New Roman" w:hAnsi="Times New Roman" w:hint="eastAsia"/>
          <w:sz w:val="24"/>
          <w:szCs w:val="24"/>
        </w:rPr>
        <w:t>CPRI</w:t>
      </w:r>
      <w:r w:rsidR="003C0744">
        <w:rPr>
          <w:rFonts w:ascii="Times New Roman" w:hAnsi="Times New Roman" w:hint="eastAsia"/>
          <w:sz w:val="24"/>
          <w:szCs w:val="24"/>
        </w:rPr>
        <w:t>板卡通过</w:t>
      </w:r>
      <w:r w:rsidR="003C0744">
        <w:rPr>
          <w:rFonts w:ascii="Times New Roman" w:hAnsi="Times New Roman" w:hint="eastAsia"/>
          <w:sz w:val="24"/>
          <w:szCs w:val="24"/>
        </w:rPr>
        <w:t>CPRI</w:t>
      </w:r>
      <w:r w:rsidR="003C0744">
        <w:rPr>
          <w:rFonts w:ascii="Times New Roman" w:hAnsi="Times New Roman" w:hint="eastAsia"/>
          <w:sz w:val="24"/>
          <w:szCs w:val="24"/>
        </w:rPr>
        <w:t>链路</w:t>
      </w:r>
      <w:r w:rsidR="003C0744">
        <w:rPr>
          <w:rFonts w:ascii="Times New Roman" w:hAnsi="Times New Roman" w:hint="eastAsia"/>
          <w:sz w:val="24"/>
          <w:szCs w:val="24"/>
        </w:rPr>
        <w:t>1</w:t>
      </w:r>
      <w:r w:rsidR="003C0744">
        <w:rPr>
          <w:rFonts w:ascii="Times New Roman" w:hAnsi="Times New Roman" w:hint="eastAsia"/>
          <w:sz w:val="24"/>
          <w:szCs w:val="24"/>
        </w:rPr>
        <w:t>先发送一个</w:t>
      </w:r>
      <w:bookmarkStart w:id="75" w:name="OLE_LINK45"/>
      <w:bookmarkStart w:id="76" w:name="OLE_LINK46"/>
      <w:r w:rsidR="003C0744">
        <w:rPr>
          <w:rFonts w:ascii="Times New Roman" w:hAnsi="Times New Roman" w:hint="eastAsia"/>
          <w:sz w:val="24"/>
          <w:szCs w:val="24"/>
        </w:rPr>
        <w:t>请求信号</w:t>
      </w:r>
      <w:bookmarkEnd w:id="75"/>
      <w:bookmarkEnd w:id="76"/>
      <w:r w:rsidR="003C0744">
        <w:rPr>
          <w:rFonts w:ascii="Times New Roman" w:hAnsi="Times New Roman" w:hint="eastAsia"/>
          <w:sz w:val="24"/>
          <w:szCs w:val="24"/>
        </w:rPr>
        <w:t>给</w:t>
      </w:r>
      <w:r w:rsidR="003C0744">
        <w:rPr>
          <w:rFonts w:ascii="Times New Roman" w:hAnsi="Times New Roman" w:hint="eastAsia"/>
          <w:sz w:val="24"/>
          <w:szCs w:val="24"/>
        </w:rPr>
        <w:t>BBU1</w:t>
      </w:r>
      <w:r w:rsidR="003C0744">
        <w:rPr>
          <w:rFonts w:ascii="Times New Roman" w:hAnsi="Times New Roman" w:hint="eastAsia"/>
          <w:sz w:val="24"/>
          <w:szCs w:val="24"/>
        </w:rPr>
        <w:t>，</w:t>
      </w:r>
      <w:r w:rsidRPr="00D07157">
        <w:rPr>
          <w:rFonts w:ascii="Times New Roman" w:hAnsi="Times New Roman"/>
          <w:sz w:val="24"/>
          <w:szCs w:val="24"/>
        </w:rPr>
        <w:t>BBU1</w:t>
      </w:r>
      <w:r w:rsidRPr="00D07157">
        <w:rPr>
          <w:rFonts w:ascii="Times New Roman" w:hAnsi="Times New Roman"/>
          <w:sz w:val="24"/>
          <w:szCs w:val="24"/>
        </w:rPr>
        <w:t>通过</w:t>
      </w:r>
      <w:r w:rsidRPr="00D07157">
        <w:rPr>
          <w:rFonts w:ascii="Times New Roman" w:hAnsi="Times New Roman"/>
          <w:sz w:val="24"/>
          <w:szCs w:val="24"/>
        </w:rPr>
        <w:t>CPRI</w:t>
      </w:r>
      <w:r w:rsidRPr="00D07157">
        <w:rPr>
          <w:rFonts w:ascii="Times New Roman" w:hAnsi="Times New Roman"/>
          <w:sz w:val="24"/>
          <w:szCs w:val="24"/>
        </w:rPr>
        <w:t>链路</w:t>
      </w:r>
      <w:r w:rsidRPr="00D07157">
        <w:rPr>
          <w:rFonts w:ascii="Times New Roman" w:hAnsi="Times New Roman"/>
          <w:sz w:val="24"/>
          <w:szCs w:val="24"/>
        </w:rPr>
        <w:t xml:space="preserve">1 </w:t>
      </w:r>
      <w:r w:rsidRPr="00D07157">
        <w:rPr>
          <w:rFonts w:ascii="Times New Roman" w:hAnsi="Times New Roman"/>
          <w:sz w:val="24"/>
          <w:szCs w:val="24"/>
        </w:rPr>
        <w:t>发送数据到</w:t>
      </w:r>
      <w:r w:rsidRPr="00D07157">
        <w:rPr>
          <w:rFonts w:ascii="Times New Roman" w:hAnsi="Times New Roman"/>
          <w:sz w:val="24"/>
          <w:szCs w:val="24"/>
        </w:rPr>
        <w:t>CPRI</w:t>
      </w:r>
      <w:r w:rsidRPr="00D07157">
        <w:rPr>
          <w:rFonts w:ascii="Times New Roman" w:hAnsi="Times New Roman"/>
          <w:sz w:val="24"/>
          <w:szCs w:val="24"/>
        </w:rPr>
        <w:t>板卡，当</w:t>
      </w:r>
      <w:r w:rsidRPr="00D07157">
        <w:rPr>
          <w:rFonts w:ascii="Times New Roman" w:hAnsi="Times New Roman"/>
          <w:sz w:val="24"/>
          <w:szCs w:val="24"/>
        </w:rPr>
        <w:t>CPRI</w:t>
      </w:r>
      <w:r w:rsidRPr="00D07157">
        <w:rPr>
          <w:rFonts w:ascii="Times New Roman" w:hAnsi="Times New Roman"/>
          <w:sz w:val="24"/>
          <w:szCs w:val="24"/>
        </w:rPr>
        <w:t>板卡处理</w:t>
      </w:r>
      <w:proofErr w:type="gramStart"/>
      <w:r w:rsidRPr="00D07157">
        <w:rPr>
          <w:rFonts w:ascii="Times New Roman" w:hAnsi="Times New Roman"/>
          <w:sz w:val="24"/>
          <w:szCs w:val="24"/>
        </w:rPr>
        <w:t>完来自</w:t>
      </w:r>
      <w:proofErr w:type="gramEnd"/>
      <w:r w:rsidRPr="00D07157">
        <w:rPr>
          <w:rFonts w:ascii="Times New Roman" w:hAnsi="Times New Roman"/>
          <w:sz w:val="24"/>
          <w:szCs w:val="24"/>
        </w:rPr>
        <w:t>BBU1</w:t>
      </w:r>
      <w:r w:rsidRPr="00D07157">
        <w:rPr>
          <w:rFonts w:ascii="Times New Roman" w:hAnsi="Times New Roman"/>
          <w:sz w:val="24"/>
          <w:szCs w:val="24"/>
        </w:rPr>
        <w:t>的数据，</w:t>
      </w:r>
      <w:r w:rsidRPr="00D07157">
        <w:rPr>
          <w:rFonts w:ascii="Times New Roman" w:hAnsi="Times New Roman"/>
          <w:sz w:val="24"/>
          <w:szCs w:val="24"/>
        </w:rPr>
        <w:t>CPRI</w:t>
      </w:r>
      <w:r w:rsidRPr="00D07157">
        <w:rPr>
          <w:rFonts w:ascii="Times New Roman" w:hAnsi="Times New Roman"/>
          <w:sz w:val="24"/>
          <w:szCs w:val="24"/>
        </w:rPr>
        <w:t>板卡通过</w:t>
      </w:r>
      <w:r w:rsidRPr="00D07157">
        <w:rPr>
          <w:rFonts w:ascii="Times New Roman" w:hAnsi="Times New Roman"/>
          <w:sz w:val="24"/>
          <w:szCs w:val="24"/>
        </w:rPr>
        <w:t>CPRI</w:t>
      </w:r>
      <w:r w:rsidRPr="00D07157">
        <w:rPr>
          <w:rFonts w:ascii="Times New Roman" w:hAnsi="Times New Roman"/>
          <w:sz w:val="24"/>
          <w:szCs w:val="24"/>
        </w:rPr>
        <w:t>链路</w:t>
      </w:r>
      <w:r w:rsidRPr="00D07157">
        <w:rPr>
          <w:rFonts w:ascii="Times New Roman" w:hAnsi="Times New Roman"/>
          <w:sz w:val="24"/>
          <w:szCs w:val="24"/>
        </w:rPr>
        <w:t>2</w:t>
      </w:r>
      <w:r w:rsidRPr="00D07157">
        <w:rPr>
          <w:rFonts w:ascii="Times New Roman" w:hAnsi="Times New Roman"/>
          <w:sz w:val="24"/>
          <w:szCs w:val="24"/>
        </w:rPr>
        <w:t>发送一个</w:t>
      </w:r>
      <w:r w:rsidR="003C0744">
        <w:rPr>
          <w:rFonts w:ascii="Times New Roman" w:hAnsi="Times New Roman" w:hint="eastAsia"/>
          <w:sz w:val="24"/>
          <w:szCs w:val="24"/>
        </w:rPr>
        <w:t>请求信号</w:t>
      </w:r>
      <w:r w:rsidRPr="00D07157">
        <w:rPr>
          <w:rFonts w:ascii="Times New Roman" w:hAnsi="Times New Roman"/>
          <w:sz w:val="24"/>
          <w:szCs w:val="24"/>
        </w:rPr>
        <w:t>到</w:t>
      </w:r>
      <w:r w:rsidRPr="00D07157">
        <w:rPr>
          <w:rFonts w:ascii="Times New Roman" w:hAnsi="Times New Roman"/>
          <w:sz w:val="24"/>
          <w:szCs w:val="24"/>
        </w:rPr>
        <w:t>BBU2</w:t>
      </w:r>
      <w:r w:rsidRPr="00D07157">
        <w:rPr>
          <w:rFonts w:ascii="Times New Roman" w:hAnsi="Times New Roman"/>
          <w:sz w:val="24"/>
          <w:szCs w:val="24"/>
        </w:rPr>
        <w:t>，</w:t>
      </w:r>
      <w:r w:rsidRPr="00D07157">
        <w:rPr>
          <w:rFonts w:ascii="Times New Roman" w:hAnsi="Times New Roman"/>
          <w:sz w:val="24"/>
          <w:szCs w:val="24"/>
        </w:rPr>
        <w:t>BBU2</w:t>
      </w:r>
      <w:r w:rsidRPr="00D07157">
        <w:rPr>
          <w:rFonts w:ascii="Times New Roman" w:hAnsi="Times New Roman"/>
          <w:sz w:val="24"/>
          <w:szCs w:val="24"/>
        </w:rPr>
        <w:t>开始通过</w:t>
      </w:r>
      <w:r w:rsidRPr="00D07157">
        <w:rPr>
          <w:rFonts w:ascii="Times New Roman" w:hAnsi="Times New Roman"/>
          <w:sz w:val="24"/>
          <w:szCs w:val="24"/>
        </w:rPr>
        <w:t>CPRI</w:t>
      </w:r>
      <w:r w:rsidRPr="00D07157">
        <w:rPr>
          <w:rFonts w:ascii="Times New Roman" w:hAnsi="Times New Roman"/>
          <w:sz w:val="24"/>
          <w:szCs w:val="24"/>
        </w:rPr>
        <w:t>链路</w:t>
      </w:r>
      <w:r w:rsidR="003C0744">
        <w:rPr>
          <w:rFonts w:ascii="Times New Roman" w:hAnsi="Times New Roman" w:hint="eastAsia"/>
          <w:sz w:val="24"/>
          <w:szCs w:val="24"/>
        </w:rPr>
        <w:t>2</w:t>
      </w:r>
      <w:r w:rsidRPr="00D07157">
        <w:rPr>
          <w:rFonts w:ascii="Times New Roman" w:hAnsi="Times New Roman"/>
          <w:sz w:val="24"/>
          <w:szCs w:val="24"/>
        </w:rPr>
        <w:t>发送数据。同理，当</w:t>
      </w:r>
      <w:r w:rsidRPr="00D07157">
        <w:rPr>
          <w:rFonts w:ascii="Times New Roman" w:hAnsi="Times New Roman"/>
          <w:sz w:val="24"/>
          <w:szCs w:val="24"/>
        </w:rPr>
        <w:t>CPRI</w:t>
      </w:r>
      <w:r w:rsidRPr="00D07157">
        <w:rPr>
          <w:rFonts w:ascii="Times New Roman" w:hAnsi="Times New Roman"/>
          <w:sz w:val="24"/>
          <w:szCs w:val="24"/>
        </w:rPr>
        <w:t>板卡处理完</w:t>
      </w:r>
      <w:r w:rsidRPr="00D07157">
        <w:rPr>
          <w:rFonts w:ascii="Times New Roman" w:hAnsi="Times New Roman"/>
          <w:sz w:val="24"/>
          <w:szCs w:val="24"/>
        </w:rPr>
        <w:t>BBU2</w:t>
      </w:r>
      <w:r w:rsidRPr="00D07157">
        <w:rPr>
          <w:rFonts w:ascii="Times New Roman" w:hAnsi="Times New Roman"/>
          <w:sz w:val="24"/>
          <w:szCs w:val="24"/>
        </w:rPr>
        <w:t>的数据后，通过</w:t>
      </w:r>
      <w:r w:rsidRPr="00D07157">
        <w:rPr>
          <w:rFonts w:ascii="Times New Roman" w:hAnsi="Times New Roman"/>
          <w:sz w:val="24"/>
          <w:szCs w:val="24"/>
        </w:rPr>
        <w:t>CPRI</w:t>
      </w:r>
      <w:r w:rsidRPr="00D07157">
        <w:rPr>
          <w:rFonts w:ascii="Times New Roman" w:hAnsi="Times New Roman"/>
          <w:sz w:val="24"/>
          <w:szCs w:val="24"/>
        </w:rPr>
        <w:t>链路</w:t>
      </w:r>
      <w:r w:rsidRPr="00D07157">
        <w:rPr>
          <w:rFonts w:ascii="Times New Roman" w:hAnsi="Times New Roman"/>
          <w:sz w:val="24"/>
          <w:szCs w:val="24"/>
        </w:rPr>
        <w:t>3</w:t>
      </w:r>
      <w:r w:rsidRPr="00D07157">
        <w:rPr>
          <w:rFonts w:ascii="Times New Roman" w:hAnsi="Times New Roman"/>
          <w:sz w:val="24"/>
          <w:szCs w:val="24"/>
        </w:rPr>
        <w:t>发送</w:t>
      </w:r>
      <w:r w:rsidR="003C0744">
        <w:rPr>
          <w:rFonts w:ascii="Times New Roman" w:hAnsi="Times New Roman" w:hint="eastAsia"/>
          <w:sz w:val="24"/>
          <w:szCs w:val="24"/>
        </w:rPr>
        <w:t>请求信号</w:t>
      </w:r>
      <w:r w:rsidRPr="00D07157">
        <w:rPr>
          <w:rFonts w:ascii="Times New Roman" w:hAnsi="Times New Roman"/>
          <w:sz w:val="24"/>
          <w:szCs w:val="24"/>
        </w:rPr>
        <w:t>到</w:t>
      </w:r>
      <w:r w:rsidRPr="00D07157">
        <w:rPr>
          <w:rFonts w:ascii="Times New Roman" w:hAnsi="Times New Roman"/>
          <w:sz w:val="24"/>
          <w:szCs w:val="24"/>
        </w:rPr>
        <w:t>BB</w:t>
      </w:r>
      <w:r w:rsidR="003C0744">
        <w:rPr>
          <w:rFonts w:ascii="Times New Roman" w:hAnsi="Times New Roman" w:hint="eastAsia"/>
          <w:sz w:val="24"/>
          <w:szCs w:val="24"/>
        </w:rPr>
        <w:t>U</w:t>
      </w:r>
      <w:r w:rsidRPr="00D07157">
        <w:rPr>
          <w:rFonts w:ascii="Times New Roman" w:hAnsi="Times New Roman"/>
          <w:sz w:val="24"/>
          <w:szCs w:val="24"/>
        </w:rPr>
        <w:t>3</w:t>
      </w:r>
      <w:r w:rsidRPr="00D07157">
        <w:rPr>
          <w:rFonts w:ascii="Times New Roman" w:hAnsi="Times New Roman"/>
          <w:sz w:val="24"/>
          <w:szCs w:val="24"/>
        </w:rPr>
        <w:t>；当</w:t>
      </w:r>
      <w:r w:rsidRPr="00D07157">
        <w:rPr>
          <w:rFonts w:ascii="Times New Roman" w:hAnsi="Times New Roman"/>
          <w:sz w:val="24"/>
          <w:szCs w:val="24"/>
        </w:rPr>
        <w:t>CPRI</w:t>
      </w:r>
      <w:r w:rsidRPr="00D07157">
        <w:rPr>
          <w:rFonts w:ascii="Times New Roman" w:hAnsi="Times New Roman"/>
          <w:sz w:val="24"/>
          <w:szCs w:val="24"/>
        </w:rPr>
        <w:t>板卡处理完</w:t>
      </w:r>
      <w:r w:rsidRPr="00D07157">
        <w:rPr>
          <w:rFonts w:ascii="Times New Roman" w:hAnsi="Times New Roman"/>
          <w:sz w:val="24"/>
          <w:szCs w:val="24"/>
        </w:rPr>
        <w:t>BBU3</w:t>
      </w:r>
      <w:r w:rsidRPr="00D07157">
        <w:rPr>
          <w:rFonts w:ascii="Times New Roman" w:hAnsi="Times New Roman"/>
          <w:sz w:val="24"/>
          <w:szCs w:val="24"/>
        </w:rPr>
        <w:t>的数据后，</w:t>
      </w:r>
      <w:bookmarkStart w:id="77" w:name="OLE_LINK7"/>
      <w:bookmarkStart w:id="78" w:name="OLE_LINK8"/>
      <w:r w:rsidRPr="00D07157">
        <w:rPr>
          <w:rFonts w:ascii="Times New Roman" w:hAnsi="Times New Roman"/>
          <w:sz w:val="24"/>
          <w:szCs w:val="24"/>
        </w:rPr>
        <w:t>通过</w:t>
      </w:r>
      <w:r w:rsidRPr="00D07157">
        <w:rPr>
          <w:rFonts w:ascii="Times New Roman" w:hAnsi="Times New Roman"/>
          <w:sz w:val="24"/>
          <w:szCs w:val="24"/>
        </w:rPr>
        <w:t>CPRI</w:t>
      </w:r>
      <w:r w:rsidRPr="00D07157">
        <w:rPr>
          <w:rFonts w:ascii="Times New Roman" w:hAnsi="Times New Roman"/>
          <w:sz w:val="24"/>
          <w:szCs w:val="24"/>
        </w:rPr>
        <w:t>链路</w:t>
      </w:r>
      <w:r w:rsidRPr="00D07157">
        <w:rPr>
          <w:rFonts w:ascii="Times New Roman" w:hAnsi="Times New Roman"/>
          <w:sz w:val="24"/>
          <w:szCs w:val="24"/>
        </w:rPr>
        <w:t>4</w:t>
      </w:r>
      <w:bookmarkEnd w:id="77"/>
      <w:bookmarkEnd w:id="78"/>
      <w:r w:rsidRPr="00D07157">
        <w:rPr>
          <w:rFonts w:ascii="Times New Roman" w:hAnsi="Times New Roman"/>
          <w:sz w:val="24"/>
          <w:szCs w:val="24"/>
        </w:rPr>
        <w:t>发送</w:t>
      </w:r>
      <w:r w:rsidR="003C0744">
        <w:rPr>
          <w:rFonts w:ascii="Times New Roman" w:hAnsi="Times New Roman" w:hint="eastAsia"/>
          <w:sz w:val="24"/>
          <w:szCs w:val="24"/>
        </w:rPr>
        <w:t>请求信号</w:t>
      </w:r>
      <w:r w:rsidRPr="00D07157">
        <w:rPr>
          <w:rFonts w:ascii="Times New Roman" w:hAnsi="Times New Roman"/>
          <w:sz w:val="24"/>
          <w:szCs w:val="24"/>
        </w:rPr>
        <w:t>到</w:t>
      </w:r>
      <w:r w:rsidRPr="00D07157">
        <w:rPr>
          <w:rFonts w:ascii="Times New Roman" w:hAnsi="Times New Roman"/>
          <w:sz w:val="24"/>
          <w:szCs w:val="24"/>
        </w:rPr>
        <w:t>BB</w:t>
      </w:r>
      <w:r w:rsidR="003C0744">
        <w:rPr>
          <w:rFonts w:ascii="Times New Roman" w:hAnsi="Times New Roman" w:hint="eastAsia"/>
          <w:sz w:val="24"/>
          <w:szCs w:val="24"/>
        </w:rPr>
        <w:t>U</w:t>
      </w:r>
      <w:r w:rsidRPr="00D07157">
        <w:rPr>
          <w:rFonts w:ascii="Times New Roman" w:hAnsi="Times New Roman"/>
          <w:sz w:val="24"/>
          <w:szCs w:val="24"/>
        </w:rPr>
        <w:t>4</w:t>
      </w:r>
      <w:r w:rsidRPr="00D07157">
        <w:rPr>
          <w:rFonts w:ascii="Times New Roman" w:hAnsi="Times New Roman"/>
          <w:sz w:val="24"/>
          <w:szCs w:val="24"/>
        </w:rPr>
        <w:t>；当</w:t>
      </w:r>
      <w:r w:rsidRPr="00D07157">
        <w:rPr>
          <w:rFonts w:ascii="Times New Roman" w:hAnsi="Times New Roman"/>
          <w:sz w:val="24"/>
          <w:szCs w:val="24"/>
        </w:rPr>
        <w:t>CPRI</w:t>
      </w:r>
      <w:r w:rsidRPr="00D07157">
        <w:rPr>
          <w:rFonts w:ascii="Times New Roman" w:hAnsi="Times New Roman"/>
          <w:sz w:val="24"/>
          <w:szCs w:val="24"/>
        </w:rPr>
        <w:t>板卡处理完</w:t>
      </w:r>
      <w:r w:rsidRPr="00D07157">
        <w:rPr>
          <w:rFonts w:ascii="Times New Roman" w:hAnsi="Times New Roman"/>
          <w:sz w:val="24"/>
          <w:szCs w:val="24"/>
        </w:rPr>
        <w:t>BBU4</w:t>
      </w:r>
      <w:r w:rsidRPr="00D07157">
        <w:rPr>
          <w:rFonts w:ascii="Times New Roman" w:hAnsi="Times New Roman"/>
          <w:sz w:val="24"/>
          <w:szCs w:val="24"/>
        </w:rPr>
        <w:t>的数据后，再通过</w:t>
      </w:r>
      <w:r w:rsidRPr="00D07157">
        <w:rPr>
          <w:rFonts w:ascii="Times New Roman" w:hAnsi="Times New Roman"/>
          <w:sz w:val="24"/>
          <w:szCs w:val="24"/>
        </w:rPr>
        <w:t>CPRI</w:t>
      </w:r>
      <w:r w:rsidRPr="00D07157">
        <w:rPr>
          <w:rFonts w:ascii="Times New Roman" w:hAnsi="Times New Roman"/>
          <w:sz w:val="24"/>
          <w:szCs w:val="24"/>
        </w:rPr>
        <w:t>链路</w:t>
      </w:r>
      <w:r w:rsidRPr="00D07157">
        <w:rPr>
          <w:rFonts w:ascii="Times New Roman" w:hAnsi="Times New Roman"/>
          <w:sz w:val="24"/>
          <w:szCs w:val="24"/>
        </w:rPr>
        <w:t>1</w:t>
      </w:r>
      <w:r w:rsidRPr="00D07157">
        <w:rPr>
          <w:rFonts w:ascii="Times New Roman" w:hAnsi="Times New Roman"/>
          <w:sz w:val="24"/>
          <w:szCs w:val="24"/>
        </w:rPr>
        <w:t>发送</w:t>
      </w:r>
      <w:r w:rsidR="003C0744">
        <w:rPr>
          <w:rFonts w:ascii="Times New Roman" w:hAnsi="Times New Roman" w:hint="eastAsia"/>
          <w:sz w:val="24"/>
          <w:szCs w:val="24"/>
        </w:rPr>
        <w:t>请求信号</w:t>
      </w:r>
      <w:r w:rsidRPr="00D07157">
        <w:rPr>
          <w:rFonts w:ascii="Times New Roman" w:hAnsi="Times New Roman"/>
          <w:sz w:val="24"/>
          <w:szCs w:val="24"/>
        </w:rPr>
        <w:t>到</w:t>
      </w:r>
      <w:r w:rsidRPr="00D07157">
        <w:rPr>
          <w:rFonts w:ascii="Times New Roman" w:hAnsi="Times New Roman"/>
          <w:sz w:val="24"/>
          <w:szCs w:val="24"/>
        </w:rPr>
        <w:t>BBU1</w:t>
      </w:r>
      <w:r w:rsidRPr="00D07157">
        <w:rPr>
          <w:rFonts w:ascii="Times New Roman" w:hAnsi="Times New Roman"/>
          <w:sz w:val="24"/>
          <w:szCs w:val="24"/>
        </w:rPr>
        <w:t>。</w:t>
      </w:r>
    </w:p>
    <w:p w:rsidR="00255591" w:rsidRPr="00D07157" w:rsidRDefault="00105244" w:rsidP="00255591">
      <w:pPr>
        <w:ind w:firstLineChars="150" w:firstLine="315"/>
        <w:jc w:val="center"/>
        <w:rPr>
          <w:rFonts w:ascii="Times New Roman" w:hAnsi="Times New Roman"/>
          <w:sz w:val="24"/>
          <w:szCs w:val="24"/>
        </w:rPr>
      </w:pPr>
      <w:r w:rsidRPr="00D07157">
        <w:rPr>
          <w:rFonts w:ascii="Times New Roman" w:hAnsi="Times New Roman"/>
        </w:rPr>
        <w:object w:dxaOrig="5724" w:dyaOrig="4552">
          <v:shape id="_x0000_i1049" type="#_x0000_t75" style="width:286.25pt;height:226.95pt" o:ole="">
            <v:imagedata r:id="rId68" o:title=""/>
          </v:shape>
          <o:OLEObject Type="Embed" ProgID="Visio.Drawing.11" ShapeID="_x0000_i1049" DrawAspect="Content" ObjectID="_1593523782" r:id="rId69"/>
        </w:object>
      </w:r>
    </w:p>
    <w:p w:rsidR="00255591" w:rsidRPr="00D07157"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 3-4 BBU</w:t>
      </w:r>
      <w:r w:rsidRPr="00D07157">
        <w:rPr>
          <w:rFonts w:ascii="Times New Roman" w:hAnsi="Times New Roman"/>
          <w:szCs w:val="21"/>
        </w:rPr>
        <w:t>遍历的实现模式</w:t>
      </w:r>
    </w:p>
    <w:p w:rsidR="00255591" w:rsidRPr="00D07157" w:rsidRDefault="00255591" w:rsidP="00255591">
      <w:pPr>
        <w:ind w:firstLineChars="200" w:firstLine="480"/>
        <w:rPr>
          <w:rFonts w:ascii="Times New Roman" w:hAnsi="Times New Roman"/>
        </w:rPr>
      </w:pPr>
      <w:r w:rsidRPr="00D07157">
        <w:rPr>
          <w:rFonts w:ascii="Times New Roman" w:hAnsi="Times New Roman"/>
          <w:sz w:val="24"/>
          <w:szCs w:val="24"/>
        </w:rPr>
        <w:t>CPRI</w:t>
      </w:r>
      <w:r w:rsidRPr="00D07157">
        <w:rPr>
          <w:rFonts w:ascii="Times New Roman" w:hAnsi="Times New Roman"/>
          <w:sz w:val="24"/>
          <w:szCs w:val="24"/>
        </w:rPr>
        <w:t>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IQ</w:t>
      </w:r>
      <w:r w:rsidRPr="00D07157">
        <w:rPr>
          <w:rFonts w:ascii="Times New Roman" w:hAnsi="Times New Roman"/>
          <w:sz w:val="24"/>
          <w:szCs w:val="24"/>
        </w:rPr>
        <w:t>模块以</w:t>
      </w:r>
      <w:r w:rsidRPr="00D07157">
        <w:rPr>
          <w:rFonts w:ascii="Times New Roman" w:hAnsi="Times New Roman"/>
          <w:sz w:val="24"/>
          <w:szCs w:val="24"/>
        </w:rPr>
        <w:t>64bit</w:t>
      </w:r>
      <w:r w:rsidRPr="00D07157">
        <w:rPr>
          <w:rFonts w:ascii="Times New Roman" w:hAnsi="Times New Roman"/>
          <w:sz w:val="24"/>
          <w:szCs w:val="24"/>
        </w:rPr>
        <w:t>为一</w:t>
      </w:r>
      <w:proofErr w:type="gramStart"/>
      <w:r w:rsidRPr="00D07157">
        <w:rPr>
          <w:rFonts w:ascii="Times New Roman" w:hAnsi="Times New Roman"/>
          <w:sz w:val="24"/>
          <w:szCs w:val="24"/>
        </w:rPr>
        <w:t>拍作为</w:t>
      </w:r>
      <w:proofErr w:type="gramEnd"/>
      <w:r w:rsidRPr="00D07157">
        <w:rPr>
          <w:rFonts w:ascii="Times New Roman" w:hAnsi="Times New Roman"/>
          <w:sz w:val="24"/>
          <w:szCs w:val="24"/>
        </w:rPr>
        <w:t>缓冲器的缓存数据，缓存信息包括</w:t>
      </w:r>
      <w:r w:rsidRPr="00D07157">
        <w:rPr>
          <w:rFonts w:ascii="Times New Roman" w:hAnsi="Times New Roman"/>
          <w:sz w:val="24"/>
          <w:szCs w:val="24"/>
        </w:rPr>
        <w:t xml:space="preserve"> IQ</w:t>
      </w:r>
      <w:r w:rsidRPr="00D07157">
        <w:rPr>
          <w:rFonts w:ascii="Times New Roman" w:hAnsi="Times New Roman"/>
          <w:sz w:val="24"/>
          <w:szCs w:val="24"/>
        </w:rPr>
        <w:t>数据，</w:t>
      </w:r>
      <w:r w:rsidRPr="00D07157">
        <w:rPr>
          <w:rFonts w:ascii="Times New Roman" w:hAnsi="Times New Roman"/>
          <w:sz w:val="24"/>
          <w:szCs w:val="24"/>
        </w:rPr>
        <w:t>IQ</w:t>
      </w:r>
      <w:r w:rsidRPr="00D07157">
        <w:rPr>
          <w:rFonts w:ascii="Times New Roman" w:hAnsi="Times New Roman"/>
          <w:sz w:val="24"/>
          <w:szCs w:val="24"/>
        </w:rPr>
        <w:t>编号和指示带宽。</w:t>
      </w:r>
      <w:r w:rsidRPr="00D07157">
        <w:rPr>
          <w:rFonts w:ascii="Times New Roman" w:hAnsi="Times New Roman"/>
          <w:sz w:val="24"/>
          <w:szCs w:val="24"/>
        </w:rPr>
        <w:t>FIFO</w:t>
      </w:r>
      <w:r w:rsidRPr="00D07157">
        <w:rPr>
          <w:rFonts w:ascii="Times New Roman" w:hAnsi="Times New Roman"/>
          <w:sz w:val="24"/>
          <w:szCs w:val="24"/>
        </w:rPr>
        <w:t>进行跨时钟域的处理，写时钟采用</w:t>
      </w:r>
      <w:r w:rsidR="002A0BCF">
        <w:rPr>
          <w:rFonts w:ascii="Times New Roman" w:hAnsi="Times New Roman" w:hint="eastAsia"/>
          <w:sz w:val="24"/>
          <w:szCs w:val="24"/>
        </w:rPr>
        <w:t>CPRI</w:t>
      </w:r>
      <w:r w:rsidR="002A0BCF">
        <w:rPr>
          <w:rFonts w:ascii="Times New Roman" w:hAnsi="Times New Roman" w:hint="eastAsia"/>
          <w:sz w:val="24"/>
          <w:szCs w:val="24"/>
        </w:rPr>
        <w:t>的系统时钟</w:t>
      </w:r>
      <w:r w:rsidRPr="00D07157">
        <w:rPr>
          <w:rFonts w:ascii="Times New Roman" w:hAnsi="Times New Roman"/>
          <w:sz w:val="24"/>
          <w:szCs w:val="24"/>
        </w:rPr>
        <w:t>，读时钟采用</w:t>
      </w:r>
      <w:r w:rsidR="002A0BCF">
        <w:rPr>
          <w:rFonts w:ascii="Times New Roman" w:hAnsi="Times New Roman" w:hint="eastAsia"/>
          <w:sz w:val="24"/>
          <w:szCs w:val="24"/>
        </w:rPr>
        <w:t>SRIO</w:t>
      </w:r>
      <w:r w:rsidR="002A0BCF">
        <w:rPr>
          <w:rFonts w:ascii="Times New Roman" w:hAnsi="Times New Roman" w:hint="eastAsia"/>
          <w:sz w:val="24"/>
          <w:szCs w:val="24"/>
        </w:rPr>
        <w:t>的系统时钟</w:t>
      </w:r>
      <w:r w:rsidRPr="00D07157">
        <w:rPr>
          <w:rFonts w:ascii="Times New Roman" w:hAnsi="Times New Roman"/>
          <w:sz w:val="24"/>
          <w:szCs w:val="24"/>
        </w:rPr>
        <w:t>，</w:t>
      </w:r>
      <w:r w:rsidRPr="00D07157">
        <w:rPr>
          <w:rFonts w:ascii="Times New Roman" w:hAnsi="Times New Roman"/>
          <w:sz w:val="24"/>
          <w:szCs w:val="24"/>
        </w:rPr>
        <w:t>FIFO</w:t>
      </w:r>
      <w:r w:rsidRPr="00D07157">
        <w:rPr>
          <w:rFonts w:ascii="Times New Roman" w:hAnsi="Times New Roman"/>
          <w:sz w:val="24"/>
          <w:szCs w:val="24"/>
        </w:rPr>
        <w:t>的读数</w:t>
      </w:r>
      <w:proofErr w:type="gramStart"/>
      <w:r w:rsidRPr="00D07157">
        <w:rPr>
          <w:rFonts w:ascii="Times New Roman" w:hAnsi="Times New Roman"/>
          <w:sz w:val="24"/>
          <w:szCs w:val="24"/>
        </w:rPr>
        <w:t>据形成</w:t>
      </w:r>
      <w:r w:rsidRPr="00D07157">
        <w:rPr>
          <w:rFonts w:ascii="Times New Roman" w:hAnsi="Times New Roman"/>
          <w:sz w:val="24"/>
          <w:szCs w:val="24"/>
        </w:rPr>
        <w:t>SRIO</w:t>
      </w:r>
      <w:r w:rsidRPr="00D07157">
        <w:rPr>
          <w:rFonts w:ascii="Times New Roman" w:hAnsi="Times New Roman"/>
          <w:sz w:val="24"/>
          <w:szCs w:val="24"/>
        </w:rPr>
        <w:t>帧</w:t>
      </w:r>
      <w:proofErr w:type="gramEnd"/>
      <w:r w:rsidRPr="00D07157">
        <w:rPr>
          <w:rFonts w:ascii="Times New Roman" w:hAnsi="Times New Roman"/>
          <w:sz w:val="24"/>
          <w:szCs w:val="24"/>
        </w:rPr>
        <w:t>通过</w:t>
      </w:r>
      <w:r w:rsidRPr="00D07157">
        <w:rPr>
          <w:rFonts w:ascii="Times New Roman" w:hAnsi="Times New Roman"/>
          <w:sz w:val="24"/>
          <w:szCs w:val="24"/>
        </w:rPr>
        <w:t>RapidIO</w:t>
      </w:r>
      <w:r w:rsidRPr="00D07157">
        <w:rPr>
          <w:rFonts w:ascii="Times New Roman" w:hAnsi="Times New Roman"/>
          <w:sz w:val="24"/>
          <w:szCs w:val="24"/>
        </w:rPr>
        <w:t>接口</w:t>
      </w:r>
      <w:proofErr w:type="gramStart"/>
      <w:r w:rsidRPr="00D07157">
        <w:rPr>
          <w:rFonts w:ascii="Times New Roman" w:hAnsi="Times New Roman"/>
          <w:sz w:val="24"/>
          <w:szCs w:val="24"/>
        </w:rPr>
        <w:t>交互到</w:t>
      </w:r>
      <w:proofErr w:type="gramEnd"/>
      <w:r w:rsidRPr="00D07157">
        <w:rPr>
          <w:rFonts w:ascii="Times New Roman" w:hAnsi="Times New Roman"/>
          <w:sz w:val="24"/>
          <w:szCs w:val="24"/>
        </w:rPr>
        <w:t>LISU</w:t>
      </w:r>
      <w:r w:rsidRPr="00D07157">
        <w:rPr>
          <w:rFonts w:ascii="Times New Roman" w:hAnsi="Times New Roman"/>
          <w:sz w:val="24"/>
          <w:szCs w:val="24"/>
        </w:rPr>
        <w:t>板卡。</w:t>
      </w:r>
      <w:r w:rsidRPr="00D07157">
        <w:rPr>
          <w:rFonts w:ascii="Times New Roman" w:hAnsi="Times New Roman"/>
          <w:sz w:val="24"/>
          <w:szCs w:val="24"/>
        </w:rPr>
        <w:t>FIFO</w:t>
      </w:r>
      <w:r w:rsidRPr="00D07157">
        <w:rPr>
          <w:rFonts w:ascii="Times New Roman" w:hAnsi="Times New Roman"/>
          <w:sz w:val="24"/>
          <w:szCs w:val="24"/>
        </w:rPr>
        <w:t>的宽度设置为</w:t>
      </w:r>
      <w:r w:rsidRPr="00D07157">
        <w:rPr>
          <w:rFonts w:ascii="Times New Roman" w:hAnsi="Times New Roman"/>
          <w:sz w:val="24"/>
          <w:szCs w:val="24"/>
        </w:rPr>
        <w:t>64</w:t>
      </w:r>
      <w:r w:rsidRPr="00D07157">
        <w:rPr>
          <w:rFonts w:ascii="Times New Roman" w:hAnsi="Times New Roman"/>
          <w:sz w:val="24"/>
          <w:szCs w:val="24"/>
        </w:rPr>
        <w:t>，深度设置为</w:t>
      </w:r>
      <w:r w:rsidRPr="00D07157">
        <w:rPr>
          <w:rFonts w:ascii="Times New Roman" w:hAnsi="Times New Roman"/>
          <w:sz w:val="24"/>
          <w:szCs w:val="24"/>
        </w:rPr>
        <w:t>16</w:t>
      </w:r>
      <w:r w:rsidR="001958E0">
        <w:rPr>
          <w:rFonts w:ascii="Times New Roman" w:hAnsi="Times New Roman" w:hint="eastAsia"/>
          <w:sz w:val="24"/>
          <w:szCs w:val="24"/>
        </w:rPr>
        <w:t>。</w:t>
      </w:r>
    </w:p>
    <w:p w:rsidR="00255591" w:rsidRPr="00D07157" w:rsidRDefault="00255591" w:rsidP="00255591">
      <w:pPr>
        <w:ind w:firstLineChars="200" w:firstLine="420"/>
        <w:jc w:val="center"/>
        <w:rPr>
          <w:rFonts w:ascii="Times New Roman" w:hAnsi="Times New Roman"/>
          <w:sz w:val="24"/>
          <w:szCs w:val="24"/>
        </w:rPr>
      </w:pPr>
      <w:r w:rsidRPr="00D07157">
        <w:rPr>
          <w:rFonts w:ascii="Times New Roman" w:hAnsi="Times New Roman"/>
        </w:rPr>
        <w:object w:dxaOrig="9360" w:dyaOrig="4761">
          <v:shape id="_x0000_i1050" type="#_x0000_t75" style="width:468.85pt;height:237.9pt" o:ole="">
            <v:imagedata r:id="rId70" o:title=""/>
          </v:shape>
          <o:OLEObject Type="Embed" ProgID="Visio.Drawing.11" ShapeID="_x0000_i1050" DrawAspect="Content" ObjectID="_1593523783" r:id="rId71"/>
        </w:object>
      </w:r>
      <w:r w:rsidRPr="00D07157">
        <w:rPr>
          <w:rFonts w:ascii="Times New Roman" w:hAnsi="Times New Roman"/>
          <w:szCs w:val="21"/>
        </w:rPr>
        <w:t>图</w:t>
      </w:r>
      <w:r w:rsidRPr="00D07157">
        <w:rPr>
          <w:rFonts w:ascii="Times New Roman" w:hAnsi="Times New Roman"/>
          <w:szCs w:val="21"/>
        </w:rPr>
        <w:t xml:space="preserve"> 3-5</w:t>
      </w:r>
      <w:r w:rsidRPr="00D07157">
        <w:rPr>
          <w:rFonts w:ascii="Times New Roman" w:hAnsi="Times New Roman"/>
          <w:szCs w:val="21"/>
        </w:rPr>
        <w:t>上行缓冲器的实现方式</w:t>
      </w:r>
    </w:p>
    <w:p w:rsidR="007F1199" w:rsidRDefault="007F1199" w:rsidP="00255591">
      <w:pPr>
        <w:pStyle w:val="3"/>
        <w:rPr>
          <w:rFonts w:ascii="Times New Roman" w:hAnsi="Times New Roman"/>
        </w:rPr>
      </w:pPr>
      <w:bookmarkStart w:id="79" w:name="_Toc387754552"/>
      <w:r>
        <w:rPr>
          <w:rFonts w:ascii="Times New Roman" w:hAnsi="Times New Roman" w:hint="eastAsia"/>
        </w:rPr>
        <w:t xml:space="preserve">3.1.3 </w:t>
      </w:r>
      <w:r w:rsidR="00731837">
        <w:rPr>
          <w:rFonts w:ascii="Times New Roman" w:hAnsi="Times New Roman" w:hint="eastAsia"/>
        </w:rPr>
        <w:t xml:space="preserve"> </w:t>
      </w:r>
      <w:r>
        <w:rPr>
          <w:rFonts w:ascii="Times New Roman" w:hAnsi="Times New Roman" w:hint="eastAsia"/>
        </w:rPr>
        <w:t>BBU</w:t>
      </w:r>
      <w:r>
        <w:rPr>
          <w:rFonts w:ascii="Times New Roman" w:hAnsi="Times New Roman" w:hint="eastAsia"/>
        </w:rPr>
        <w:t>定时信息的获取</w:t>
      </w:r>
      <w:bookmarkEnd w:id="79"/>
    </w:p>
    <w:p w:rsidR="00CD35EF" w:rsidRDefault="007F1199" w:rsidP="00CD35EF">
      <w:pPr>
        <w:ind w:firstLineChars="200" w:firstLine="480"/>
        <w:rPr>
          <w:sz w:val="24"/>
          <w:szCs w:val="24"/>
        </w:rPr>
      </w:pPr>
      <w:r>
        <w:rPr>
          <w:rFonts w:hint="eastAsia"/>
          <w:sz w:val="24"/>
          <w:szCs w:val="24"/>
        </w:rPr>
        <w:t>CPRI</w:t>
      </w:r>
      <w:r>
        <w:rPr>
          <w:rFonts w:hint="eastAsia"/>
          <w:sz w:val="24"/>
          <w:szCs w:val="24"/>
        </w:rPr>
        <w:t>协议定义的同步定时信息</w:t>
      </w:r>
      <w:proofErr w:type="gramStart"/>
      <w:r>
        <w:rPr>
          <w:rFonts w:hint="eastAsia"/>
          <w:sz w:val="24"/>
          <w:szCs w:val="24"/>
        </w:rPr>
        <w:t>有超帧号</w:t>
      </w:r>
      <w:proofErr w:type="gramEnd"/>
      <w:r>
        <w:rPr>
          <w:rFonts w:hint="eastAsia"/>
          <w:sz w:val="24"/>
          <w:szCs w:val="24"/>
        </w:rPr>
        <w:t>和</w:t>
      </w:r>
      <w:r>
        <w:rPr>
          <w:rFonts w:hint="eastAsia"/>
          <w:sz w:val="24"/>
          <w:szCs w:val="24"/>
        </w:rPr>
        <w:t>10ms</w:t>
      </w:r>
      <w:r>
        <w:rPr>
          <w:rFonts w:hint="eastAsia"/>
          <w:sz w:val="24"/>
          <w:szCs w:val="24"/>
        </w:rPr>
        <w:t>无线帧号，</w:t>
      </w:r>
      <w:proofErr w:type="gramStart"/>
      <w:r>
        <w:rPr>
          <w:rFonts w:hint="eastAsia"/>
          <w:sz w:val="24"/>
          <w:szCs w:val="24"/>
        </w:rPr>
        <w:t>一个超帧的</w:t>
      </w:r>
      <w:proofErr w:type="gramEnd"/>
      <w:r>
        <w:rPr>
          <w:rFonts w:hint="eastAsia"/>
          <w:sz w:val="24"/>
          <w:szCs w:val="24"/>
        </w:rPr>
        <w:t>时间是</w:t>
      </w:r>
      <w:r>
        <w:rPr>
          <w:rFonts w:hint="eastAsia"/>
          <w:sz w:val="24"/>
          <w:szCs w:val="24"/>
        </w:rPr>
        <w:t>1/15</w:t>
      </w:r>
      <w:r w:rsidR="00CD35EF">
        <w:rPr>
          <w:rFonts w:hint="eastAsia"/>
          <w:sz w:val="24"/>
          <w:szCs w:val="24"/>
        </w:rPr>
        <w:t>ms</w:t>
      </w:r>
      <w:r w:rsidR="00CD35EF">
        <w:rPr>
          <w:rFonts w:hint="eastAsia"/>
          <w:sz w:val="24"/>
          <w:szCs w:val="24"/>
        </w:rPr>
        <w:t>，一个</w:t>
      </w:r>
      <w:r w:rsidR="00CD35EF">
        <w:rPr>
          <w:rFonts w:hint="eastAsia"/>
          <w:sz w:val="24"/>
          <w:szCs w:val="24"/>
        </w:rPr>
        <w:t>10ms</w:t>
      </w:r>
      <w:r w:rsidR="00CD35EF">
        <w:rPr>
          <w:rFonts w:hint="eastAsia"/>
          <w:sz w:val="24"/>
          <w:szCs w:val="24"/>
        </w:rPr>
        <w:t>无线帧的时间是</w:t>
      </w:r>
      <w:r w:rsidR="00CD35EF">
        <w:rPr>
          <w:rFonts w:hint="eastAsia"/>
          <w:sz w:val="24"/>
          <w:szCs w:val="24"/>
        </w:rPr>
        <w:t>10ms</w:t>
      </w:r>
      <w:r w:rsidR="00CD35EF">
        <w:rPr>
          <w:rFonts w:hint="eastAsia"/>
          <w:sz w:val="24"/>
          <w:szCs w:val="24"/>
        </w:rPr>
        <w:t>。定时信息帧号是</w:t>
      </w:r>
      <w:r w:rsidR="00CD35EF">
        <w:rPr>
          <w:rFonts w:hint="eastAsia"/>
          <w:sz w:val="24"/>
          <w:szCs w:val="24"/>
        </w:rPr>
        <w:t>10ms</w:t>
      </w:r>
      <w:r w:rsidR="00CD35EF">
        <w:rPr>
          <w:rFonts w:hint="eastAsia"/>
          <w:sz w:val="24"/>
          <w:szCs w:val="24"/>
        </w:rPr>
        <w:t>无线帧号的整数</w:t>
      </w:r>
      <w:proofErr w:type="gramStart"/>
      <w:r w:rsidR="00CD35EF">
        <w:rPr>
          <w:rFonts w:hint="eastAsia"/>
          <w:sz w:val="24"/>
          <w:szCs w:val="24"/>
        </w:rPr>
        <w:t>倍</w:t>
      </w:r>
      <w:proofErr w:type="gramEnd"/>
      <w:r w:rsidR="00CD35EF">
        <w:rPr>
          <w:rFonts w:hint="eastAsia"/>
          <w:sz w:val="24"/>
          <w:szCs w:val="24"/>
        </w:rPr>
        <w:t>，所以可以通过</w:t>
      </w:r>
      <w:r w:rsidR="00CD35EF" w:rsidRPr="007F1199">
        <w:rPr>
          <w:rFonts w:hint="eastAsia"/>
          <w:sz w:val="24"/>
          <w:szCs w:val="24"/>
        </w:rPr>
        <w:t>10ms</w:t>
      </w:r>
      <w:r w:rsidR="00CD35EF" w:rsidRPr="007F1199">
        <w:rPr>
          <w:rFonts w:hint="eastAsia"/>
          <w:sz w:val="24"/>
          <w:szCs w:val="24"/>
        </w:rPr>
        <w:t>无线</w:t>
      </w:r>
      <w:proofErr w:type="gramStart"/>
      <w:r w:rsidR="00CD35EF" w:rsidRPr="007F1199">
        <w:rPr>
          <w:rFonts w:hint="eastAsia"/>
          <w:sz w:val="24"/>
          <w:szCs w:val="24"/>
        </w:rPr>
        <w:t>帧</w:t>
      </w:r>
      <w:proofErr w:type="gramEnd"/>
      <w:r w:rsidR="00CD35EF" w:rsidRPr="007F1199">
        <w:rPr>
          <w:rFonts w:hint="eastAsia"/>
          <w:sz w:val="24"/>
          <w:szCs w:val="24"/>
        </w:rPr>
        <w:t>获取帧号的定时信息</w:t>
      </w:r>
      <w:r w:rsidR="00CD35EF">
        <w:rPr>
          <w:rFonts w:hint="eastAsia"/>
          <w:sz w:val="24"/>
          <w:szCs w:val="24"/>
        </w:rPr>
        <w:t>。而定时信息时隙</w:t>
      </w:r>
      <w:proofErr w:type="gramStart"/>
      <w:r w:rsidR="00CD35EF">
        <w:rPr>
          <w:rFonts w:hint="eastAsia"/>
          <w:sz w:val="24"/>
          <w:szCs w:val="24"/>
        </w:rPr>
        <w:t>号根据</w:t>
      </w:r>
      <w:proofErr w:type="gramEnd"/>
      <w:r w:rsidR="00CD35EF">
        <w:rPr>
          <w:rFonts w:hint="eastAsia"/>
          <w:sz w:val="24"/>
          <w:szCs w:val="24"/>
        </w:rPr>
        <w:t>CPRI</w:t>
      </w:r>
      <w:r w:rsidR="00CD35EF">
        <w:rPr>
          <w:rFonts w:hint="eastAsia"/>
          <w:sz w:val="24"/>
          <w:szCs w:val="24"/>
        </w:rPr>
        <w:t>协议现有的同步定时信息无法得到，为了实现定时信息时隙的获取，提出了一个新的实现方式，步骤如下：</w:t>
      </w:r>
    </w:p>
    <w:p w:rsidR="00CD35EF" w:rsidRDefault="00CD35EF" w:rsidP="00CD35EF">
      <w:pPr>
        <w:ind w:firstLineChars="200" w:firstLine="480"/>
        <w:rPr>
          <w:sz w:val="24"/>
          <w:szCs w:val="24"/>
        </w:rPr>
      </w:pPr>
      <w:r>
        <w:rPr>
          <w:rFonts w:hint="eastAsia"/>
          <w:sz w:val="24"/>
          <w:szCs w:val="24"/>
        </w:rPr>
        <w:t>CPRI</w:t>
      </w:r>
      <w:r>
        <w:rPr>
          <w:rFonts w:hint="eastAsia"/>
          <w:sz w:val="24"/>
          <w:szCs w:val="24"/>
        </w:rPr>
        <w:t>在</w:t>
      </w:r>
      <w:r>
        <w:rPr>
          <w:rFonts w:hint="eastAsia"/>
          <w:sz w:val="24"/>
          <w:szCs w:val="24"/>
        </w:rPr>
        <w:t>1.5ms</w:t>
      </w:r>
      <w:r>
        <w:rPr>
          <w:rFonts w:hint="eastAsia"/>
          <w:sz w:val="24"/>
          <w:szCs w:val="24"/>
        </w:rPr>
        <w:t>可以传输</w:t>
      </w:r>
      <w:r>
        <w:rPr>
          <w:rFonts w:hint="eastAsia"/>
          <w:sz w:val="24"/>
          <w:szCs w:val="24"/>
        </w:rPr>
        <w:t>5760</w:t>
      </w:r>
      <w:r>
        <w:rPr>
          <w:rFonts w:hint="eastAsia"/>
          <w:sz w:val="24"/>
          <w:szCs w:val="24"/>
        </w:rPr>
        <w:t>个基本帧，一个</w:t>
      </w:r>
      <w:proofErr w:type="gramStart"/>
      <w:r>
        <w:rPr>
          <w:rFonts w:hint="eastAsia"/>
          <w:sz w:val="24"/>
          <w:szCs w:val="24"/>
        </w:rPr>
        <w:t>超帧由</w:t>
      </w:r>
      <w:proofErr w:type="gramEnd"/>
      <w:r>
        <w:rPr>
          <w:rFonts w:hint="eastAsia"/>
          <w:sz w:val="24"/>
          <w:szCs w:val="24"/>
        </w:rPr>
        <w:t>256</w:t>
      </w:r>
      <w:r>
        <w:rPr>
          <w:rFonts w:hint="eastAsia"/>
          <w:sz w:val="24"/>
          <w:szCs w:val="24"/>
        </w:rPr>
        <w:t>基本</w:t>
      </w:r>
      <w:proofErr w:type="gramStart"/>
      <w:r>
        <w:rPr>
          <w:rFonts w:hint="eastAsia"/>
          <w:sz w:val="24"/>
          <w:szCs w:val="24"/>
        </w:rPr>
        <w:t>帧</w:t>
      </w:r>
      <w:proofErr w:type="gramEnd"/>
      <w:r>
        <w:rPr>
          <w:rFonts w:hint="eastAsia"/>
          <w:sz w:val="24"/>
          <w:szCs w:val="24"/>
        </w:rPr>
        <w:t>组成，确定</w:t>
      </w:r>
      <w:r>
        <w:rPr>
          <w:rFonts w:hint="eastAsia"/>
          <w:sz w:val="24"/>
          <w:szCs w:val="24"/>
        </w:rPr>
        <w:t>5760</w:t>
      </w:r>
      <w:r>
        <w:rPr>
          <w:rFonts w:hint="eastAsia"/>
          <w:sz w:val="24"/>
          <w:szCs w:val="24"/>
        </w:rPr>
        <w:t>与</w:t>
      </w:r>
      <w:r>
        <w:rPr>
          <w:rFonts w:hint="eastAsia"/>
          <w:sz w:val="24"/>
          <w:szCs w:val="24"/>
        </w:rPr>
        <w:t>256</w:t>
      </w:r>
      <w:r>
        <w:rPr>
          <w:rFonts w:hint="eastAsia"/>
          <w:sz w:val="24"/>
          <w:szCs w:val="24"/>
        </w:rPr>
        <w:t>的最小公倍数，经计算最小公倍数是</w:t>
      </w:r>
      <w:r>
        <w:rPr>
          <w:rFonts w:hint="eastAsia"/>
          <w:sz w:val="24"/>
          <w:szCs w:val="24"/>
        </w:rPr>
        <w:t>115200</w:t>
      </w:r>
      <w:r>
        <w:rPr>
          <w:rFonts w:hint="eastAsia"/>
          <w:sz w:val="24"/>
          <w:szCs w:val="24"/>
        </w:rPr>
        <w:t>，也就是每两个时隙对应</w:t>
      </w:r>
      <w:r>
        <w:rPr>
          <w:rFonts w:hint="eastAsia"/>
          <w:sz w:val="24"/>
          <w:szCs w:val="24"/>
        </w:rPr>
        <w:t>45</w:t>
      </w:r>
      <w:r>
        <w:rPr>
          <w:rFonts w:hint="eastAsia"/>
          <w:sz w:val="24"/>
          <w:szCs w:val="24"/>
        </w:rPr>
        <w:t>个超帧</w:t>
      </w:r>
      <w:r w:rsidR="00014012">
        <w:rPr>
          <w:rFonts w:hint="eastAsia"/>
          <w:sz w:val="24"/>
          <w:szCs w:val="24"/>
        </w:rPr>
        <w:t>，也就是根据</w:t>
      </w:r>
      <w:r w:rsidR="00014012">
        <w:rPr>
          <w:rFonts w:hint="eastAsia"/>
          <w:sz w:val="24"/>
          <w:szCs w:val="24"/>
        </w:rPr>
        <w:t>CPRI</w:t>
      </w:r>
      <w:r w:rsidR="00014012">
        <w:rPr>
          <w:rFonts w:hint="eastAsia"/>
          <w:sz w:val="24"/>
          <w:szCs w:val="24"/>
        </w:rPr>
        <w:t>协议定义的同步定时信息可以获得</w:t>
      </w:r>
      <w:r w:rsidR="00014012">
        <w:rPr>
          <w:rFonts w:hint="eastAsia"/>
          <w:sz w:val="24"/>
          <w:szCs w:val="24"/>
        </w:rPr>
        <w:t>3ms</w:t>
      </w:r>
      <w:r w:rsidR="00014012">
        <w:rPr>
          <w:rFonts w:hint="eastAsia"/>
          <w:sz w:val="24"/>
          <w:szCs w:val="24"/>
        </w:rPr>
        <w:t>的定时信息，而一个时隙对应</w:t>
      </w:r>
      <w:r w:rsidR="00014012">
        <w:rPr>
          <w:rFonts w:hint="eastAsia"/>
          <w:sz w:val="24"/>
          <w:szCs w:val="24"/>
        </w:rPr>
        <w:t>22.5</w:t>
      </w:r>
      <w:r w:rsidR="00014012">
        <w:rPr>
          <w:rFonts w:hint="eastAsia"/>
          <w:sz w:val="24"/>
          <w:szCs w:val="24"/>
        </w:rPr>
        <w:t>个基本帧</w:t>
      </w:r>
      <w:r w:rsidR="00535E08">
        <w:rPr>
          <w:rFonts w:hint="eastAsia"/>
          <w:sz w:val="24"/>
          <w:szCs w:val="24"/>
        </w:rPr>
        <w:t>，</w:t>
      </w:r>
      <w:r w:rsidR="00535E08">
        <w:rPr>
          <w:rFonts w:hint="eastAsia"/>
          <w:sz w:val="24"/>
          <w:szCs w:val="24"/>
        </w:rPr>
        <w:t>1.5ms</w:t>
      </w:r>
      <w:r w:rsidR="00535E08">
        <w:rPr>
          <w:rFonts w:hint="eastAsia"/>
          <w:sz w:val="24"/>
          <w:szCs w:val="24"/>
        </w:rPr>
        <w:t>通过上</w:t>
      </w:r>
      <w:proofErr w:type="gramStart"/>
      <w:r w:rsidR="00535E08">
        <w:rPr>
          <w:rFonts w:hint="eastAsia"/>
          <w:sz w:val="24"/>
          <w:szCs w:val="24"/>
        </w:rPr>
        <w:t>一个超帧</w:t>
      </w:r>
      <w:proofErr w:type="gramEnd"/>
      <w:r w:rsidR="00535E08">
        <w:rPr>
          <w:rFonts w:hint="eastAsia"/>
          <w:sz w:val="24"/>
          <w:szCs w:val="24"/>
        </w:rPr>
        <w:t>+34us</w:t>
      </w:r>
      <w:r w:rsidR="00535E08">
        <w:rPr>
          <w:rFonts w:hint="eastAsia"/>
          <w:sz w:val="24"/>
          <w:szCs w:val="24"/>
        </w:rPr>
        <w:t>或者下</w:t>
      </w:r>
      <w:proofErr w:type="gramStart"/>
      <w:r w:rsidR="00535E08">
        <w:rPr>
          <w:rFonts w:hint="eastAsia"/>
          <w:sz w:val="24"/>
          <w:szCs w:val="24"/>
        </w:rPr>
        <w:t>一个超帧</w:t>
      </w:r>
      <w:proofErr w:type="gramEnd"/>
      <w:r w:rsidR="00535E08">
        <w:rPr>
          <w:rFonts w:hint="eastAsia"/>
          <w:sz w:val="24"/>
          <w:szCs w:val="24"/>
        </w:rPr>
        <w:t>-34us</w:t>
      </w:r>
      <w:r w:rsidR="00535E08">
        <w:rPr>
          <w:rFonts w:hint="eastAsia"/>
          <w:sz w:val="24"/>
          <w:szCs w:val="24"/>
        </w:rPr>
        <w:t>获得（</w:t>
      </w:r>
      <w:r w:rsidR="00535E08">
        <w:rPr>
          <w:rFonts w:hint="eastAsia"/>
          <w:sz w:val="24"/>
          <w:szCs w:val="24"/>
        </w:rPr>
        <w:t>34us</w:t>
      </w:r>
      <w:r w:rsidR="00535E08">
        <w:rPr>
          <w:rFonts w:hint="eastAsia"/>
          <w:sz w:val="24"/>
          <w:szCs w:val="24"/>
        </w:rPr>
        <w:t>约等于</w:t>
      </w:r>
      <w:proofErr w:type="gramStart"/>
      <w:r w:rsidR="00535E08">
        <w:rPr>
          <w:rFonts w:hint="eastAsia"/>
          <w:sz w:val="24"/>
          <w:szCs w:val="24"/>
        </w:rPr>
        <w:t>半个超帧</w:t>
      </w:r>
      <w:proofErr w:type="gramEnd"/>
      <w:r w:rsidR="00535E08">
        <w:rPr>
          <w:rFonts w:hint="eastAsia"/>
          <w:sz w:val="24"/>
          <w:szCs w:val="24"/>
        </w:rPr>
        <w:t>的时间）。</w:t>
      </w:r>
      <w:r w:rsidR="00535E08">
        <w:rPr>
          <w:rFonts w:hint="eastAsia"/>
          <w:sz w:val="24"/>
          <w:szCs w:val="24"/>
        </w:rPr>
        <w:t>BBU</w:t>
      </w:r>
      <w:r w:rsidR="00535E08">
        <w:rPr>
          <w:rFonts w:hint="eastAsia"/>
          <w:sz w:val="24"/>
          <w:szCs w:val="24"/>
        </w:rPr>
        <w:t>定时信息的获取</w:t>
      </w:r>
      <w:r w:rsidR="00535E08" w:rsidRPr="001958E0">
        <w:rPr>
          <w:rFonts w:hint="eastAsia"/>
          <w:sz w:val="24"/>
          <w:szCs w:val="24"/>
        </w:rPr>
        <w:t>如下图</w:t>
      </w:r>
      <w:r w:rsidR="001958E0" w:rsidRPr="001958E0">
        <w:rPr>
          <w:rFonts w:hint="eastAsia"/>
          <w:sz w:val="24"/>
          <w:szCs w:val="24"/>
        </w:rPr>
        <w:t>3-6</w:t>
      </w:r>
      <w:r w:rsidR="00535E08" w:rsidRPr="001958E0">
        <w:rPr>
          <w:rFonts w:hint="eastAsia"/>
          <w:sz w:val="24"/>
          <w:szCs w:val="24"/>
        </w:rPr>
        <w:t>所示。</w:t>
      </w:r>
    </w:p>
    <w:p w:rsidR="00014012" w:rsidRDefault="00014012" w:rsidP="00014012">
      <w:r>
        <w:object w:dxaOrig="10655" w:dyaOrig="2332">
          <v:shape id="_x0000_i1051" type="#_x0000_t75" style="width:486.7pt;height:106.55pt" o:ole="">
            <v:imagedata r:id="rId72" o:title=""/>
          </v:shape>
          <o:OLEObject Type="Embed" ProgID="Visio.Drawing.11" ShapeID="_x0000_i1051" DrawAspect="Content" ObjectID="_1593523784" r:id="rId73"/>
        </w:object>
      </w:r>
    </w:p>
    <w:p w:rsidR="001958E0" w:rsidRDefault="001958E0" w:rsidP="001958E0">
      <w:pPr>
        <w:jc w:val="center"/>
        <w:rPr>
          <w:sz w:val="24"/>
          <w:szCs w:val="24"/>
        </w:rPr>
      </w:pPr>
      <w:r>
        <w:rPr>
          <w:rFonts w:hint="eastAsia"/>
        </w:rPr>
        <w:t>图</w:t>
      </w:r>
      <w:r>
        <w:rPr>
          <w:rFonts w:hint="eastAsia"/>
        </w:rPr>
        <w:t>3-6 BBU</w:t>
      </w:r>
      <w:r>
        <w:rPr>
          <w:rFonts w:hint="eastAsia"/>
        </w:rPr>
        <w:t>定时信息获取实现</w:t>
      </w:r>
    </w:p>
    <w:p w:rsidR="007F1199" w:rsidRPr="00CD35EF" w:rsidRDefault="007F1199" w:rsidP="007F1199">
      <w:pPr>
        <w:ind w:firstLineChars="200" w:firstLine="480"/>
        <w:rPr>
          <w:sz w:val="24"/>
          <w:szCs w:val="24"/>
        </w:rPr>
      </w:pPr>
    </w:p>
    <w:p w:rsidR="00255591" w:rsidRPr="00D07157" w:rsidRDefault="00255591" w:rsidP="00255591">
      <w:pPr>
        <w:pStyle w:val="3"/>
        <w:rPr>
          <w:rFonts w:ascii="Times New Roman" w:hAnsi="Times New Roman"/>
        </w:rPr>
      </w:pPr>
      <w:bookmarkStart w:id="80" w:name="_Toc387754553"/>
      <w:r w:rsidRPr="00D07157">
        <w:rPr>
          <w:rFonts w:ascii="Times New Roman" w:hAnsi="Times New Roman"/>
        </w:rPr>
        <w:t>3.1.</w:t>
      </w:r>
      <w:r w:rsidR="001B459A">
        <w:rPr>
          <w:rFonts w:ascii="Times New Roman" w:hAnsi="Times New Roman" w:hint="eastAsia"/>
        </w:rPr>
        <w:t>4</w:t>
      </w:r>
      <w:r w:rsidRPr="00D07157">
        <w:rPr>
          <w:rFonts w:ascii="Times New Roman" w:hAnsi="Times New Roman"/>
        </w:rPr>
        <w:t xml:space="preserve">  CPRI</w:t>
      </w:r>
      <w:r w:rsidRPr="00D07157">
        <w:rPr>
          <w:rFonts w:ascii="Times New Roman" w:hAnsi="Times New Roman"/>
        </w:rPr>
        <w:t>处理定时信息：</w:t>
      </w:r>
      <w:proofErr w:type="gramStart"/>
      <w:r w:rsidRPr="00D07157">
        <w:rPr>
          <w:rFonts w:ascii="Times New Roman" w:hAnsi="Times New Roman"/>
        </w:rPr>
        <w:t>解帧模块</w:t>
      </w:r>
      <w:proofErr w:type="gramEnd"/>
      <w:r w:rsidRPr="00D07157">
        <w:rPr>
          <w:rFonts w:ascii="Times New Roman" w:hAnsi="Times New Roman"/>
        </w:rPr>
        <w:t>的设计</w:t>
      </w:r>
      <w:bookmarkEnd w:id="80"/>
    </w:p>
    <w:p w:rsidR="00255591" w:rsidRPr="00D07157" w:rsidRDefault="00255591" w:rsidP="00255591">
      <w:pPr>
        <w:ind w:firstLineChars="200" w:firstLine="480"/>
        <w:rPr>
          <w:rFonts w:ascii="Times New Roman" w:hAnsi="Times New Roman"/>
          <w:sz w:val="24"/>
          <w:szCs w:val="24"/>
        </w:rPr>
      </w:pPr>
      <w:r w:rsidRPr="00D07157">
        <w:rPr>
          <w:rFonts w:ascii="Times New Roman" w:hAnsi="Times New Roman"/>
          <w:sz w:val="24"/>
          <w:szCs w:val="24"/>
        </w:rPr>
        <w:t>第二种方式</w:t>
      </w:r>
      <w:proofErr w:type="gramStart"/>
      <w:r w:rsidRPr="00D07157">
        <w:rPr>
          <w:rFonts w:ascii="Times New Roman" w:hAnsi="Times New Roman"/>
          <w:sz w:val="24"/>
          <w:szCs w:val="24"/>
        </w:rPr>
        <w:t>的解帧模块</w:t>
      </w:r>
      <w:proofErr w:type="gramEnd"/>
      <w:r w:rsidRPr="00D07157">
        <w:rPr>
          <w:rFonts w:ascii="Times New Roman" w:hAnsi="Times New Roman"/>
          <w:sz w:val="24"/>
          <w:szCs w:val="24"/>
        </w:rPr>
        <w:t>与第一种方式</w:t>
      </w:r>
      <w:proofErr w:type="gramStart"/>
      <w:r w:rsidRPr="00D07157">
        <w:rPr>
          <w:rFonts w:ascii="Times New Roman" w:hAnsi="Times New Roman"/>
          <w:sz w:val="24"/>
          <w:szCs w:val="24"/>
        </w:rPr>
        <w:t>的解帧模块</w:t>
      </w:r>
      <w:proofErr w:type="gramEnd"/>
      <w:r w:rsidRPr="00D07157">
        <w:rPr>
          <w:rFonts w:ascii="Times New Roman" w:hAnsi="Times New Roman"/>
          <w:sz w:val="24"/>
          <w:szCs w:val="24"/>
        </w:rPr>
        <w:t>是一样的，它的指示信号占用两个容器，帧号独自占用一个容器，其他指示信号包括时隙号，信道号，指示带宽占用一个容器。</w:t>
      </w:r>
      <w:proofErr w:type="gramStart"/>
      <w:r w:rsidRPr="00D07157">
        <w:rPr>
          <w:rFonts w:ascii="Times New Roman" w:hAnsi="Times New Roman"/>
          <w:sz w:val="24"/>
          <w:szCs w:val="24"/>
        </w:rPr>
        <w:t>帧</w:t>
      </w:r>
      <w:proofErr w:type="gramEnd"/>
      <w:r w:rsidRPr="00D07157">
        <w:rPr>
          <w:rFonts w:ascii="Times New Roman" w:hAnsi="Times New Roman"/>
          <w:sz w:val="24"/>
          <w:szCs w:val="24"/>
        </w:rPr>
        <w:t>结构</w:t>
      </w:r>
      <w:r w:rsidRPr="00D07157">
        <w:rPr>
          <w:rFonts w:ascii="Times New Roman" w:hAnsi="Times New Roman"/>
          <w:sz w:val="24"/>
          <w:szCs w:val="24"/>
        </w:rPr>
        <w:lastRenderedPageBreak/>
        <w:t>如下图</w:t>
      </w:r>
      <w:r w:rsidRPr="00D07157">
        <w:rPr>
          <w:rFonts w:ascii="Times New Roman" w:hAnsi="Times New Roman"/>
          <w:sz w:val="24"/>
          <w:szCs w:val="24"/>
        </w:rPr>
        <w:t>3-</w:t>
      </w:r>
      <w:r w:rsidR="001958E0">
        <w:rPr>
          <w:rFonts w:ascii="Times New Roman" w:hAnsi="Times New Roman" w:hint="eastAsia"/>
          <w:sz w:val="24"/>
          <w:szCs w:val="24"/>
        </w:rPr>
        <w:t>7</w:t>
      </w:r>
      <w:r w:rsidRPr="00D07157">
        <w:rPr>
          <w:rFonts w:ascii="Times New Roman" w:hAnsi="Times New Roman"/>
          <w:sz w:val="24"/>
          <w:szCs w:val="24"/>
        </w:rPr>
        <w:t>所示。</w:t>
      </w:r>
    </w:p>
    <w:p w:rsidR="00255591" w:rsidRPr="00D07157" w:rsidRDefault="00255591" w:rsidP="00255591">
      <w:pPr>
        <w:jc w:val="center"/>
        <w:rPr>
          <w:rFonts w:ascii="Times New Roman" w:hAnsi="Times New Roman"/>
        </w:rPr>
      </w:pPr>
      <w:r w:rsidRPr="00D07157">
        <w:rPr>
          <w:rFonts w:ascii="Times New Roman" w:hAnsi="Times New Roman"/>
        </w:rPr>
        <w:object w:dxaOrig="4813" w:dyaOrig="5399">
          <v:shape id="_x0000_i1052" type="#_x0000_t75" style="width:240.2pt;height:270.15pt" o:ole="">
            <v:imagedata r:id="rId74" o:title=""/>
          </v:shape>
          <o:OLEObject Type="Embed" ProgID="Visio.Drawing.11" ShapeID="_x0000_i1052" DrawAspect="Content" ObjectID="_1593523785" r:id="rId75"/>
        </w:object>
      </w:r>
    </w:p>
    <w:p w:rsidR="00255591" w:rsidRPr="00D07157"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 3-</w:t>
      </w:r>
      <w:r w:rsidR="001958E0">
        <w:rPr>
          <w:rFonts w:ascii="Times New Roman" w:hAnsi="Times New Roman" w:hint="eastAsia"/>
          <w:szCs w:val="21"/>
        </w:rPr>
        <w:t>7</w:t>
      </w:r>
      <w:r w:rsidRPr="00D07157">
        <w:rPr>
          <w:rFonts w:ascii="Times New Roman" w:hAnsi="Times New Roman"/>
          <w:szCs w:val="21"/>
        </w:rPr>
        <w:t xml:space="preserve"> </w:t>
      </w:r>
      <w:proofErr w:type="gramStart"/>
      <w:r w:rsidRPr="00D07157">
        <w:rPr>
          <w:rFonts w:ascii="Times New Roman" w:hAnsi="Times New Roman"/>
          <w:szCs w:val="21"/>
        </w:rPr>
        <w:t>解帧结构</w:t>
      </w:r>
      <w:proofErr w:type="gramEnd"/>
    </w:p>
    <w:p w:rsidR="00255591" w:rsidRPr="00D07157" w:rsidRDefault="00255591" w:rsidP="00255591">
      <w:pPr>
        <w:pStyle w:val="3"/>
        <w:rPr>
          <w:rFonts w:ascii="Times New Roman" w:hAnsi="Times New Roman"/>
        </w:rPr>
      </w:pPr>
      <w:bookmarkStart w:id="81" w:name="_Toc387754554"/>
      <w:r w:rsidRPr="00D07157">
        <w:rPr>
          <w:rFonts w:ascii="Times New Roman" w:hAnsi="Times New Roman"/>
        </w:rPr>
        <w:t>3.1.</w:t>
      </w:r>
      <w:r w:rsidR="001B459A">
        <w:rPr>
          <w:rFonts w:ascii="Times New Roman" w:hAnsi="Times New Roman" w:hint="eastAsia"/>
        </w:rPr>
        <w:t>5</w:t>
      </w:r>
      <w:r w:rsidRPr="00D07157">
        <w:rPr>
          <w:rFonts w:ascii="Times New Roman" w:hAnsi="Times New Roman"/>
        </w:rPr>
        <w:t xml:space="preserve">  CPRI</w:t>
      </w:r>
      <w:r w:rsidRPr="00D07157">
        <w:rPr>
          <w:rFonts w:ascii="Times New Roman" w:hAnsi="Times New Roman"/>
        </w:rPr>
        <w:t>处理定时信息：上行缓冲器的设计</w:t>
      </w:r>
      <w:bookmarkEnd w:id="81"/>
    </w:p>
    <w:p w:rsidR="00255591" w:rsidRDefault="00255591" w:rsidP="00255591">
      <w:pPr>
        <w:ind w:firstLineChars="200" w:firstLine="480"/>
        <w:rPr>
          <w:rFonts w:ascii="Times New Roman" w:hAnsi="Times New Roman"/>
          <w:sz w:val="24"/>
          <w:szCs w:val="24"/>
        </w:rPr>
      </w:pPr>
      <w:r w:rsidRPr="00D07157">
        <w:rPr>
          <w:rFonts w:ascii="Times New Roman" w:hAnsi="Times New Roman"/>
          <w:sz w:val="24"/>
          <w:szCs w:val="24"/>
        </w:rPr>
        <w:t>CPRI</w:t>
      </w:r>
      <w:r w:rsidRPr="00D07157">
        <w:rPr>
          <w:rFonts w:ascii="Times New Roman" w:hAnsi="Times New Roman"/>
          <w:sz w:val="24"/>
          <w:szCs w:val="24"/>
        </w:rPr>
        <w:t>处理定时信息，同样通过握手协议遍历四块</w:t>
      </w:r>
      <w:r w:rsidRPr="00D07157">
        <w:rPr>
          <w:rFonts w:ascii="Times New Roman" w:hAnsi="Times New Roman"/>
          <w:sz w:val="24"/>
          <w:szCs w:val="24"/>
        </w:rPr>
        <w:t>BBU</w:t>
      </w:r>
      <w:r w:rsidRPr="00D07157">
        <w:rPr>
          <w:rFonts w:ascii="Times New Roman" w:hAnsi="Times New Roman"/>
          <w:sz w:val="24"/>
          <w:szCs w:val="24"/>
        </w:rPr>
        <w:t>。</w:t>
      </w:r>
      <w:r w:rsidRPr="00D07157">
        <w:rPr>
          <w:rFonts w:ascii="Times New Roman" w:hAnsi="Times New Roman"/>
          <w:sz w:val="24"/>
          <w:szCs w:val="24"/>
        </w:rPr>
        <w:t>CPRI</w:t>
      </w:r>
      <w:r w:rsidRPr="00D07157">
        <w:rPr>
          <w:rFonts w:ascii="Times New Roman" w:hAnsi="Times New Roman"/>
          <w:sz w:val="24"/>
          <w:szCs w:val="24"/>
        </w:rPr>
        <w:t>基本</w:t>
      </w:r>
      <w:proofErr w:type="gramStart"/>
      <w:r w:rsidRPr="00D07157">
        <w:rPr>
          <w:rFonts w:ascii="Times New Roman" w:hAnsi="Times New Roman"/>
          <w:sz w:val="24"/>
          <w:szCs w:val="24"/>
        </w:rPr>
        <w:t>帧</w:t>
      </w:r>
      <w:proofErr w:type="gramEnd"/>
      <w:r w:rsidRPr="00D07157">
        <w:rPr>
          <w:rFonts w:ascii="Times New Roman" w:hAnsi="Times New Roman"/>
          <w:sz w:val="24"/>
          <w:szCs w:val="24"/>
        </w:rPr>
        <w:t>IQ</w:t>
      </w:r>
      <w:r w:rsidRPr="00D07157">
        <w:rPr>
          <w:rFonts w:ascii="Times New Roman" w:hAnsi="Times New Roman"/>
          <w:sz w:val="24"/>
          <w:szCs w:val="24"/>
        </w:rPr>
        <w:t>模块以</w:t>
      </w:r>
      <w:r w:rsidRPr="00D07157">
        <w:rPr>
          <w:rFonts w:ascii="Times New Roman" w:hAnsi="Times New Roman"/>
          <w:sz w:val="24"/>
          <w:szCs w:val="24"/>
        </w:rPr>
        <w:t>64bit</w:t>
      </w:r>
      <w:r w:rsidRPr="00D07157">
        <w:rPr>
          <w:rFonts w:ascii="Times New Roman" w:hAnsi="Times New Roman"/>
          <w:sz w:val="24"/>
          <w:szCs w:val="24"/>
        </w:rPr>
        <w:t>为一</w:t>
      </w:r>
      <w:proofErr w:type="gramStart"/>
      <w:r w:rsidRPr="00D07157">
        <w:rPr>
          <w:rFonts w:ascii="Times New Roman" w:hAnsi="Times New Roman"/>
          <w:sz w:val="24"/>
          <w:szCs w:val="24"/>
        </w:rPr>
        <w:t>拍作为</w:t>
      </w:r>
      <w:proofErr w:type="gramEnd"/>
      <w:r w:rsidRPr="00D07157">
        <w:rPr>
          <w:rFonts w:ascii="Times New Roman" w:hAnsi="Times New Roman"/>
          <w:sz w:val="24"/>
          <w:szCs w:val="24"/>
        </w:rPr>
        <w:t>缓冲器的缓存数据，缓存信息包括</w:t>
      </w:r>
      <w:r w:rsidRPr="00D07157">
        <w:rPr>
          <w:rFonts w:ascii="Times New Roman" w:hAnsi="Times New Roman"/>
          <w:sz w:val="24"/>
          <w:szCs w:val="24"/>
        </w:rPr>
        <w:t xml:space="preserve"> IQ</w:t>
      </w:r>
      <w:r w:rsidRPr="00D07157">
        <w:rPr>
          <w:rFonts w:ascii="Times New Roman" w:hAnsi="Times New Roman"/>
          <w:sz w:val="24"/>
          <w:szCs w:val="24"/>
        </w:rPr>
        <w:t>数据，</w:t>
      </w:r>
      <w:r w:rsidRPr="00D07157">
        <w:rPr>
          <w:rFonts w:ascii="Times New Roman" w:hAnsi="Times New Roman"/>
          <w:sz w:val="24"/>
          <w:szCs w:val="24"/>
        </w:rPr>
        <w:t>IQ</w:t>
      </w:r>
      <w:r w:rsidRPr="00D07157">
        <w:rPr>
          <w:rFonts w:ascii="Times New Roman" w:hAnsi="Times New Roman"/>
          <w:sz w:val="24"/>
          <w:szCs w:val="24"/>
        </w:rPr>
        <w:t>编号和指示带宽。缓冲器写时钟采用</w:t>
      </w:r>
      <w:r w:rsidR="002A0BCF">
        <w:rPr>
          <w:rFonts w:ascii="Times New Roman" w:hAnsi="Times New Roman" w:hint="eastAsia"/>
          <w:sz w:val="24"/>
          <w:szCs w:val="24"/>
        </w:rPr>
        <w:t>CPRI</w:t>
      </w:r>
      <w:r w:rsidR="002A0BCF">
        <w:rPr>
          <w:rFonts w:ascii="Times New Roman" w:hAnsi="Times New Roman" w:hint="eastAsia"/>
          <w:sz w:val="24"/>
          <w:szCs w:val="24"/>
        </w:rPr>
        <w:t>的系统时钟</w:t>
      </w:r>
      <w:r w:rsidRPr="00D07157">
        <w:rPr>
          <w:rFonts w:ascii="Times New Roman" w:hAnsi="Times New Roman"/>
          <w:sz w:val="24"/>
          <w:szCs w:val="24"/>
        </w:rPr>
        <w:t>，读时钟采用</w:t>
      </w:r>
      <w:bookmarkStart w:id="82" w:name="OLE_LINK47"/>
      <w:bookmarkStart w:id="83" w:name="OLE_LINK48"/>
      <w:r w:rsidR="002A0BCF">
        <w:rPr>
          <w:rFonts w:ascii="Times New Roman" w:hAnsi="Times New Roman" w:hint="eastAsia"/>
          <w:sz w:val="24"/>
          <w:szCs w:val="24"/>
        </w:rPr>
        <w:t>SRIO</w:t>
      </w:r>
      <w:r w:rsidR="002A0BCF">
        <w:rPr>
          <w:rFonts w:ascii="Times New Roman" w:hAnsi="Times New Roman" w:hint="eastAsia"/>
          <w:sz w:val="24"/>
          <w:szCs w:val="24"/>
        </w:rPr>
        <w:t>的系统时钟</w:t>
      </w:r>
      <w:bookmarkEnd w:id="82"/>
      <w:bookmarkEnd w:id="83"/>
      <w:r w:rsidRPr="00D07157">
        <w:rPr>
          <w:rFonts w:ascii="Times New Roman" w:hAnsi="Times New Roman"/>
          <w:sz w:val="24"/>
          <w:szCs w:val="24"/>
        </w:rPr>
        <w:t>。因为</w:t>
      </w:r>
      <w:r w:rsidRPr="00D07157">
        <w:rPr>
          <w:rFonts w:ascii="Times New Roman" w:hAnsi="Times New Roman"/>
          <w:sz w:val="24"/>
          <w:szCs w:val="24"/>
        </w:rPr>
        <w:t>CPRI</w:t>
      </w:r>
      <w:r w:rsidRPr="00D07157">
        <w:rPr>
          <w:rFonts w:ascii="Times New Roman" w:hAnsi="Times New Roman"/>
          <w:sz w:val="24"/>
          <w:szCs w:val="24"/>
        </w:rPr>
        <w:t>板卡处理定时信息，所以</w:t>
      </w:r>
      <w:proofErr w:type="gramStart"/>
      <w:r w:rsidRPr="00D07157">
        <w:rPr>
          <w:rFonts w:ascii="Times New Roman" w:hAnsi="Times New Roman"/>
          <w:sz w:val="24"/>
          <w:szCs w:val="24"/>
        </w:rPr>
        <w:t>解帧后</w:t>
      </w:r>
      <w:proofErr w:type="gramEnd"/>
      <w:r w:rsidRPr="00D07157">
        <w:rPr>
          <w:rFonts w:ascii="Times New Roman" w:hAnsi="Times New Roman"/>
          <w:sz w:val="24"/>
          <w:szCs w:val="24"/>
        </w:rPr>
        <w:t>的数据需要经过定时处理发送到</w:t>
      </w:r>
      <w:r w:rsidRPr="00D07157">
        <w:rPr>
          <w:rFonts w:ascii="Times New Roman" w:hAnsi="Times New Roman"/>
          <w:sz w:val="24"/>
          <w:szCs w:val="24"/>
        </w:rPr>
        <w:t>RapidIO</w:t>
      </w:r>
      <w:r w:rsidRPr="00D07157">
        <w:rPr>
          <w:rFonts w:ascii="Times New Roman" w:hAnsi="Times New Roman"/>
          <w:sz w:val="24"/>
          <w:szCs w:val="24"/>
        </w:rPr>
        <w:t>接口，缓冲器使用外部缓存，实现方式如下图</w:t>
      </w:r>
      <w:r w:rsidRPr="00D07157">
        <w:rPr>
          <w:rFonts w:ascii="Times New Roman" w:hAnsi="Times New Roman"/>
          <w:sz w:val="24"/>
          <w:szCs w:val="24"/>
        </w:rPr>
        <w:t>3-</w:t>
      </w:r>
      <w:r w:rsidR="001958E0">
        <w:rPr>
          <w:rFonts w:ascii="Times New Roman" w:hAnsi="Times New Roman" w:hint="eastAsia"/>
          <w:sz w:val="24"/>
          <w:szCs w:val="24"/>
        </w:rPr>
        <w:t>8</w:t>
      </w:r>
      <w:r w:rsidRPr="00D07157">
        <w:rPr>
          <w:rFonts w:ascii="Times New Roman" w:hAnsi="Times New Roman"/>
          <w:sz w:val="24"/>
          <w:szCs w:val="24"/>
        </w:rPr>
        <w:t>所示。缓冲器以</w:t>
      </w:r>
      <w:r w:rsidR="002A0BCF">
        <w:rPr>
          <w:rFonts w:ascii="Times New Roman" w:hAnsi="Times New Roman" w:hint="eastAsia"/>
          <w:sz w:val="24"/>
          <w:szCs w:val="24"/>
        </w:rPr>
        <w:t>CPRI</w:t>
      </w:r>
      <w:r w:rsidR="002A0BCF">
        <w:rPr>
          <w:rFonts w:ascii="Times New Roman" w:hAnsi="Times New Roman" w:hint="eastAsia"/>
          <w:sz w:val="24"/>
          <w:szCs w:val="24"/>
        </w:rPr>
        <w:t>的系统时钟</w:t>
      </w:r>
      <w:r w:rsidRPr="00D07157">
        <w:rPr>
          <w:rFonts w:ascii="Times New Roman" w:hAnsi="Times New Roman"/>
          <w:sz w:val="24"/>
          <w:szCs w:val="24"/>
        </w:rPr>
        <w:t>写入数据，</w:t>
      </w:r>
      <w:r w:rsidRPr="00D07157">
        <w:rPr>
          <w:rFonts w:ascii="Times New Roman" w:hAnsi="Times New Roman"/>
          <w:sz w:val="24"/>
          <w:szCs w:val="24"/>
        </w:rPr>
        <w:t>4</w:t>
      </w:r>
      <w:r w:rsidRPr="00D07157">
        <w:rPr>
          <w:rFonts w:ascii="Times New Roman" w:hAnsi="Times New Roman"/>
          <w:sz w:val="24"/>
          <w:szCs w:val="24"/>
        </w:rPr>
        <w:t>个时钟周期的</w:t>
      </w:r>
      <w:r w:rsidRPr="00D07157">
        <w:rPr>
          <w:rFonts w:ascii="Times New Roman" w:hAnsi="Times New Roman"/>
          <w:sz w:val="24"/>
          <w:szCs w:val="24"/>
        </w:rPr>
        <w:t>IQ</w:t>
      </w:r>
      <w:r w:rsidRPr="00D07157">
        <w:rPr>
          <w:rFonts w:ascii="Times New Roman" w:hAnsi="Times New Roman"/>
          <w:sz w:val="24"/>
          <w:szCs w:val="24"/>
        </w:rPr>
        <w:t>填充一个地址单元，缓存数据</w:t>
      </w:r>
      <w:r w:rsidRPr="00D07157">
        <w:rPr>
          <w:rFonts w:ascii="Times New Roman" w:hAnsi="Times New Roman"/>
          <w:sz w:val="24"/>
          <w:szCs w:val="24"/>
        </w:rPr>
        <w:t>1.5ms</w:t>
      </w:r>
      <w:r w:rsidRPr="00D07157">
        <w:rPr>
          <w:rFonts w:ascii="Times New Roman" w:hAnsi="Times New Roman"/>
          <w:sz w:val="24"/>
          <w:szCs w:val="24"/>
        </w:rPr>
        <w:t>后，</w:t>
      </w:r>
      <w:r w:rsidRPr="00D07157">
        <w:rPr>
          <w:rFonts w:ascii="Times New Roman" w:hAnsi="Times New Roman"/>
          <w:sz w:val="24"/>
          <w:szCs w:val="24"/>
        </w:rPr>
        <w:t>CPRI</w:t>
      </w:r>
      <w:r w:rsidRPr="00D07157">
        <w:rPr>
          <w:rFonts w:ascii="Times New Roman" w:hAnsi="Times New Roman"/>
          <w:sz w:val="24"/>
          <w:szCs w:val="24"/>
        </w:rPr>
        <w:t>板卡控制</w:t>
      </w:r>
      <w:r w:rsidRPr="00D07157">
        <w:rPr>
          <w:rFonts w:ascii="Times New Roman" w:hAnsi="Times New Roman"/>
          <w:sz w:val="24"/>
          <w:szCs w:val="24"/>
        </w:rPr>
        <w:t>BBU</w:t>
      </w:r>
      <w:r w:rsidRPr="00D07157">
        <w:rPr>
          <w:rFonts w:ascii="Times New Roman" w:hAnsi="Times New Roman"/>
          <w:sz w:val="24"/>
          <w:szCs w:val="24"/>
        </w:rPr>
        <w:t>板卡停止数据传输，缓冲器以</w:t>
      </w:r>
      <w:r w:rsidR="002A0BCF">
        <w:rPr>
          <w:rFonts w:ascii="Times New Roman" w:hAnsi="Times New Roman" w:hint="eastAsia"/>
          <w:sz w:val="24"/>
          <w:szCs w:val="24"/>
        </w:rPr>
        <w:t>SRIO</w:t>
      </w:r>
      <w:r w:rsidR="002A0BCF">
        <w:rPr>
          <w:rFonts w:ascii="Times New Roman" w:hAnsi="Times New Roman" w:hint="eastAsia"/>
          <w:sz w:val="24"/>
          <w:szCs w:val="24"/>
        </w:rPr>
        <w:t>的系统时钟</w:t>
      </w:r>
      <w:r w:rsidRPr="00D07157">
        <w:rPr>
          <w:rFonts w:ascii="Times New Roman" w:hAnsi="Times New Roman"/>
          <w:sz w:val="24"/>
          <w:szCs w:val="24"/>
        </w:rPr>
        <w:t>读出数据，再从缓冲器读取</w:t>
      </w:r>
      <w:r w:rsidRPr="00D07157">
        <w:rPr>
          <w:rFonts w:ascii="Times New Roman" w:hAnsi="Times New Roman"/>
          <w:sz w:val="24"/>
          <w:szCs w:val="24"/>
        </w:rPr>
        <w:t>IQ</w:t>
      </w:r>
      <w:r w:rsidRPr="00D07157">
        <w:rPr>
          <w:rFonts w:ascii="Times New Roman" w:hAnsi="Times New Roman"/>
          <w:sz w:val="24"/>
          <w:szCs w:val="24"/>
        </w:rPr>
        <w:t>数据，最后</w:t>
      </w:r>
      <w:proofErr w:type="gramStart"/>
      <w:r w:rsidRPr="00D07157">
        <w:rPr>
          <w:rFonts w:ascii="Times New Roman" w:hAnsi="Times New Roman"/>
          <w:sz w:val="24"/>
          <w:szCs w:val="24"/>
        </w:rPr>
        <w:t>通过通过</w:t>
      </w:r>
      <w:proofErr w:type="gramEnd"/>
      <w:r w:rsidRPr="00D07157">
        <w:rPr>
          <w:rFonts w:ascii="Times New Roman" w:hAnsi="Times New Roman"/>
          <w:sz w:val="24"/>
          <w:szCs w:val="24"/>
        </w:rPr>
        <w:t>RapidIO</w:t>
      </w:r>
      <w:r w:rsidRPr="00D07157">
        <w:rPr>
          <w:rFonts w:ascii="Times New Roman" w:hAnsi="Times New Roman"/>
          <w:sz w:val="24"/>
          <w:szCs w:val="24"/>
        </w:rPr>
        <w:t>接口</w:t>
      </w:r>
      <w:proofErr w:type="gramStart"/>
      <w:r w:rsidRPr="00D07157">
        <w:rPr>
          <w:rFonts w:ascii="Times New Roman" w:hAnsi="Times New Roman"/>
          <w:sz w:val="24"/>
          <w:szCs w:val="24"/>
        </w:rPr>
        <w:t>交互到</w:t>
      </w:r>
      <w:proofErr w:type="gramEnd"/>
      <w:r w:rsidRPr="00D07157">
        <w:rPr>
          <w:rFonts w:ascii="Times New Roman" w:hAnsi="Times New Roman"/>
          <w:sz w:val="24"/>
          <w:szCs w:val="24"/>
        </w:rPr>
        <w:t>LISU</w:t>
      </w:r>
      <w:r w:rsidRPr="00D07157">
        <w:rPr>
          <w:rFonts w:ascii="Times New Roman" w:hAnsi="Times New Roman"/>
          <w:sz w:val="24"/>
          <w:szCs w:val="24"/>
        </w:rPr>
        <w:t>板卡。</w:t>
      </w:r>
    </w:p>
    <w:p w:rsidR="002A0BCF" w:rsidRPr="002A0BCF" w:rsidRDefault="002A0BCF" w:rsidP="00255591">
      <w:pPr>
        <w:ind w:firstLineChars="200" w:firstLine="480"/>
        <w:rPr>
          <w:rFonts w:ascii="Times New Roman" w:hAnsi="Times New Roman"/>
          <w:sz w:val="24"/>
          <w:szCs w:val="24"/>
        </w:rPr>
      </w:pPr>
      <w:r>
        <w:rPr>
          <w:rFonts w:ascii="Times New Roman" w:hAnsi="Times New Roman" w:hint="eastAsia"/>
          <w:sz w:val="24"/>
          <w:szCs w:val="24"/>
        </w:rPr>
        <w:t>外部缓冲器划分为两个地址区域，一个区域用于传输到</w:t>
      </w:r>
      <w:r>
        <w:rPr>
          <w:rFonts w:ascii="Times New Roman" w:hAnsi="Times New Roman" w:hint="eastAsia"/>
          <w:sz w:val="24"/>
          <w:szCs w:val="24"/>
        </w:rPr>
        <w:t>LISU1</w:t>
      </w:r>
      <w:r>
        <w:rPr>
          <w:rFonts w:ascii="Times New Roman" w:hAnsi="Times New Roman" w:hint="eastAsia"/>
          <w:sz w:val="24"/>
          <w:szCs w:val="24"/>
        </w:rPr>
        <w:t>板卡，另一个区域用于传送到</w:t>
      </w:r>
      <w:r>
        <w:rPr>
          <w:rFonts w:ascii="Times New Roman" w:hAnsi="Times New Roman" w:hint="eastAsia"/>
          <w:sz w:val="24"/>
          <w:szCs w:val="24"/>
        </w:rPr>
        <w:t>LISU2</w:t>
      </w:r>
      <w:r>
        <w:rPr>
          <w:rFonts w:ascii="Times New Roman" w:hAnsi="Times New Roman" w:hint="eastAsia"/>
          <w:sz w:val="24"/>
          <w:szCs w:val="24"/>
        </w:rPr>
        <w:t>板卡，每个区域分配</w:t>
      </w:r>
      <w:r>
        <w:rPr>
          <w:rFonts w:ascii="Times New Roman" w:hAnsi="Times New Roman" w:hint="eastAsia"/>
          <w:sz w:val="24"/>
          <w:szCs w:val="24"/>
        </w:rPr>
        <w:t>43260</w:t>
      </w:r>
      <w:r>
        <w:rPr>
          <w:rFonts w:ascii="Times New Roman" w:hAnsi="Times New Roman" w:hint="eastAsia"/>
          <w:sz w:val="24"/>
          <w:szCs w:val="24"/>
        </w:rPr>
        <w:t>个地址空间，动态映射的方式与下行链路动态映射的方式一样。</w:t>
      </w:r>
    </w:p>
    <w:p w:rsidR="00255591" w:rsidRPr="00D07157" w:rsidRDefault="00255591" w:rsidP="00255591">
      <w:pPr>
        <w:rPr>
          <w:rFonts w:ascii="Times New Roman" w:hAnsi="Times New Roman"/>
        </w:rPr>
      </w:pPr>
      <w:r w:rsidRPr="00D07157">
        <w:rPr>
          <w:rFonts w:ascii="Times New Roman" w:hAnsi="Times New Roman"/>
        </w:rPr>
        <w:object w:dxaOrig="9445" w:dyaOrig="4771">
          <v:shape id="_x0000_i1053" type="#_x0000_t75" style="width:472.9pt;height:238.45pt" o:ole="">
            <v:imagedata r:id="rId76" o:title=""/>
          </v:shape>
          <o:OLEObject Type="Embed" ProgID="Visio.Drawing.11" ShapeID="_x0000_i1053" DrawAspect="Content" ObjectID="_1593523786" r:id="rId77"/>
        </w:object>
      </w:r>
    </w:p>
    <w:p w:rsidR="00255591" w:rsidRPr="00D07157" w:rsidRDefault="00255591" w:rsidP="00255591">
      <w:pPr>
        <w:jc w:val="center"/>
        <w:rPr>
          <w:rFonts w:ascii="Times New Roman" w:hAnsi="Times New Roman"/>
          <w:szCs w:val="21"/>
        </w:rPr>
      </w:pPr>
      <w:r w:rsidRPr="00D07157">
        <w:rPr>
          <w:rFonts w:ascii="Times New Roman" w:hAnsi="Times New Roman"/>
          <w:szCs w:val="21"/>
        </w:rPr>
        <w:t>图</w:t>
      </w:r>
      <w:r w:rsidRPr="00D07157">
        <w:rPr>
          <w:rFonts w:ascii="Times New Roman" w:hAnsi="Times New Roman"/>
          <w:szCs w:val="21"/>
        </w:rPr>
        <w:t xml:space="preserve"> 3-</w:t>
      </w:r>
      <w:r w:rsidR="001958E0">
        <w:rPr>
          <w:rFonts w:ascii="Times New Roman" w:hAnsi="Times New Roman" w:hint="eastAsia"/>
          <w:szCs w:val="21"/>
        </w:rPr>
        <w:t>8</w:t>
      </w:r>
      <w:r w:rsidRPr="00D07157">
        <w:rPr>
          <w:rFonts w:ascii="Times New Roman" w:hAnsi="Times New Roman"/>
          <w:szCs w:val="21"/>
        </w:rPr>
        <w:t>上行缓冲器的实现方式</w:t>
      </w:r>
    </w:p>
    <w:p w:rsidR="00255591" w:rsidRPr="00D07157" w:rsidRDefault="00255591" w:rsidP="00255591">
      <w:pPr>
        <w:pStyle w:val="3"/>
        <w:rPr>
          <w:rFonts w:ascii="Times New Roman" w:hAnsi="Times New Roman"/>
        </w:rPr>
      </w:pPr>
      <w:bookmarkStart w:id="84" w:name="_Toc387754555"/>
      <w:r w:rsidRPr="00D07157">
        <w:rPr>
          <w:rFonts w:ascii="Times New Roman" w:hAnsi="Times New Roman"/>
        </w:rPr>
        <w:t>3.1.</w:t>
      </w:r>
      <w:r w:rsidR="001B459A">
        <w:rPr>
          <w:rFonts w:ascii="Times New Roman" w:hAnsi="Times New Roman" w:hint="eastAsia"/>
        </w:rPr>
        <w:t>6</w:t>
      </w:r>
      <w:r w:rsidRPr="00D07157">
        <w:rPr>
          <w:rFonts w:ascii="Times New Roman" w:hAnsi="Times New Roman"/>
        </w:rPr>
        <w:t xml:space="preserve">  SRIO</w:t>
      </w:r>
      <w:r w:rsidRPr="00D07157">
        <w:rPr>
          <w:rFonts w:ascii="Times New Roman" w:hAnsi="Times New Roman"/>
        </w:rPr>
        <w:t>成帧器设计</w:t>
      </w:r>
      <w:bookmarkEnd w:id="84"/>
    </w:p>
    <w:p w:rsidR="00255591" w:rsidRPr="00D07157" w:rsidRDefault="00255591" w:rsidP="00255591">
      <w:pPr>
        <w:ind w:firstLineChars="150" w:firstLine="360"/>
        <w:rPr>
          <w:rFonts w:ascii="Times New Roman" w:hAnsi="Times New Roman"/>
          <w:sz w:val="24"/>
          <w:szCs w:val="24"/>
        </w:rPr>
      </w:pPr>
      <w:r w:rsidRPr="00D07157">
        <w:rPr>
          <w:rFonts w:ascii="Times New Roman" w:hAnsi="Times New Roman"/>
          <w:sz w:val="24"/>
          <w:szCs w:val="24"/>
        </w:rPr>
        <w:t>上行链路的</w:t>
      </w:r>
      <w:r w:rsidRPr="00D07157">
        <w:rPr>
          <w:rFonts w:ascii="Times New Roman" w:hAnsi="Times New Roman"/>
          <w:sz w:val="24"/>
          <w:szCs w:val="24"/>
        </w:rPr>
        <w:t>IQ</w:t>
      </w:r>
      <w:r w:rsidRPr="00D07157">
        <w:rPr>
          <w:rFonts w:ascii="Times New Roman" w:hAnsi="Times New Roman"/>
          <w:sz w:val="24"/>
          <w:szCs w:val="24"/>
        </w:rPr>
        <w:t>数据是以</w:t>
      </w:r>
      <w:r w:rsidRPr="00D07157">
        <w:rPr>
          <w:rFonts w:ascii="Times New Roman" w:hAnsi="Times New Roman"/>
          <w:sz w:val="24"/>
          <w:szCs w:val="24"/>
        </w:rPr>
        <w:t>1.5ms</w:t>
      </w:r>
      <w:r w:rsidRPr="00D07157">
        <w:rPr>
          <w:rFonts w:ascii="Times New Roman" w:hAnsi="Times New Roman"/>
          <w:sz w:val="24"/>
          <w:szCs w:val="24"/>
        </w:rPr>
        <w:t>为时间单位，也就是每路</w:t>
      </w:r>
      <w:r w:rsidRPr="00D07157">
        <w:rPr>
          <w:rFonts w:ascii="Times New Roman" w:hAnsi="Times New Roman"/>
          <w:sz w:val="24"/>
          <w:szCs w:val="24"/>
        </w:rPr>
        <w:t>1.5ms</w:t>
      </w:r>
      <w:r w:rsidRPr="00D07157">
        <w:rPr>
          <w:rFonts w:ascii="Times New Roman" w:hAnsi="Times New Roman"/>
          <w:sz w:val="24"/>
          <w:szCs w:val="24"/>
        </w:rPr>
        <w:t>的数据传输完后，另一路数据被传输，不同的指示带宽，一个时隙的数据容量大小不一样：</w:t>
      </w:r>
    </w:p>
    <w:p w:rsidR="00255591" w:rsidRPr="00D07157" w:rsidRDefault="00255591" w:rsidP="00255591">
      <w:pPr>
        <w:numPr>
          <w:ilvl w:val="0"/>
          <w:numId w:val="5"/>
        </w:numPr>
        <w:rPr>
          <w:rFonts w:ascii="Times New Roman" w:hAnsi="Times New Roman"/>
          <w:sz w:val="24"/>
          <w:szCs w:val="24"/>
        </w:rPr>
      </w:pPr>
      <w:r w:rsidRPr="00D07157">
        <w:rPr>
          <w:rFonts w:ascii="Times New Roman" w:hAnsi="Times New Roman"/>
          <w:sz w:val="24"/>
          <w:szCs w:val="24"/>
        </w:rPr>
        <w:t>指示带宽</w:t>
      </w:r>
      <w:r w:rsidRPr="00D07157">
        <w:rPr>
          <w:rFonts w:ascii="Times New Roman" w:hAnsi="Times New Roman"/>
          <w:sz w:val="24"/>
          <w:szCs w:val="24"/>
        </w:rPr>
        <w:t>64k</w:t>
      </w:r>
      <w:bookmarkStart w:id="85" w:name="_GoBack"/>
      <w:bookmarkEnd w:id="85"/>
      <w:r w:rsidRPr="00D07157">
        <w:rPr>
          <w:rFonts w:ascii="Times New Roman" w:hAnsi="Times New Roman"/>
          <w:sz w:val="24"/>
          <w:szCs w:val="24"/>
        </w:rPr>
        <w:t>hz</w:t>
      </w:r>
      <w:r w:rsidRPr="00D07157">
        <w:rPr>
          <w:rFonts w:ascii="Times New Roman" w:hAnsi="Times New Roman"/>
          <w:sz w:val="24"/>
          <w:szCs w:val="24"/>
        </w:rPr>
        <w:t>，一个</w:t>
      </w:r>
      <w:r w:rsidRPr="00D07157">
        <w:rPr>
          <w:rFonts w:ascii="Times New Roman" w:hAnsi="Times New Roman"/>
          <w:sz w:val="24"/>
          <w:szCs w:val="24"/>
        </w:rPr>
        <w:t>1.5ms</w:t>
      </w:r>
      <w:r w:rsidRPr="00D07157">
        <w:rPr>
          <w:rFonts w:ascii="Times New Roman" w:hAnsi="Times New Roman"/>
          <w:sz w:val="24"/>
          <w:szCs w:val="24"/>
        </w:rPr>
        <w:t>时隙内会传输</w:t>
      </w:r>
      <w:r w:rsidRPr="00D07157">
        <w:rPr>
          <w:rFonts w:ascii="Times New Roman" w:hAnsi="Times New Roman"/>
          <w:sz w:val="24"/>
          <w:szCs w:val="24"/>
        </w:rPr>
        <w:t>96</w:t>
      </w:r>
      <w:r w:rsidRPr="00D07157">
        <w:rPr>
          <w:rFonts w:ascii="Times New Roman" w:hAnsi="Times New Roman"/>
          <w:sz w:val="24"/>
          <w:szCs w:val="24"/>
        </w:rPr>
        <w:t>组</w:t>
      </w:r>
      <w:r w:rsidRPr="00D07157">
        <w:rPr>
          <w:rFonts w:ascii="Times New Roman" w:hAnsi="Times New Roman"/>
          <w:sz w:val="24"/>
          <w:szCs w:val="24"/>
        </w:rPr>
        <w:t>IQ</w:t>
      </w:r>
      <w:r w:rsidRPr="00D07157">
        <w:rPr>
          <w:rFonts w:ascii="Times New Roman" w:hAnsi="Times New Roman"/>
          <w:sz w:val="24"/>
          <w:szCs w:val="24"/>
        </w:rPr>
        <w:t>数据</w:t>
      </w:r>
    </w:p>
    <w:p w:rsidR="00255591" w:rsidRPr="00D07157" w:rsidRDefault="00255591" w:rsidP="00255591">
      <w:pPr>
        <w:numPr>
          <w:ilvl w:val="0"/>
          <w:numId w:val="5"/>
        </w:numPr>
        <w:rPr>
          <w:rFonts w:ascii="Times New Roman" w:hAnsi="Times New Roman"/>
          <w:sz w:val="24"/>
          <w:szCs w:val="24"/>
        </w:rPr>
      </w:pPr>
      <w:r w:rsidRPr="00D07157">
        <w:rPr>
          <w:rFonts w:ascii="Times New Roman" w:hAnsi="Times New Roman"/>
          <w:sz w:val="24"/>
          <w:szCs w:val="24"/>
        </w:rPr>
        <w:t>指示带宽</w:t>
      </w:r>
      <w:r w:rsidRPr="00D07157">
        <w:rPr>
          <w:rFonts w:ascii="Times New Roman" w:hAnsi="Times New Roman"/>
          <w:sz w:val="24"/>
          <w:szCs w:val="24"/>
        </w:rPr>
        <w:t>64khz*2</w:t>
      </w:r>
      <w:r w:rsidRPr="00D07157">
        <w:rPr>
          <w:rFonts w:ascii="Times New Roman" w:hAnsi="Times New Roman"/>
          <w:sz w:val="24"/>
          <w:szCs w:val="24"/>
        </w:rPr>
        <w:t>，一个</w:t>
      </w:r>
      <w:r w:rsidRPr="00D07157">
        <w:rPr>
          <w:rFonts w:ascii="Times New Roman" w:hAnsi="Times New Roman"/>
          <w:sz w:val="24"/>
          <w:szCs w:val="24"/>
        </w:rPr>
        <w:t>1.5ms</w:t>
      </w:r>
      <w:r w:rsidRPr="00D07157">
        <w:rPr>
          <w:rFonts w:ascii="Times New Roman" w:hAnsi="Times New Roman"/>
          <w:sz w:val="24"/>
          <w:szCs w:val="24"/>
        </w:rPr>
        <w:t>时隙内会传输</w:t>
      </w:r>
      <w:r w:rsidRPr="00D07157">
        <w:rPr>
          <w:rFonts w:ascii="Times New Roman" w:hAnsi="Times New Roman"/>
          <w:sz w:val="24"/>
          <w:szCs w:val="24"/>
        </w:rPr>
        <w:t>192</w:t>
      </w:r>
      <w:r w:rsidRPr="00D07157">
        <w:rPr>
          <w:rFonts w:ascii="Times New Roman" w:hAnsi="Times New Roman"/>
          <w:sz w:val="24"/>
          <w:szCs w:val="24"/>
        </w:rPr>
        <w:t>组</w:t>
      </w:r>
      <w:r w:rsidRPr="00D07157">
        <w:rPr>
          <w:rFonts w:ascii="Times New Roman" w:hAnsi="Times New Roman"/>
          <w:sz w:val="24"/>
          <w:szCs w:val="24"/>
        </w:rPr>
        <w:t>IQ</w:t>
      </w:r>
      <w:r w:rsidRPr="00D07157">
        <w:rPr>
          <w:rFonts w:ascii="Times New Roman" w:hAnsi="Times New Roman"/>
          <w:sz w:val="24"/>
          <w:szCs w:val="24"/>
        </w:rPr>
        <w:t>数据</w:t>
      </w:r>
    </w:p>
    <w:p w:rsidR="00255591" w:rsidRPr="00D07157" w:rsidRDefault="00255591" w:rsidP="00255591">
      <w:pPr>
        <w:numPr>
          <w:ilvl w:val="0"/>
          <w:numId w:val="5"/>
        </w:numPr>
        <w:rPr>
          <w:rFonts w:ascii="Times New Roman" w:hAnsi="Times New Roman"/>
          <w:sz w:val="24"/>
          <w:szCs w:val="24"/>
        </w:rPr>
      </w:pPr>
      <w:r w:rsidRPr="00D07157">
        <w:rPr>
          <w:rFonts w:ascii="Times New Roman" w:hAnsi="Times New Roman"/>
          <w:sz w:val="24"/>
          <w:szCs w:val="24"/>
        </w:rPr>
        <w:t>指示带宽</w:t>
      </w:r>
      <w:r w:rsidRPr="00D07157">
        <w:rPr>
          <w:rFonts w:ascii="Times New Roman" w:hAnsi="Times New Roman"/>
          <w:sz w:val="24"/>
          <w:szCs w:val="24"/>
        </w:rPr>
        <w:t>64khz*5</w:t>
      </w:r>
      <w:r w:rsidRPr="00D07157">
        <w:rPr>
          <w:rFonts w:ascii="Times New Roman" w:hAnsi="Times New Roman"/>
          <w:sz w:val="24"/>
          <w:szCs w:val="24"/>
        </w:rPr>
        <w:t>，一个</w:t>
      </w:r>
      <w:r w:rsidRPr="00D07157">
        <w:rPr>
          <w:rFonts w:ascii="Times New Roman" w:hAnsi="Times New Roman"/>
          <w:sz w:val="24"/>
          <w:szCs w:val="24"/>
        </w:rPr>
        <w:t>1.5ms</w:t>
      </w:r>
      <w:r w:rsidRPr="00D07157">
        <w:rPr>
          <w:rFonts w:ascii="Times New Roman" w:hAnsi="Times New Roman"/>
          <w:sz w:val="24"/>
          <w:szCs w:val="24"/>
        </w:rPr>
        <w:t>时隙内会传输</w:t>
      </w:r>
      <w:r w:rsidRPr="00D07157">
        <w:rPr>
          <w:rFonts w:ascii="Times New Roman" w:hAnsi="Times New Roman"/>
          <w:sz w:val="24"/>
          <w:szCs w:val="24"/>
        </w:rPr>
        <w:t>480</w:t>
      </w:r>
      <w:r w:rsidRPr="00D07157">
        <w:rPr>
          <w:rFonts w:ascii="Times New Roman" w:hAnsi="Times New Roman"/>
          <w:sz w:val="24"/>
          <w:szCs w:val="24"/>
        </w:rPr>
        <w:t>组</w:t>
      </w:r>
      <w:r w:rsidRPr="00D07157">
        <w:rPr>
          <w:rFonts w:ascii="Times New Roman" w:hAnsi="Times New Roman"/>
          <w:sz w:val="24"/>
          <w:szCs w:val="24"/>
        </w:rPr>
        <w:t>IQ</w:t>
      </w:r>
      <w:r w:rsidRPr="00D07157">
        <w:rPr>
          <w:rFonts w:ascii="Times New Roman" w:hAnsi="Times New Roman"/>
          <w:sz w:val="24"/>
          <w:szCs w:val="24"/>
        </w:rPr>
        <w:t>数据</w:t>
      </w:r>
    </w:p>
    <w:p w:rsidR="00255591" w:rsidRPr="00D07157" w:rsidRDefault="00255591" w:rsidP="00255591">
      <w:pPr>
        <w:numPr>
          <w:ilvl w:val="0"/>
          <w:numId w:val="5"/>
        </w:numPr>
        <w:rPr>
          <w:rFonts w:ascii="Times New Roman" w:hAnsi="Times New Roman"/>
          <w:sz w:val="24"/>
          <w:szCs w:val="24"/>
        </w:rPr>
      </w:pPr>
      <w:r w:rsidRPr="00D07157">
        <w:rPr>
          <w:rFonts w:ascii="Times New Roman" w:hAnsi="Times New Roman"/>
          <w:sz w:val="24"/>
          <w:szCs w:val="24"/>
        </w:rPr>
        <w:t>指示带宽</w:t>
      </w:r>
      <w:r w:rsidRPr="00D07157">
        <w:rPr>
          <w:rFonts w:ascii="Times New Roman" w:hAnsi="Times New Roman"/>
          <w:sz w:val="24"/>
          <w:szCs w:val="24"/>
        </w:rPr>
        <w:t>64khz*10</w:t>
      </w:r>
      <w:r w:rsidRPr="00D07157">
        <w:rPr>
          <w:rFonts w:ascii="Times New Roman" w:hAnsi="Times New Roman"/>
          <w:sz w:val="24"/>
          <w:szCs w:val="24"/>
        </w:rPr>
        <w:t>，一个</w:t>
      </w:r>
      <w:r w:rsidRPr="00D07157">
        <w:rPr>
          <w:rFonts w:ascii="Times New Roman" w:hAnsi="Times New Roman"/>
          <w:sz w:val="24"/>
          <w:szCs w:val="24"/>
        </w:rPr>
        <w:t>1.5ms</w:t>
      </w:r>
      <w:r w:rsidRPr="00D07157">
        <w:rPr>
          <w:rFonts w:ascii="Times New Roman" w:hAnsi="Times New Roman"/>
          <w:sz w:val="24"/>
          <w:szCs w:val="24"/>
        </w:rPr>
        <w:t>时隙内会传输</w:t>
      </w:r>
      <w:r w:rsidRPr="00D07157">
        <w:rPr>
          <w:rFonts w:ascii="Times New Roman" w:hAnsi="Times New Roman"/>
          <w:sz w:val="24"/>
          <w:szCs w:val="24"/>
        </w:rPr>
        <w:t>960</w:t>
      </w:r>
      <w:r w:rsidRPr="00D07157">
        <w:rPr>
          <w:rFonts w:ascii="Times New Roman" w:hAnsi="Times New Roman"/>
          <w:sz w:val="24"/>
          <w:szCs w:val="24"/>
        </w:rPr>
        <w:t>组</w:t>
      </w:r>
      <w:r w:rsidRPr="00D07157">
        <w:rPr>
          <w:rFonts w:ascii="Times New Roman" w:hAnsi="Times New Roman"/>
          <w:sz w:val="24"/>
          <w:szCs w:val="24"/>
        </w:rPr>
        <w:t>IQ</w:t>
      </w:r>
      <w:r w:rsidRPr="00D07157">
        <w:rPr>
          <w:rFonts w:ascii="Times New Roman" w:hAnsi="Times New Roman"/>
          <w:sz w:val="24"/>
          <w:szCs w:val="24"/>
        </w:rPr>
        <w:t>数据</w:t>
      </w:r>
    </w:p>
    <w:p w:rsidR="00255591" w:rsidRPr="00D07157" w:rsidRDefault="00255591" w:rsidP="00255591">
      <w:pPr>
        <w:numPr>
          <w:ilvl w:val="0"/>
          <w:numId w:val="5"/>
        </w:numPr>
        <w:rPr>
          <w:rFonts w:ascii="Times New Roman" w:hAnsi="Times New Roman"/>
          <w:sz w:val="24"/>
          <w:szCs w:val="24"/>
        </w:rPr>
      </w:pPr>
      <w:r w:rsidRPr="00D07157">
        <w:rPr>
          <w:rFonts w:ascii="Times New Roman" w:hAnsi="Times New Roman"/>
          <w:sz w:val="24"/>
          <w:szCs w:val="24"/>
        </w:rPr>
        <w:t>指示带宽</w:t>
      </w:r>
      <w:r w:rsidRPr="00D07157">
        <w:rPr>
          <w:rFonts w:ascii="Times New Roman" w:hAnsi="Times New Roman"/>
          <w:sz w:val="24"/>
          <w:szCs w:val="24"/>
        </w:rPr>
        <w:t>64khz*15</w:t>
      </w:r>
      <w:r w:rsidRPr="00D07157">
        <w:rPr>
          <w:rFonts w:ascii="Times New Roman" w:hAnsi="Times New Roman"/>
          <w:sz w:val="24"/>
          <w:szCs w:val="24"/>
        </w:rPr>
        <w:t>，一个</w:t>
      </w:r>
      <w:r w:rsidRPr="00D07157">
        <w:rPr>
          <w:rFonts w:ascii="Times New Roman" w:hAnsi="Times New Roman"/>
          <w:sz w:val="24"/>
          <w:szCs w:val="24"/>
        </w:rPr>
        <w:t>1.5ms</w:t>
      </w:r>
      <w:r w:rsidRPr="00D07157">
        <w:rPr>
          <w:rFonts w:ascii="Times New Roman" w:hAnsi="Times New Roman"/>
          <w:sz w:val="24"/>
          <w:szCs w:val="24"/>
        </w:rPr>
        <w:t>时隙内会传输</w:t>
      </w:r>
      <w:r w:rsidRPr="00D07157">
        <w:rPr>
          <w:rFonts w:ascii="Times New Roman" w:hAnsi="Times New Roman"/>
          <w:sz w:val="24"/>
          <w:szCs w:val="24"/>
        </w:rPr>
        <w:t>1440</w:t>
      </w:r>
      <w:r w:rsidRPr="00D07157">
        <w:rPr>
          <w:rFonts w:ascii="Times New Roman" w:hAnsi="Times New Roman"/>
          <w:sz w:val="24"/>
          <w:szCs w:val="24"/>
        </w:rPr>
        <w:t>组</w:t>
      </w:r>
      <w:r w:rsidRPr="00D07157">
        <w:rPr>
          <w:rFonts w:ascii="Times New Roman" w:hAnsi="Times New Roman"/>
          <w:sz w:val="24"/>
          <w:szCs w:val="24"/>
        </w:rPr>
        <w:t>IQ</w:t>
      </w:r>
      <w:r w:rsidRPr="00D07157">
        <w:rPr>
          <w:rFonts w:ascii="Times New Roman" w:hAnsi="Times New Roman"/>
          <w:sz w:val="24"/>
          <w:szCs w:val="24"/>
        </w:rPr>
        <w:t>数据</w:t>
      </w:r>
    </w:p>
    <w:p w:rsidR="00255591" w:rsidRPr="00D07157" w:rsidRDefault="00255591" w:rsidP="00255591">
      <w:pPr>
        <w:ind w:firstLineChars="150" w:firstLine="360"/>
        <w:rPr>
          <w:rFonts w:ascii="Times New Roman" w:hAnsi="Times New Roman"/>
          <w:sz w:val="24"/>
          <w:szCs w:val="24"/>
        </w:rPr>
      </w:pPr>
      <w:r w:rsidRPr="00D07157">
        <w:rPr>
          <w:rFonts w:ascii="Times New Roman" w:hAnsi="Times New Roman"/>
          <w:sz w:val="24"/>
          <w:szCs w:val="24"/>
        </w:rPr>
        <w:t>已知一个</w:t>
      </w:r>
      <w:r w:rsidRPr="00D07157">
        <w:rPr>
          <w:rFonts w:ascii="Times New Roman" w:hAnsi="Times New Roman"/>
          <w:sz w:val="24"/>
          <w:szCs w:val="24"/>
        </w:rPr>
        <w:t>SRIO</w:t>
      </w:r>
      <w:proofErr w:type="gramStart"/>
      <w:r w:rsidRPr="00D07157">
        <w:rPr>
          <w:rFonts w:ascii="Times New Roman" w:hAnsi="Times New Roman"/>
          <w:sz w:val="24"/>
          <w:szCs w:val="24"/>
        </w:rPr>
        <w:t>包最多</w:t>
      </w:r>
      <w:proofErr w:type="gramEnd"/>
      <w:r w:rsidRPr="00D07157">
        <w:rPr>
          <w:rFonts w:ascii="Times New Roman" w:hAnsi="Times New Roman"/>
          <w:sz w:val="24"/>
          <w:szCs w:val="24"/>
        </w:rPr>
        <w:t>携带</w:t>
      </w:r>
      <w:r w:rsidRPr="00D07157">
        <w:rPr>
          <w:rFonts w:ascii="Times New Roman" w:hAnsi="Times New Roman"/>
          <w:sz w:val="24"/>
          <w:szCs w:val="24"/>
        </w:rPr>
        <w:t>256</w:t>
      </w:r>
      <w:r w:rsidRPr="00D07157">
        <w:rPr>
          <w:rFonts w:ascii="Times New Roman" w:hAnsi="Times New Roman"/>
          <w:sz w:val="24"/>
          <w:szCs w:val="24"/>
        </w:rPr>
        <w:t>个字节的数据负载，本设计定义</w:t>
      </w:r>
      <w:r w:rsidRPr="00D07157">
        <w:rPr>
          <w:rFonts w:ascii="Times New Roman" w:hAnsi="Times New Roman"/>
          <w:sz w:val="24"/>
          <w:szCs w:val="24"/>
        </w:rPr>
        <w:t>8</w:t>
      </w:r>
      <w:r w:rsidRPr="00D07157">
        <w:rPr>
          <w:rFonts w:ascii="Times New Roman" w:hAnsi="Times New Roman"/>
          <w:sz w:val="24"/>
          <w:szCs w:val="24"/>
        </w:rPr>
        <w:t>个字节传输一组数据，所以一个</w:t>
      </w:r>
      <w:r w:rsidRPr="00D07157">
        <w:rPr>
          <w:rFonts w:ascii="Times New Roman" w:hAnsi="Times New Roman"/>
          <w:sz w:val="24"/>
          <w:szCs w:val="24"/>
        </w:rPr>
        <w:t>SRIO</w:t>
      </w:r>
      <w:r w:rsidRPr="00D07157">
        <w:rPr>
          <w:rFonts w:ascii="Times New Roman" w:hAnsi="Times New Roman"/>
          <w:sz w:val="24"/>
          <w:szCs w:val="24"/>
        </w:rPr>
        <w:t>包可传输</w:t>
      </w:r>
      <w:r w:rsidRPr="00D07157">
        <w:rPr>
          <w:rFonts w:ascii="Times New Roman" w:hAnsi="Times New Roman"/>
          <w:sz w:val="24"/>
          <w:szCs w:val="24"/>
        </w:rPr>
        <w:t>32</w:t>
      </w:r>
      <w:r w:rsidRPr="00D07157">
        <w:rPr>
          <w:rFonts w:ascii="Times New Roman" w:hAnsi="Times New Roman"/>
          <w:sz w:val="24"/>
          <w:szCs w:val="24"/>
        </w:rPr>
        <w:t>组</w:t>
      </w:r>
      <w:r w:rsidRPr="00D07157">
        <w:rPr>
          <w:rFonts w:ascii="Times New Roman" w:hAnsi="Times New Roman"/>
          <w:sz w:val="24"/>
          <w:szCs w:val="24"/>
        </w:rPr>
        <w:t>IQ</w:t>
      </w:r>
      <w:r w:rsidRPr="00D07157">
        <w:rPr>
          <w:rFonts w:ascii="Times New Roman" w:hAnsi="Times New Roman"/>
          <w:sz w:val="24"/>
          <w:szCs w:val="24"/>
        </w:rPr>
        <w:t>数据。以指示带宽是</w:t>
      </w:r>
      <w:r w:rsidRPr="00D07157">
        <w:rPr>
          <w:rFonts w:ascii="Times New Roman" w:hAnsi="Times New Roman"/>
          <w:sz w:val="24"/>
          <w:szCs w:val="24"/>
        </w:rPr>
        <w:t>64khz</w:t>
      </w:r>
      <w:r w:rsidRPr="00D07157">
        <w:rPr>
          <w:rFonts w:ascii="Times New Roman" w:hAnsi="Times New Roman"/>
          <w:sz w:val="24"/>
          <w:szCs w:val="24"/>
        </w:rPr>
        <w:t>为例，一个</w:t>
      </w:r>
      <w:r w:rsidRPr="00D07157">
        <w:rPr>
          <w:rFonts w:ascii="Times New Roman" w:hAnsi="Times New Roman"/>
          <w:sz w:val="24"/>
          <w:szCs w:val="24"/>
        </w:rPr>
        <w:t>1.5ms</w:t>
      </w:r>
      <w:r w:rsidRPr="00D07157">
        <w:rPr>
          <w:rFonts w:ascii="Times New Roman" w:hAnsi="Times New Roman"/>
          <w:sz w:val="24"/>
          <w:szCs w:val="24"/>
        </w:rPr>
        <w:t>时隙内会传输</w:t>
      </w:r>
      <w:r w:rsidRPr="00D07157">
        <w:rPr>
          <w:rFonts w:ascii="Times New Roman" w:hAnsi="Times New Roman"/>
          <w:sz w:val="24"/>
          <w:szCs w:val="24"/>
        </w:rPr>
        <w:t>96</w:t>
      </w:r>
      <w:r w:rsidRPr="00D07157">
        <w:rPr>
          <w:rFonts w:ascii="Times New Roman" w:hAnsi="Times New Roman"/>
          <w:sz w:val="24"/>
          <w:szCs w:val="24"/>
        </w:rPr>
        <w:t>组</w:t>
      </w:r>
      <w:r w:rsidRPr="00D07157">
        <w:rPr>
          <w:rFonts w:ascii="Times New Roman" w:hAnsi="Times New Roman"/>
          <w:sz w:val="24"/>
          <w:szCs w:val="24"/>
        </w:rPr>
        <w:t>IQ</w:t>
      </w:r>
      <w:r w:rsidRPr="00D07157">
        <w:rPr>
          <w:rFonts w:ascii="Times New Roman" w:hAnsi="Times New Roman"/>
          <w:sz w:val="24"/>
          <w:szCs w:val="24"/>
        </w:rPr>
        <w:t>数据，本设计定义的</w:t>
      </w:r>
      <w:r w:rsidRPr="00D07157">
        <w:rPr>
          <w:rFonts w:ascii="Times New Roman" w:hAnsi="Times New Roman"/>
          <w:sz w:val="24"/>
          <w:szCs w:val="24"/>
        </w:rPr>
        <w:t>SRIO</w:t>
      </w:r>
      <w:proofErr w:type="gramStart"/>
      <w:r w:rsidRPr="00D07157">
        <w:rPr>
          <w:rFonts w:ascii="Times New Roman" w:hAnsi="Times New Roman"/>
          <w:sz w:val="24"/>
          <w:szCs w:val="24"/>
        </w:rPr>
        <w:t>帧</w:t>
      </w:r>
      <w:proofErr w:type="gramEnd"/>
      <w:r w:rsidRPr="00D07157">
        <w:rPr>
          <w:rFonts w:ascii="Times New Roman" w:hAnsi="Times New Roman"/>
          <w:sz w:val="24"/>
          <w:szCs w:val="24"/>
        </w:rPr>
        <w:t>结构如图</w:t>
      </w:r>
      <w:r w:rsidRPr="00D07157">
        <w:rPr>
          <w:rFonts w:ascii="Times New Roman" w:hAnsi="Times New Roman"/>
          <w:sz w:val="24"/>
          <w:szCs w:val="24"/>
        </w:rPr>
        <w:t>3-</w:t>
      </w:r>
      <w:r w:rsidR="001958E0">
        <w:rPr>
          <w:rFonts w:ascii="Times New Roman" w:hAnsi="Times New Roman" w:hint="eastAsia"/>
          <w:sz w:val="24"/>
          <w:szCs w:val="24"/>
        </w:rPr>
        <w:t>9</w:t>
      </w:r>
      <w:r w:rsidRPr="00D07157">
        <w:rPr>
          <w:rFonts w:ascii="Times New Roman" w:hAnsi="Times New Roman"/>
          <w:sz w:val="24"/>
          <w:szCs w:val="24"/>
        </w:rPr>
        <w:t>。</w:t>
      </w:r>
    </w:p>
    <w:p w:rsidR="00255591" w:rsidRPr="00D07157" w:rsidRDefault="00255591" w:rsidP="00255591">
      <w:pPr>
        <w:jc w:val="center"/>
        <w:rPr>
          <w:rFonts w:ascii="Times New Roman" w:hAnsi="Times New Roman"/>
        </w:rPr>
      </w:pPr>
      <w:r w:rsidRPr="00D07157">
        <w:rPr>
          <w:rFonts w:ascii="Times New Roman" w:hAnsi="Times New Roman"/>
        </w:rPr>
        <w:object w:dxaOrig="8673" w:dyaOrig="2058">
          <v:shape id="_x0000_i1054" type="#_x0000_t75" style="width:433.75pt;height:102.55pt" o:ole="">
            <v:imagedata r:id="rId78" o:title=""/>
          </v:shape>
          <o:OLEObject Type="Embed" ProgID="Visio.Drawing.11" ShapeID="_x0000_i1054" DrawAspect="Content" ObjectID="_1593523787" r:id="rId79"/>
        </w:object>
      </w:r>
    </w:p>
    <w:p w:rsidR="00255591" w:rsidRPr="00D07157" w:rsidRDefault="00255591" w:rsidP="00255591">
      <w:pPr>
        <w:jc w:val="center"/>
        <w:rPr>
          <w:rFonts w:ascii="Times New Roman" w:hAnsi="Times New Roman"/>
        </w:rPr>
      </w:pPr>
      <w:r w:rsidRPr="00D07157">
        <w:rPr>
          <w:rFonts w:ascii="Times New Roman" w:hAnsi="Times New Roman"/>
        </w:rPr>
        <w:t>图</w:t>
      </w:r>
      <w:r w:rsidRPr="00D07157">
        <w:rPr>
          <w:rFonts w:ascii="Times New Roman" w:hAnsi="Times New Roman"/>
        </w:rPr>
        <w:t>3-</w:t>
      </w:r>
      <w:r w:rsidR="001958E0">
        <w:rPr>
          <w:rFonts w:ascii="Times New Roman" w:hAnsi="Times New Roman" w:hint="eastAsia"/>
        </w:rPr>
        <w:t>9</w:t>
      </w:r>
      <w:r w:rsidRPr="00D07157">
        <w:rPr>
          <w:rFonts w:ascii="Times New Roman" w:hAnsi="Times New Roman"/>
        </w:rPr>
        <w:t>定义的</w:t>
      </w:r>
      <w:r w:rsidRPr="00D07157">
        <w:rPr>
          <w:rFonts w:ascii="Times New Roman" w:hAnsi="Times New Roman"/>
        </w:rPr>
        <w:t>SRIO</w:t>
      </w:r>
      <w:proofErr w:type="gramStart"/>
      <w:r w:rsidRPr="00D07157">
        <w:rPr>
          <w:rFonts w:ascii="Times New Roman" w:hAnsi="Times New Roman"/>
        </w:rPr>
        <w:t>帧</w:t>
      </w:r>
      <w:proofErr w:type="gramEnd"/>
      <w:r w:rsidRPr="00D07157">
        <w:rPr>
          <w:rFonts w:ascii="Times New Roman" w:hAnsi="Times New Roman"/>
        </w:rPr>
        <w:t>结构</w:t>
      </w:r>
    </w:p>
    <w:p w:rsidR="00255591" w:rsidRPr="00D07157" w:rsidRDefault="00255591" w:rsidP="00255591">
      <w:pPr>
        <w:jc w:val="center"/>
        <w:rPr>
          <w:rFonts w:ascii="Times New Roman" w:hAnsi="Times New Roman"/>
        </w:rPr>
      </w:pPr>
    </w:p>
    <w:p w:rsidR="00255591" w:rsidRPr="00D07157" w:rsidRDefault="00255591" w:rsidP="00255591">
      <w:pPr>
        <w:rPr>
          <w:rFonts w:ascii="Times New Roman" w:hAnsi="Times New Roman"/>
        </w:rPr>
      </w:pPr>
    </w:p>
    <w:p w:rsidR="00255591" w:rsidRPr="00D07157" w:rsidRDefault="00255591" w:rsidP="00255591">
      <w:pPr>
        <w:ind w:firstLineChars="200" w:firstLine="480"/>
        <w:rPr>
          <w:rFonts w:ascii="Times New Roman" w:hAnsi="Times New Roman"/>
          <w:sz w:val="24"/>
          <w:szCs w:val="24"/>
        </w:rPr>
      </w:pPr>
    </w:p>
    <w:p w:rsidR="00255591" w:rsidRPr="00D07157" w:rsidRDefault="00255591" w:rsidP="00255591">
      <w:pPr>
        <w:jc w:val="center"/>
        <w:rPr>
          <w:rFonts w:ascii="Times New Roman" w:hAnsi="Times New Roman"/>
        </w:rPr>
      </w:pPr>
    </w:p>
    <w:p w:rsidR="00255591" w:rsidRPr="00D07157" w:rsidRDefault="00255591" w:rsidP="00255591">
      <w:pPr>
        <w:rPr>
          <w:rFonts w:ascii="Times New Roman" w:hAnsi="Times New Roman"/>
        </w:rPr>
      </w:pPr>
    </w:p>
    <w:p w:rsidR="00AC2D46" w:rsidRDefault="00AC2D46"/>
    <w:sectPr w:rsidR="00AC2D46" w:rsidSect="00D436FE">
      <w:headerReference w:type="default" r:id="rId80"/>
      <w:footerReference w:type="default" r:id="rId8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0C4" w:rsidRDefault="008550C4" w:rsidP="004B699D">
      <w:r>
        <w:separator/>
      </w:r>
    </w:p>
  </w:endnote>
  <w:endnote w:type="continuationSeparator" w:id="0">
    <w:p w:rsidR="008550C4" w:rsidRDefault="008550C4" w:rsidP="004B6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007094"/>
      <w:docPartObj>
        <w:docPartGallery w:val="Page Numbers (Bottom of Page)"/>
        <w:docPartUnique/>
      </w:docPartObj>
    </w:sdtPr>
    <w:sdtEndPr/>
    <w:sdtContent>
      <w:p w:rsidR="007F1199" w:rsidRDefault="007E5F74">
        <w:pPr>
          <w:pStyle w:val="a4"/>
          <w:jc w:val="center"/>
        </w:pPr>
        <w:r>
          <w:fldChar w:fldCharType="begin"/>
        </w:r>
        <w:r>
          <w:instrText xml:space="preserve"> PAGE   \* MERGEFORMAT </w:instrText>
        </w:r>
        <w:r>
          <w:fldChar w:fldCharType="separate"/>
        </w:r>
        <w:r w:rsidR="002C1C8A" w:rsidRPr="002C1C8A">
          <w:rPr>
            <w:noProof/>
            <w:lang w:val="zh-CN"/>
          </w:rPr>
          <w:t>27</w:t>
        </w:r>
        <w:r>
          <w:rPr>
            <w:noProof/>
            <w:lang w:val="zh-CN"/>
          </w:rPr>
          <w:fldChar w:fldCharType="end"/>
        </w:r>
      </w:p>
    </w:sdtContent>
  </w:sdt>
  <w:p w:rsidR="007F1199" w:rsidRDefault="007F1199" w:rsidP="00D436FE">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0C4" w:rsidRDefault="008550C4" w:rsidP="004B699D">
      <w:r>
        <w:separator/>
      </w:r>
    </w:p>
  </w:footnote>
  <w:footnote w:type="continuationSeparator" w:id="0">
    <w:p w:rsidR="008550C4" w:rsidRDefault="008550C4" w:rsidP="004B69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199" w:rsidRDefault="007F1199" w:rsidP="00D436FE">
    <w:pPr>
      <w:pStyle w:val="a3"/>
      <w:pBdr>
        <w:bottom w:val="single" w:sz="6" w:space="0" w:color="auto"/>
      </w:pBdr>
    </w:pPr>
    <w:r>
      <w:rPr>
        <w:noProof/>
      </w:rPr>
      <w:drawing>
        <wp:inline distT="0" distB="0" distL="0" distR="0">
          <wp:extent cx="402590" cy="307340"/>
          <wp:effectExtent l="1905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402590" cy="307340"/>
                  </a:xfrm>
                  <a:prstGeom prst="rect">
                    <a:avLst/>
                  </a:prstGeom>
                  <a:noFill/>
                  <a:ln w="9525">
                    <a:noFill/>
                    <a:miter lim="800000"/>
                    <a:headEnd/>
                    <a:tailEnd/>
                  </a:ln>
                </pic:spPr>
              </pic:pic>
            </a:graphicData>
          </a:graphic>
        </wp:inline>
      </w:drawing>
    </w:r>
    <w:r>
      <w:rPr>
        <w:rFonts w:ascii="楷体_GB2312" w:eastAsia="楷体_GB2312"/>
        <w:noProof/>
      </w:rPr>
      <w:drawing>
        <wp:inline distT="0" distB="0" distL="0" distR="0">
          <wp:extent cx="1755775" cy="278130"/>
          <wp:effectExtent l="1905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
                  <a:srcRect/>
                  <a:stretch>
                    <a:fillRect/>
                  </a:stretch>
                </pic:blipFill>
                <pic:spPr bwMode="auto">
                  <a:xfrm>
                    <a:off x="0" y="0"/>
                    <a:ext cx="1755775" cy="27813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D174A"/>
    <w:multiLevelType w:val="multilevel"/>
    <w:tmpl w:val="5060D58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8860848"/>
    <w:multiLevelType w:val="multilevel"/>
    <w:tmpl w:val="22547B1E"/>
    <w:lvl w:ilvl="0">
      <w:start w:val="1"/>
      <w:numFmt w:val="decimal"/>
      <w:lvlText w:val="%1."/>
      <w:lvlJc w:val="left"/>
      <w:pPr>
        <w:ind w:left="360" w:hanging="360"/>
      </w:pPr>
      <w:rPr>
        <w:rFonts w:hint="default"/>
      </w:rPr>
    </w:lvl>
    <w:lvl w:ilvl="1">
      <w:start w:val="1"/>
      <w:numFmt w:val="decimal"/>
      <w:isLgl/>
      <w:lvlText w:val="%1.%2"/>
      <w:lvlJc w:val="left"/>
      <w:pPr>
        <w:ind w:left="765" w:hanging="765"/>
      </w:pPr>
      <w:rPr>
        <w:rFonts w:hint="default"/>
      </w:rPr>
    </w:lvl>
    <w:lvl w:ilvl="2">
      <w:start w:val="1"/>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35B761F5"/>
    <w:multiLevelType w:val="hybridMultilevel"/>
    <w:tmpl w:val="98B25C1A"/>
    <w:lvl w:ilvl="0" w:tplc="0409000B">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
    <w:nsid w:val="456274A3"/>
    <w:multiLevelType w:val="multilevel"/>
    <w:tmpl w:val="D68090E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50F214CF"/>
    <w:multiLevelType w:val="hybridMultilevel"/>
    <w:tmpl w:val="7BFE65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3532A83"/>
    <w:multiLevelType w:val="hybridMultilevel"/>
    <w:tmpl w:val="587C243A"/>
    <w:lvl w:ilvl="0" w:tplc="0409000B">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6">
    <w:nsid w:val="64763D92"/>
    <w:multiLevelType w:val="hybridMultilevel"/>
    <w:tmpl w:val="A8F6843A"/>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7">
    <w:nsid w:val="7887385F"/>
    <w:multiLevelType w:val="multilevel"/>
    <w:tmpl w:val="E470589A"/>
    <w:lvl w:ilvl="0">
      <w:start w:val="2"/>
      <w:numFmt w:val="decimal"/>
      <w:lvlText w:val="%1."/>
      <w:lvlJc w:val="left"/>
      <w:pPr>
        <w:ind w:left="360" w:hanging="360"/>
      </w:pPr>
      <w:rPr>
        <w:rFonts w:hint="default"/>
      </w:rPr>
    </w:lvl>
    <w:lvl w:ilvl="1">
      <w:start w:val="2"/>
      <w:numFmt w:val="decimal"/>
      <w:isLgl/>
      <w:lvlText w:val="%1.%2"/>
      <w:lvlJc w:val="left"/>
      <w:pPr>
        <w:ind w:left="765" w:hanging="765"/>
      </w:pPr>
      <w:rPr>
        <w:rFonts w:hint="default"/>
      </w:rPr>
    </w:lvl>
    <w:lvl w:ilvl="2">
      <w:start w:val="1"/>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79A87D95"/>
    <w:multiLevelType w:val="hybridMultilevel"/>
    <w:tmpl w:val="33187F0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7CAD5CBE"/>
    <w:multiLevelType w:val="hybridMultilevel"/>
    <w:tmpl w:val="458C5A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6"/>
  </w:num>
  <w:num w:numId="3">
    <w:abstractNumId w:val="5"/>
  </w:num>
  <w:num w:numId="4">
    <w:abstractNumId w:val="7"/>
  </w:num>
  <w:num w:numId="5">
    <w:abstractNumId w:val="8"/>
  </w:num>
  <w:num w:numId="6">
    <w:abstractNumId w:val="2"/>
  </w:num>
  <w:num w:numId="7">
    <w:abstractNumId w:val="4"/>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55591"/>
    <w:rsid w:val="00005F95"/>
    <w:rsid w:val="00014012"/>
    <w:rsid w:val="00047AAC"/>
    <w:rsid w:val="0009454F"/>
    <w:rsid w:val="000A27EF"/>
    <w:rsid w:val="00105244"/>
    <w:rsid w:val="00133E22"/>
    <w:rsid w:val="001530F2"/>
    <w:rsid w:val="001958E0"/>
    <w:rsid w:val="00195C84"/>
    <w:rsid w:val="001B459A"/>
    <w:rsid w:val="00243C4F"/>
    <w:rsid w:val="00255591"/>
    <w:rsid w:val="002A0BCF"/>
    <w:rsid w:val="002C1C8A"/>
    <w:rsid w:val="002D7603"/>
    <w:rsid w:val="002F662A"/>
    <w:rsid w:val="003410C5"/>
    <w:rsid w:val="003913B6"/>
    <w:rsid w:val="003A741A"/>
    <w:rsid w:val="003C0744"/>
    <w:rsid w:val="003C2DE7"/>
    <w:rsid w:val="003C5AF5"/>
    <w:rsid w:val="00480917"/>
    <w:rsid w:val="004864C3"/>
    <w:rsid w:val="004B4A4C"/>
    <w:rsid w:val="004B699D"/>
    <w:rsid w:val="00503B25"/>
    <w:rsid w:val="00521FBE"/>
    <w:rsid w:val="00535E08"/>
    <w:rsid w:val="00541278"/>
    <w:rsid w:val="00595C4C"/>
    <w:rsid w:val="005F2B65"/>
    <w:rsid w:val="0060727E"/>
    <w:rsid w:val="0062342A"/>
    <w:rsid w:val="00653FEB"/>
    <w:rsid w:val="006C15DF"/>
    <w:rsid w:val="00731837"/>
    <w:rsid w:val="00732E9E"/>
    <w:rsid w:val="00752E79"/>
    <w:rsid w:val="0079701D"/>
    <w:rsid w:val="007C12CB"/>
    <w:rsid w:val="007D0BBE"/>
    <w:rsid w:val="007E4E7E"/>
    <w:rsid w:val="007E5F74"/>
    <w:rsid w:val="007F1199"/>
    <w:rsid w:val="00806F96"/>
    <w:rsid w:val="00825994"/>
    <w:rsid w:val="008550C4"/>
    <w:rsid w:val="008D5FB5"/>
    <w:rsid w:val="0090220F"/>
    <w:rsid w:val="00913331"/>
    <w:rsid w:val="00920BAE"/>
    <w:rsid w:val="0093497F"/>
    <w:rsid w:val="00987485"/>
    <w:rsid w:val="009A3CBD"/>
    <w:rsid w:val="009D1ED8"/>
    <w:rsid w:val="00A009A2"/>
    <w:rsid w:val="00A26B0F"/>
    <w:rsid w:val="00A626D0"/>
    <w:rsid w:val="00AA1389"/>
    <w:rsid w:val="00AC2D46"/>
    <w:rsid w:val="00AF3D03"/>
    <w:rsid w:val="00B032FF"/>
    <w:rsid w:val="00B47F42"/>
    <w:rsid w:val="00BF5501"/>
    <w:rsid w:val="00C17D5A"/>
    <w:rsid w:val="00C35D05"/>
    <w:rsid w:val="00C413A4"/>
    <w:rsid w:val="00C53281"/>
    <w:rsid w:val="00C71976"/>
    <w:rsid w:val="00CC03D3"/>
    <w:rsid w:val="00CD35EF"/>
    <w:rsid w:val="00CF0B71"/>
    <w:rsid w:val="00D436FE"/>
    <w:rsid w:val="00D5575A"/>
    <w:rsid w:val="00D5780D"/>
    <w:rsid w:val="00D7029E"/>
    <w:rsid w:val="00DF5AE6"/>
    <w:rsid w:val="00E03EDE"/>
    <w:rsid w:val="00F15C1C"/>
    <w:rsid w:val="00F225FD"/>
    <w:rsid w:val="00FA384F"/>
    <w:rsid w:val="00FB6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5591"/>
    <w:pPr>
      <w:widowControl w:val="0"/>
      <w:jc w:val="both"/>
    </w:pPr>
    <w:rPr>
      <w:rFonts w:ascii="Calibri" w:eastAsia="宋体" w:hAnsi="Calibri" w:cs="Times New Roman"/>
    </w:rPr>
  </w:style>
  <w:style w:type="paragraph" w:styleId="1">
    <w:name w:val="heading 1"/>
    <w:basedOn w:val="a"/>
    <w:next w:val="a"/>
    <w:link w:val="1Char"/>
    <w:uiPriority w:val="9"/>
    <w:qFormat/>
    <w:rsid w:val="002555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255591"/>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255591"/>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255591"/>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2555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55591"/>
    <w:rPr>
      <w:rFonts w:ascii="Calibri" w:eastAsia="宋体" w:hAnsi="Calibri" w:cs="Times New Roman"/>
      <w:b/>
      <w:bCs/>
      <w:kern w:val="44"/>
      <w:sz w:val="44"/>
      <w:szCs w:val="44"/>
    </w:rPr>
  </w:style>
  <w:style w:type="character" w:customStyle="1" w:styleId="2Char">
    <w:name w:val="标题 2 Char"/>
    <w:basedOn w:val="a0"/>
    <w:link w:val="2"/>
    <w:uiPriority w:val="9"/>
    <w:rsid w:val="00255591"/>
    <w:rPr>
      <w:rFonts w:ascii="Cambria" w:eastAsia="宋体" w:hAnsi="Cambria" w:cs="Times New Roman"/>
      <w:b/>
      <w:bCs/>
      <w:kern w:val="0"/>
      <w:sz w:val="32"/>
      <w:szCs w:val="32"/>
    </w:rPr>
  </w:style>
  <w:style w:type="character" w:customStyle="1" w:styleId="3Char">
    <w:name w:val="标题 3 Char"/>
    <w:basedOn w:val="a0"/>
    <w:link w:val="3"/>
    <w:uiPriority w:val="9"/>
    <w:rsid w:val="00255591"/>
    <w:rPr>
      <w:rFonts w:ascii="Calibri" w:eastAsia="宋体" w:hAnsi="Calibri" w:cs="Times New Roman"/>
      <w:b/>
      <w:bCs/>
      <w:kern w:val="0"/>
      <w:sz w:val="32"/>
      <w:szCs w:val="32"/>
    </w:rPr>
  </w:style>
  <w:style w:type="character" w:customStyle="1" w:styleId="4Char">
    <w:name w:val="标题 4 Char"/>
    <w:basedOn w:val="a0"/>
    <w:link w:val="4"/>
    <w:uiPriority w:val="9"/>
    <w:rsid w:val="00255591"/>
    <w:rPr>
      <w:rFonts w:ascii="Cambria" w:eastAsia="宋体" w:hAnsi="Cambria" w:cs="Times New Roman"/>
      <w:b/>
      <w:bCs/>
      <w:sz w:val="28"/>
      <w:szCs w:val="28"/>
    </w:rPr>
  </w:style>
  <w:style w:type="character" w:customStyle="1" w:styleId="5Char">
    <w:name w:val="标题 5 Char"/>
    <w:basedOn w:val="a0"/>
    <w:link w:val="5"/>
    <w:uiPriority w:val="9"/>
    <w:rsid w:val="00255591"/>
    <w:rPr>
      <w:rFonts w:ascii="Calibri" w:eastAsia="宋体" w:hAnsi="Calibri" w:cs="Times New Roman"/>
      <w:b/>
      <w:bCs/>
      <w:sz w:val="28"/>
      <w:szCs w:val="28"/>
    </w:rPr>
  </w:style>
  <w:style w:type="paragraph" w:styleId="a3">
    <w:name w:val="header"/>
    <w:basedOn w:val="a"/>
    <w:link w:val="Char"/>
    <w:uiPriority w:val="99"/>
    <w:unhideWhenUsed/>
    <w:rsid w:val="00255591"/>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basedOn w:val="a0"/>
    <w:link w:val="a3"/>
    <w:uiPriority w:val="99"/>
    <w:rsid w:val="00255591"/>
    <w:rPr>
      <w:rFonts w:ascii="Calibri" w:eastAsia="宋体" w:hAnsi="Calibri" w:cs="Times New Roman"/>
      <w:kern w:val="0"/>
      <w:sz w:val="18"/>
      <w:szCs w:val="18"/>
    </w:rPr>
  </w:style>
  <w:style w:type="paragraph" w:styleId="a4">
    <w:name w:val="footer"/>
    <w:basedOn w:val="a"/>
    <w:link w:val="Char0"/>
    <w:uiPriority w:val="99"/>
    <w:unhideWhenUsed/>
    <w:rsid w:val="00255591"/>
    <w:pPr>
      <w:tabs>
        <w:tab w:val="center" w:pos="4153"/>
        <w:tab w:val="right" w:pos="8306"/>
      </w:tabs>
      <w:snapToGrid w:val="0"/>
      <w:jc w:val="left"/>
    </w:pPr>
    <w:rPr>
      <w:kern w:val="0"/>
      <w:sz w:val="18"/>
      <w:szCs w:val="18"/>
    </w:rPr>
  </w:style>
  <w:style w:type="character" w:customStyle="1" w:styleId="Char0">
    <w:name w:val="页脚 Char"/>
    <w:basedOn w:val="a0"/>
    <w:link w:val="a4"/>
    <w:uiPriority w:val="99"/>
    <w:rsid w:val="00255591"/>
    <w:rPr>
      <w:rFonts w:ascii="Calibri" w:eastAsia="宋体" w:hAnsi="Calibri" w:cs="Times New Roman"/>
      <w:kern w:val="0"/>
      <w:sz w:val="18"/>
      <w:szCs w:val="18"/>
    </w:rPr>
  </w:style>
  <w:style w:type="paragraph" w:styleId="a5">
    <w:name w:val="Balloon Text"/>
    <w:basedOn w:val="a"/>
    <w:link w:val="Char1"/>
    <w:uiPriority w:val="99"/>
    <w:semiHidden/>
    <w:unhideWhenUsed/>
    <w:rsid w:val="00255591"/>
    <w:rPr>
      <w:kern w:val="0"/>
      <w:sz w:val="18"/>
      <w:szCs w:val="18"/>
    </w:rPr>
  </w:style>
  <w:style w:type="character" w:customStyle="1" w:styleId="Char1">
    <w:name w:val="批注框文本 Char"/>
    <w:basedOn w:val="a0"/>
    <w:link w:val="a5"/>
    <w:uiPriority w:val="99"/>
    <w:semiHidden/>
    <w:rsid w:val="00255591"/>
    <w:rPr>
      <w:rFonts w:ascii="Calibri" w:eastAsia="宋体" w:hAnsi="Calibri" w:cs="Times New Roman"/>
      <w:kern w:val="0"/>
      <w:sz w:val="18"/>
      <w:szCs w:val="18"/>
    </w:rPr>
  </w:style>
  <w:style w:type="paragraph" w:styleId="TOC">
    <w:name w:val="TOC Heading"/>
    <w:basedOn w:val="1"/>
    <w:next w:val="a"/>
    <w:uiPriority w:val="39"/>
    <w:qFormat/>
    <w:rsid w:val="00255591"/>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255591"/>
  </w:style>
  <w:style w:type="paragraph" w:styleId="20">
    <w:name w:val="toc 2"/>
    <w:basedOn w:val="a"/>
    <w:next w:val="a"/>
    <w:autoRedefine/>
    <w:uiPriority w:val="39"/>
    <w:unhideWhenUsed/>
    <w:rsid w:val="00255591"/>
    <w:pPr>
      <w:ind w:leftChars="200" w:left="420"/>
    </w:pPr>
  </w:style>
  <w:style w:type="character" w:styleId="a6">
    <w:name w:val="Hyperlink"/>
    <w:uiPriority w:val="99"/>
    <w:unhideWhenUsed/>
    <w:rsid w:val="00255591"/>
    <w:rPr>
      <w:color w:val="0000FF"/>
      <w:u w:val="single"/>
    </w:rPr>
  </w:style>
  <w:style w:type="paragraph" w:styleId="30">
    <w:name w:val="toc 3"/>
    <w:basedOn w:val="a"/>
    <w:next w:val="a"/>
    <w:autoRedefine/>
    <w:uiPriority w:val="39"/>
    <w:unhideWhenUsed/>
    <w:rsid w:val="007E4E7E"/>
    <w:pPr>
      <w:tabs>
        <w:tab w:val="left" w:pos="1470"/>
        <w:tab w:val="right" w:leader="dot" w:pos="9736"/>
      </w:tabs>
      <w:ind w:leftChars="400" w:left="840"/>
    </w:pPr>
  </w:style>
  <w:style w:type="character" w:styleId="a7">
    <w:name w:val="Strong"/>
    <w:uiPriority w:val="22"/>
    <w:qFormat/>
    <w:rsid w:val="00255591"/>
    <w:rPr>
      <w:b/>
      <w:bCs/>
    </w:rPr>
  </w:style>
  <w:style w:type="character" w:customStyle="1" w:styleId="Char2">
    <w:name w:val="文档结构图 Char"/>
    <w:basedOn w:val="a0"/>
    <w:link w:val="a8"/>
    <w:uiPriority w:val="99"/>
    <w:semiHidden/>
    <w:rsid w:val="00255591"/>
    <w:rPr>
      <w:rFonts w:ascii="宋体" w:eastAsia="宋体" w:hAnsi="Calibri" w:cs="Times New Roman"/>
      <w:sz w:val="18"/>
      <w:szCs w:val="18"/>
    </w:rPr>
  </w:style>
  <w:style w:type="paragraph" w:styleId="a8">
    <w:name w:val="Document Map"/>
    <w:basedOn w:val="a"/>
    <w:link w:val="Char2"/>
    <w:uiPriority w:val="99"/>
    <w:semiHidden/>
    <w:unhideWhenUsed/>
    <w:rsid w:val="00255591"/>
    <w:rPr>
      <w:rFonts w:ascii="宋体"/>
      <w:sz w:val="18"/>
      <w:szCs w:val="18"/>
    </w:rPr>
  </w:style>
  <w:style w:type="character" w:customStyle="1" w:styleId="Char10">
    <w:name w:val="文档结构图 Char1"/>
    <w:basedOn w:val="a0"/>
    <w:uiPriority w:val="99"/>
    <w:semiHidden/>
    <w:rsid w:val="00255591"/>
    <w:rPr>
      <w:rFonts w:ascii="宋体" w:eastAsia="宋体" w:hAnsi="Calibri" w:cs="Times New Roman"/>
      <w:sz w:val="18"/>
      <w:szCs w:val="18"/>
    </w:rPr>
  </w:style>
  <w:style w:type="paragraph" w:styleId="a9">
    <w:name w:val="No Spacing"/>
    <w:link w:val="Char3"/>
    <w:uiPriority w:val="1"/>
    <w:qFormat/>
    <w:rsid w:val="00255591"/>
    <w:rPr>
      <w:rFonts w:ascii="Calibri" w:eastAsia="宋体" w:hAnsi="Calibri" w:cs="Times New Roman"/>
      <w:kern w:val="0"/>
      <w:sz w:val="22"/>
    </w:rPr>
  </w:style>
  <w:style w:type="character" w:customStyle="1" w:styleId="Char3">
    <w:name w:val="无间隔 Char"/>
    <w:link w:val="a9"/>
    <w:uiPriority w:val="1"/>
    <w:rsid w:val="00255591"/>
    <w:rPr>
      <w:rFonts w:ascii="Calibri" w:eastAsia="宋体" w:hAnsi="Calibri" w:cs="Times New Roman"/>
      <w:kern w:val="0"/>
      <w:sz w:val="22"/>
    </w:rPr>
  </w:style>
  <w:style w:type="character" w:customStyle="1" w:styleId="apple-style-span">
    <w:name w:val="apple-style-span"/>
    <w:basedOn w:val="a0"/>
    <w:rsid w:val="00255591"/>
  </w:style>
  <w:style w:type="paragraph" w:styleId="aa">
    <w:name w:val="Normal (Web)"/>
    <w:basedOn w:val="a"/>
    <w:rsid w:val="00255591"/>
    <w:pPr>
      <w:widowControl/>
      <w:spacing w:before="100" w:beforeAutospacing="1" w:after="100" w:afterAutospacing="1"/>
      <w:jc w:val="left"/>
    </w:pPr>
    <w:rPr>
      <w:rFonts w:ascii="宋体" w:hAnsi="宋体" w:cs="宋体"/>
      <w:kern w:val="0"/>
      <w:sz w:val="24"/>
      <w:szCs w:val="24"/>
    </w:rPr>
  </w:style>
  <w:style w:type="paragraph" w:styleId="ab">
    <w:name w:val="List Paragraph"/>
    <w:basedOn w:val="a"/>
    <w:uiPriority w:val="34"/>
    <w:qFormat/>
    <w:rsid w:val="00255591"/>
    <w:pPr>
      <w:ind w:firstLineChars="200" w:firstLine="420"/>
    </w:pPr>
  </w:style>
  <w:style w:type="paragraph" w:styleId="ac">
    <w:name w:val="caption"/>
    <w:basedOn w:val="a"/>
    <w:next w:val="a"/>
    <w:uiPriority w:val="35"/>
    <w:unhideWhenUsed/>
    <w:qFormat/>
    <w:rsid w:val="00255591"/>
    <w:rPr>
      <w:rFonts w:ascii="Cambria" w:eastAsia="黑体" w:hAnsi="Cambria"/>
      <w:sz w:val="20"/>
      <w:szCs w:val="20"/>
    </w:rPr>
  </w:style>
  <w:style w:type="paragraph" w:styleId="ad">
    <w:name w:val="Title"/>
    <w:basedOn w:val="a"/>
    <w:next w:val="a"/>
    <w:link w:val="Char4"/>
    <w:uiPriority w:val="10"/>
    <w:qFormat/>
    <w:rsid w:val="00255591"/>
    <w:pPr>
      <w:spacing w:before="240" w:after="60"/>
      <w:jc w:val="center"/>
      <w:outlineLvl w:val="0"/>
    </w:pPr>
    <w:rPr>
      <w:rFonts w:ascii="Cambria" w:hAnsi="Cambria"/>
      <w:b/>
      <w:bCs/>
      <w:sz w:val="32"/>
      <w:szCs w:val="32"/>
    </w:rPr>
  </w:style>
  <w:style w:type="character" w:customStyle="1" w:styleId="Char4">
    <w:name w:val="标题 Char"/>
    <w:basedOn w:val="a0"/>
    <w:link w:val="ad"/>
    <w:uiPriority w:val="10"/>
    <w:rsid w:val="00255591"/>
    <w:rPr>
      <w:rFonts w:ascii="Cambria" w:eastAsia="宋体" w:hAnsi="Cambria" w:cs="Times New Roman"/>
      <w:b/>
      <w:bCs/>
      <w:sz w:val="32"/>
      <w:szCs w:val="32"/>
    </w:rPr>
  </w:style>
  <w:style w:type="paragraph" w:styleId="40">
    <w:name w:val="toc 4"/>
    <w:basedOn w:val="a"/>
    <w:next w:val="a"/>
    <w:autoRedefine/>
    <w:uiPriority w:val="39"/>
    <w:unhideWhenUsed/>
    <w:rsid w:val="0079701D"/>
    <w:pPr>
      <w:tabs>
        <w:tab w:val="right" w:leader="dot" w:pos="9736"/>
      </w:tabs>
      <w:ind w:leftChars="600" w:left="1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2.bin"/><Relationship Id="rId42" Type="http://schemas.openxmlformats.org/officeDocument/2006/relationships/oleObject" Target="embeddings/oleObject12.bin"/><Relationship Id="rId47" Type="http://schemas.openxmlformats.org/officeDocument/2006/relationships/image" Target="media/image25.emf"/><Relationship Id="rId63" Type="http://schemas.openxmlformats.org/officeDocument/2006/relationships/oleObject" Target="embeddings/oleObject22.bin"/><Relationship Id="rId68" Type="http://schemas.openxmlformats.org/officeDocument/2006/relationships/image" Target="media/image36.emf"/><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oleObject" Target="embeddings/oleObject7.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20.bin"/><Relationship Id="rId74" Type="http://schemas.openxmlformats.org/officeDocument/2006/relationships/image" Target="media/image39.emf"/><Relationship Id="rId79" Type="http://schemas.openxmlformats.org/officeDocument/2006/relationships/oleObject" Target="embeddings/oleObject30.bin"/><Relationship Id="rId5" Type="http://schemas.openxmlformats.org/officeDocument/2006/relationships/settings" Target="settings.xml"/><Relationship Id="rId61" Type="http://schemas.openxmlformats.org/officeDocument/2006/relationships/image" Target="media/image32.jpeg"/><Relationship Id="rId82"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image" Target="media/image34.emf"/><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image" Target="media/image38.emf"/><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1.emf"/><Relationship Id="rId67" Type="http://schemas.openxmlformats.org/officeDocument/2006/relationships/oleObject" Target="embeddings/oleObject24.bin"/><Relationship Id="rId20" Type="http://schemas.openxmlformats.org/officeDocument/2006/relationships/image" Target="media/image11.emf"/><Relationship Id="rId41" Type="http://schemas.openxmlformats.org/officeDocument/2006/relationships/image" Target="media/image22.emf"/><Relationship Id="rId54" Type="http://schemas.openxmlformats.org/officeDocument/2006/relationships/oleObject" Target="embeddings/oleObject18.bin"/><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oleObject" Target="embeddings/oleObject28.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2.jpe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1.emf"/><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image" Target="media/image21.emf"/><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9.emf"/><Relationship Id="rId76"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4.emf"/><Relationship Id="rId66" Type="http://schemas.openxmlformats.org/officeDocument/2006/relationships/image" Target="media/image35.emf"/></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50860-5DA2-45BC-9FA1-A2BE3C3B5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27</Pages>
  <Words>2448</Words>
  <Characters>13960</Characters>
  <Application>Microsoft Office Word</Application>
  <DocSecurity>0</DocSecurity>
  <Lines>116</Lines>
  <Paragraphs>32</Paragraphs>
  <ScaleCrop>false</ScaleCrop>
  <Company>微软中国</Company>
  <LinksUpToDate>false</LinksUpToDate>
  <CharactersWithSpaces>16376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rt</cp:lastModifiedBy>
  <cp:revision>44</cp:revision>
  <dcterms:created xsi:type="dcterms:W3CDTF">2014-05-12T09:33:00Z</dcterms:created>
  <dcterms:modified xsi:type="dcterms:W3CDTF">2018-07-19T08:41:00Z</dcterms:modified>
</cp:coreProperties>
</file>