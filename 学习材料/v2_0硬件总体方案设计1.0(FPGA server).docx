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55E1" w:rsidRPr="00132A46" w:rsidRDefault="004955E1" w:rsidP="00DE79C8">
      <w:pPr>
        <w:pStyle w:val="afe"/>
        <w:jc w:val="left"/>
        <w:rPr>
          <w:rFonts w:ascii="Times New Roman" w:hAnsi="Times New Roman" w:hint="eastAsia"/>
        </w:rPr>
      </w:pPr>
    </w:p>
    <w:p w:rsidR="004955E1" w:rsidRPr="00132A46" w:rsidRDefault="00916937" w:rsidP="008A2171">
      <w:pPr>
        <w:ind w:firstLineChars="41" w:firstLine="197"/>
        <w:rPr>
          <w:sz w:val="48"/>
          <w:szCs w:val="48"/>
        </w:rPr>
      </w:pPr>
      <w:r w:rsidRPr="00132A46">
        <w:rPr>
          <w:noProof/>
          <w:sz w:val="48"/>
          <w:szCs w:val="48"/>
        </w:rPr>
        <w:drawing>
          <wp:inline distT="0" distB="0" distL="114300" distR="114300">
            <wp:extent cx="1781175" cy="1071880"/>
            <wp:effectExtent l="0" t="0" r="9525" b="13970"/>
            <wp:docPr id="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
                    <pic:cNvPicPr>
                      <a:picLocks noChangeAspect="1"/>
                    </pic:cNvPicPr>
                  </pic:nvPicPr>
                  <pic:blipFill>
                    <a:blip r:embed="rId10">
                      <a:lum/>
                    </a:blip>
                    <a:stretch>
                      <a:fillRect/>
                    </a:stretch>
                  </pic:blipFill>
                  <pic:spPr>
                    <a:xfrm>
                      <a:off x="0" y="0"/>
                      <a:ext cx="1781175" cy="1071880"/>
                    </a:xfrm>
                    <a:prstGeom prst="rect">
                      <a:avLst/>
                    </a:prstGeom>
                    <a:noFill/>
                    <a:ln w="9525">
                      <a:noFill/>
                    </a:ln>
                  </pic:spPr>
                </pic:pic>
              </a:graphicData>
            </a:graphic>
          </wp:inline>
        </w:drawing>
      </w:r>
    </w:p>
    <w:p w:rsidR="004955E1" w:rsidRPr="00132A46" w:rsidRDefault="004955E1">
      <w:pPr>
        <w:ind w:firstLine="640"/>
        <w:jc w:val="right"/>
        <w:rPr>
          <w:b/>
          <w:sz w:val="32"/>
          <w:szCs w:val="32"/>
        </w:rPr>
      </w:pPr>
    </w:p>
    <w:p w:rsidR="004955E1" w:rsidRPr="00132A46" w:rsidRDefault="004955E1">
      <w:pPr>
        <w:ind w:firstLine="643"/>
        <w:jc w:val="right"/>
        <w:rPr>
          <w:b/>
          <w:sz w:val="32"/>
          <w:szCs w:val="32"/>
        </w:rPr>
      </w:pPr>
    </w:p>
    <w:p w:rsidR="004955E1" w:rsidRPr="00132A46" w:rsidRDefault="004955E1">
      <w:pPr>
        <w:ind w:firstLine="643"/>
        <w:jc w:val="right"/>
        <w:rPr>
          <w:b/>
          <w:sz w:val="32"/>
          <w:szCs w:val="32"/>
        </w:rPr>
      </w:pPr>
    </w:p>
    <w:p w:rsidR="004955E1" w:rsidRPr="00132A46" w:rsidRDefault="0008546F">
      <w:pPr>
        <w:ind w:firstLine="880"/>
        <w:jc w:val="center"/>
        <w:rPr>
          <w:rFonts w:eastAsia="黑体"/>
          <w:sz w:val="44"/>
          <w:szCs w:val="44"/>
        </w:rPr>
      </w:pPr>
      <w:r w:rsidRPr="00132A46">
        <w:rPr>
          <w:rFonts w:eastAsia="黑体"/>
          <w:sz w:val="44"/>
          <w:szCs w:val="44"/>
        </w:rPr>
        <w:t>通用平台</w:t>
      </w:r>
    </w:p>
    <w:p w:rsidR="004955E1" w:rsidRPr="00132A46" w:rsidRDefault="00916937">
      <w:pPr>
        <w:ind w:firstLine="880"/>
        <w:jc w:val="center"/>
        <w:rPr>
          <w:rFonts w:eastAsia="黑体"/>
          <w:sz w:val="44"/>
          <w:szCs w:val="44"/>
        </w:rPr>
      </w:pPr>
      <w:r w:rsidRPr="00132A46">
        <w:rPr>
          <w:rFonts w:eastAsia="黑体"/>
          <w:sz w:val="44"/>
          <w:szCs w:val="44"/>
        </w:rPr>
        <w:t>硬件总体方案设计</w:t>
      </w:r>
    </w:p>
    <w:p w:rsidR="004955E1" w:rsidRPr="00132A46" w:rsidRDefault="004955E1">
      <w:pPr>
        <w:ind w:firstLine="880"/>
        <w:jc w:val="center"/>
        <w:rPr>
          <w:rFonts w:eastAsia="黑体"/>
          <w:sz w:val="44"/>
          <w:szCs w:val="44"/>
        </w:rPr>
      </w:pPr>
    </w:p>
    <w:p w:rsidR="004955E1" w:rsidRPr="00132A46" w:rsidRDefault="004955E1">
      <w:pPr>
        <w:ind w:firstLine="480"/>
        <w:jc w:val="right"/>
      </w:pPr>
    </w:p>
    <w:p w:rsidR="004955E1" w:rsidRPr="00132A46" w:rsidRDefault="004955E1">
      <w:pPr>
        <w:ind w:firstLine="480"/>
        <w:jc w:val="right"/>
      </w:pPr>
    </w:p>
    <w:p w:rsidR="004955E1" w:rsidRPr="00132A46" w:rsidRDefault="004955E1">
      <w:pPr>
        <w:ind w:firstLine="480"/>
        <w:jc w:val="right"/>
      </w:pPr>
    </w:p>
    <w:p w:rsidR="004955E1" w:rsidRPr="00132A46" w:rsidRDefault="004955E1">
      <w:pPr>
        <w:ind w:firstLine="480"/>
        <w:jc w:val="right"/>
      </w:pPr>
    </w:p>
    <w:p w:rsidR="004955E1" w:rsidRPr="00132A46" w:rsidRDefault="00916937">
      <w:pPr>
        <w:jc w:val="right"/>
        <w:rPr>
          <w:sz w:val="24"/>
          <w:szCs w:val="24"/>
        </w:rPr>
      </w:pPr>
      <w:r w:rsidRPr="00132A46">
        <w:rPr>
          <w:sz w:val="28"/>
          <w:szCs w:val="28"/>
        </w:rPr>
        <w:t>文档编号及版本号：</w:t>
      </w:r>
      <w:r w:rsidR="004733CF">
        <w:rPr>
          <w:rFonts w:hint="eastAsia"/>
          <w:sz w:val="28"/>
          <w:szCs w:val="28"/>
        </w:rPr>
        <w:t>JT-SRANR2.0V2.0-FA-H-01</w:t>
      </w:r>
    </w:p>
    <w:p w:rsidR="004955E1" w:rsidRPr="00132A46" w:rsidRDefault="004955E1">
      <w:pPr>
        <w:rPr>
          <w:sz w:val="24"/>
          <w:szCs w:val="24"/>
        </w:rPr>
      </w:pPr>
    </w:p>
    <w:p w:rsidR="004955E1" w:rsidRPr="00132A46" w:rsidRDefault="004955E1">
      <w:pPr>
        <w:rPr>
          <w:sz w:val="24"/>
          <w:szCs w:val="24"/>
        </w:rPr>
      </w:pPr>
    </w:p>
    <w:p w:rsidR="004955E1" w:rsidRPr="00132A46" w:rsidRDefault="004955E1">
      <w:pPr>
        <w:rPr>
          <w:sz w:val="24"/>
          <w:szCs w:val="24"/>
        </w:rPr>
      </w:pPr>
    </w:p>
    <w:p w:rsidR="004955E1" w:rsidRPr="00132A46" w:rsidRDefault="004955E1"/>
    <w:p w:rsidR="004955E1" w:rsidRPr="00132A46" w:rsidRDefault="00467BD0">
      <w:pPr>
        <w:ind w:firstLine="480"/>
        <w:jc w:val="center"/>
      </w:pPr>
      <w:r>
        <w:pict>
          <v:shapetype id="_x0000_t32" coordsize="21600,21600" o:spt="32" o:oned="t" path="m,l21600,21600e" filled="f">
            <v:path arrowok="t" fillok="f" o:connecttype="none"/>
            <o:lock v:ext="edit" shapetype="t"/>
          </v:shapetype>
          <v:shape id="直接箭头连接符 19" o:spid="_x0000_s1087" type="#_x0000_t32" style="position:absolute;left:0;text-align:left;margin-left:-27.05pt;margin-top:13.2pt;width:499.05pt;height:.05pt;z-index:251658240" o:gfxdata="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o9mA/&#10;1wAAAAkBAAAPAAAAAAAAAAEAIAAAACIAAABkcnMvZG93bnJldi54bWxQSwECFAAUAAAACACHTuJA&#10;ohmLqekBAACrAwAADgAAAAAAAAABACAAAAAmAQAAZHJzL2Uyb0RvYy54bWxQSwUGAAAAAAYABgBZ&#10;AQAAgQUAAAAA&#10;"/>
        </w:pict>
      </w:r>
    </w:p>
    <w:p w:rsidR="004955E1" w:rsidRPr="00132A46" w:rsidRDefault="00916937">
      <w:pPr>
        <w:ind w:firstLine="480"/>
        <w:jc w:val="center"/>
        <w:sectPr w:rsidR="004955E1" w:rsidRPr="00132A46">
          <w:footerReference w:type="default" r:id="rId11"/>
          <w:pgSz w:w="11906" w:h="16838"/>
          <w:pgMar w:top="1440" w:right="1800" w:bottom="1440" w:left="1800" w:header="851" w:footer="992" w:gutter="0"/>
          <w:pgNumType w:start="1"/>
          <w:cols w:space="720"/>
          <w:docGrid w:type="lines" w:linePitch="312"/>
        </w:sectPr>
      </w:pPr>
      <w:r w:rsidRPr="00132A46">
        <w:t>发布日期</w:t>
      </w:r>
      <w:r w:rsidRPr="00132A46">
        <w:t xml:space="preserve">   201</w:t>
      </w:r>
      <w:r w:rsidR="00141981">
        <w:rPr>
          <w:rFonts w:hint="eastAsia"/>
        </w:rPr>
        <w:t>8</w:t>
      </w:r>
      <w:r w:rsidRPr="00132A46">
        <w:t>年</w:t>
      </w:r>
      <w:r w:rsidR="00141981">
        <w:rPr>
          <w:rFonts w:hint="eastAsia"/>
        </w:rPr>
        <w:t>06</w:t>
      </w:r>
      <w:r w:rsidRPr="00132A46">
        <w:t>月</w:t>
      </w:r>
      <w:r w:rsidR="00141981">
        <w:rPr>
          <w:rFonts w:hint="eastAsia"/>
        </w:rPr>
        <w:t>29</w:t>
      </w:r>
      <w:r w:rsidRPr="00132A46">
        <w:t>日</w:t>
      </w:r>
    </w:p>
    <w:p w:rsidR="004955E1" w:rsidRPr="00132A46" w:rsidRDefault="00916937">
      <w:pPr>
        <w:pStyle w:val="1"/>
        <w:numPr>
          <w:ilvl w:val="255"/>
          <w:numId w:val="0"/>
        </w:numPr>
        <w:tabs>
          <w:tab w:val="clear" w:pos="426"/>
        </w:tabs>
        <w:ind w:firstLineChars="700" w:firstLine="2249"/>
        <w:jc w:val="both"/>
        <w:rPr>
          <w:rFonts w:ascii="Times New Roman" w:hAnsi="Times New Roman"/>
        </w:rPr>
      </w:pPr>
      <w:bookmarkStart w:id="0" w:name="_Toc487099088"/>
      <w:bookmarkStart w:id="1" w:name="_Toc24146"/>
      <w:bookmarkStart w:id="2" w:name="_Toc517945829"/>
      <w:r w:rsidRPr="00132A46">
        <w:rPr>
          <w:rFonts w:ascii="Times New Roman" w:hAnsi="Times New Roman"/>
        </w:rPr>
        <w:lastRenderedPageBreak/>
        <w:t>文件修订记录</w:t>
      </w:r>
      <w:bookmarkEnd w:id="0"/>
      <w:bookmarkEnd w:id="1"/>
      <w:bookmarkEnd w:id="2"/>
    </w:p>
    <w:tbl>
      <w:tblPr>
        <w:tblW w:w="75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7"/>
        <w:gridCol w:w="1291"/>
        <w:gridCol w:w="1092"/>
        <w:gridCol w:w="1142"/>
        <w:gridCol w:w="3230"/>
      </w:tblGrid>
      <w:tr w:rsidR="004955E1" w:rsidRPr="00132A46" w:rsidTr="00244BFB">
        <w:trPr>
          <w:trHeight w:val="90"/>
        </w:trPr>
        <w:tc>
          <w:tcPr>
            <w:tcW w:w="827" w:type="dxa"/>
          </w:tcPr>
          <w:p w:rsidR="004955E1" w:rsidRPr="00132A46" w:rsidRDefault="00916937">
            <w:pPr>
              <w:rPr>
                <w:b/>
                <w:bCs/>
                <w:color w:val="000000"/>
                <w:spacing w:val="17"/>
                <w:szCs w:val="21"/>
              </w:rPr>
            </w:pPr>
            <w:r w:rsidRPr="00132A46">
              <w:rPr>
                <w:b/>
                <w:bCs/>
                <w:color w:val="000000"/>
                <w:spacing w:val="17"/>
                <w:szCs w:val="21"/>
              </w:rPr>
              <w:t>序号</w:t>
            </w:r>
          </w:p>
        </w:tc>
        <w:tc>
          <w:tcPr>
            <w:tcW w:w="1291" w:type="dxa"/>
          </w:tcPr>
          <w:p w:rsidR="004955E1" w:rsidRPr="00132A46" w:rsidRDefault="00916937">
            <w:pPr>
              <w:rPr>
                <w:b/>
                <w:bCs/>
                <w:color w:val="000000"/>
                <w:spacing w:val="17"/>
                <w:szCs w:val="21"/>
              </w:rPr>
            </w:pPr>
            <w:r w:rsidRPr="00132A46">
              <w:rPr>
                <w:b/>
                <w:bCs/>
                <w:color w:val="000000"/>
                <w:spacing w:val="17"/>
                <w:szCs w:val="21"/>
              </w:rPr>
              <w:t>日期</w:t>
            </w:r>
          </w:p>
        </w:tc>
        <w:tc>
          <w:tcPr>
            <w:tcW w:w="1092" w:type="dxa"/>
          </w:tcPr>
          <w:p w:rsidR="004955E1" w:rsidRPr="00132A46" w:rsidRDefault="00916937">
            <w:pPr>
              <w:rPr>
                <w:b/>
                <w:bCs/>
                <w:color w:val="000000"/>
                <w:spacing w:val="17"/>
                <w:szCs w:val="21"/>
              </w:rPr>
            </w:pPr>
            <w:r w:rsidRPr="00132A46">
              <w:rPr>
                <w:b/>
                <w:bCs/>
                <w:color w:val="000000"/>
                <w:spacing w:val="17"/>
                <w:szCs w:val="21"/>
              </w:rPr>
              <w:t>编制</w:t>
            </w:r>
          </w:p>
        </w:tc>
        <w:tc>
          <w:tcPr>
            <w:tcW w:w="1142" w:type="dxa"/>
          </w:tcPr>
          <w:p w:rsidR="004955E1" w:rsidRPr="00132A46" w:rsidRDefault="00916937">
            <w:pPr>
              <w:rPr>
                <w:b/>
                <w:bCs/>
                <w:color w:val="000000"/>
                <w:spacing w:val="17"/>
                <w:szCs w:val="21"/>
              </w:rPr>
            </w:pPr>
            <w:r w:rsidRPr="00132A46">
              <w:rPr>
                <w:b/>
                <w:bCs/>
                <w:color w:val="000000"/>
                <w:spacing w:val="17"/>
                <w:szCs w:val="21"/>
              </w:rPr>
              <w:t>版本</w:t>
            </w:r>
          </w:p>
        </w:tc>
        <w:tc>
          <w:tcPr>
            <w:tcW w:w="3230" w:type="dxa"/>
          </w:tcPr>
          <w:p w:rsidR="004955E1" w:rsidRPr="00132A46" w:rsidRDefault="00916937">
            <w:pPr>
              <w:rPr>
                <w:b/>
                <w:bCs/>
                <w:color w:val="000000"/>
                <w:spacing w:val="17"/>
                <w:szCs w:val="21"/>
              </w:rPr>
            </w:pPr>
            <w:r w:rsidRPr="00132A46">
              <w:rPr>
                <w:b/>
                <w:bCs/>
                <w:color w:val="000000"/>
                <w:spacing w:val="17"/>
                <w:szCs w:val="21"/>
              </w:rPr>
              <w:t>修改说明</w:t>
            </w:r>
          </w:p>
        </w:tc>
      </w:tr>
      <w:tr w:rsidR="004955E1" w:rsidRPr="00132A46" w:rsidTr="00244BFB">
        <w:tc>
          <w:tcPr>
            <w:tcW w:w="827" w:type="dxa"/>
          </w:tcPr>
          <w:p w:rsidR="004955E1" w:rsidRPr="00132A46" w:rsidRDefault="00916937">
            <w:r w:rsidRPr="00132A46">
              <w:t>1</w:t>
            </w:r>
          </w:p>
        </w:tc>
        <w:tc>
          <w:tcPr>
            <w:tcW w:w="1291" w:type="dxa"/>
          </w:tcPr>
          <w:p w:rsidR="004955E1" w:rsidRPr="00132A46" w:rsidRDefault="00141981">
            <w:r>
              <w:rPr>
                <w:rFonts w:hint="eastAsia"/>
              </w:rPr>
              <w:t>2016.06.22</w:t>
            </w:r>
          </w:p>
        </w:tc>
        <w:tc>
          <w:tcPr>
            <w:tcW w:w="1092" w:type="dxa"/>
          </w:tcPr>
          <w:p w:rsidR="004955E1" w:rsidRPr="00132A46" w:rsidRDefault="00916937">
            <w:r w:rsidRPr="00132A46">
              <w:t>刘鸿飞</w:t>
            </w:r>
          </w:p>
        </w:tc>
        <w:tc>
          <w:tcPr>
            <w:tcW w:w="1142" w:type="dxa"/>
          </w:tcPr>
          <w:p w:rsidR="004955E1" w:rsidRPr="00132A46" w:rsidRDefault="00916937">
            <w:r w:rsidRPr="00132A46">
              <w:t>V1.0</w:t>
            </w:r>
          </w:p>
        </w:tc>
        <w:tc>
          <w:tcPr>
            <w:tcW w:w="3230" w:type="dxa"/>
          </w:tcPr>
          <w:p w:rsidR="004955E1" w:rsidRPr="00132A46" w:rsidRDefault="004955E1"/>
        </w:tc>
      </w:tr>
      <w:tr w:rsidR="004955E1" w:rsidRPr="00132A46" w:rsidTr="00244BFB">
        <w:tc>
          <w:tcPr>
            <w:tcW w:w="827" w:type="dxa"/>
          </w:tcPr>
          <w:p w:rsidR="004955E1" w:rsidRPr="00132A46" w:rsidRDefault="004955E1"/>
        </w:tc>
        <w:tc>
          <w:tcPr>
            <w:tcW w:w="1291" w:type="dxa"/>
          </w:tcPr>
          <w:p w:rsidR="004955E1" w:rsidRPr="00132A46" w:rsidRDefault="004955E1"/>
        </w:tc>
        <w:tc>
          <w:tcPr>
            <w:tcW w:w="1092" w:type="dxa"/>
          </w:tcPr>
          <w:p w:rsidR="004955E1" w:rsidRPr="00132A46" w:rsidRDefault="004955E1"/>
        </w:tc>
        <w:tc>
          <w:tcPr>
            <w:tcW w:w="1142" w:type="dxa"/>
          </w:tcPr>
          <w:p w:rsidR="004955E1" w:rsidRPr="00132A46" w:rsidRDefault="004955E1"/>
        </w:tc>
        <w:tc>
          <w:tcPr>
            <w:tcW w:w="3230" w:type="dxa"/>
          </w:tcPr>
          <w:p w:rsidR="004955E1" w:rsidRPr="00132A46" w:rsidRDefault="004955E1"/>
        </w:tc>
      </w:tr>
      <w:tr w:rsidR="004955E1" w:rsidRPr="00132A46" w:rsidTr="00244BFB">
        <w:tc>
          <w:tcPr>
            <w:tcW w:w="827" w:type="dxa"/>
          </w:tcPr>
          <w:p w:rsidR="004955E1" w:rsidRPr="00132A46" w:rsidRDefault="004955E1"/>
        </w:tc>
        <w:tc>
          <w:tcPr>
            <w:tcW w:w="1291" w:type="dxa"/>
          </w:tcPr>
          <w:p w:rsidR="004955E1" w:rsidRPr="00132A46" w:rsidRDefault="004955E1"/>
        </w:tc>
        <w:tc>
          <w:tcPr>
            <w:tcW w:w="1092" w:type="dxa"/>
          </w:tcPr>
          <w:p w:rsidR="004955E1" w:rsidRPr="00132A46" w:rsidRDefault="004955E1"/>
        </w:tc>
        <w:tc>
          <w:tcPr>
            <w:tcW w:w="1142" w:type="dxa"/>
          </w:tcPr>
          <w:p w:rsidR="004955E1" w:rsidRPr="00132A46" w:rsidRDefault="004955E1"/>
        </w:tc>
        <w:tc>
          <w:tcPr>
            <w:tcW w:w="3230" w:type="dxa"/>
          </w:tcPr>
          <w:p w:rsidR="004955E1" w:rsidRPr="00132A46" w:rsidRDefault="004955E1"/>
        </w:tc>
      </w:tr>
    </w:tbl>
    <w:p w:rsidR="004955E1" w:rsidRPr="00132A46" w:rsidRDefault="004955E1"/>
    <w:p w:rsidR="004955E1" w:rsidRPr="00132A46" w:rsidRDefault="004955E1"/>
    <w:p w:rsidR="004955E1" w:rsidRPr="00132A46" w:rsidRDefault="00916937">
      <w:pPr>
        <w:rPr>
          <w:u w:val="single"/>
        </w:rPr>
      </w:pPr>
      <w:r w:rsidRPr="00132A46">
        <w:t>审核人签字：</w:t>
      </w:r>
      <w:r w:rsidR="00244BFB">
        <w:rPr>
          <w:rFonts w:hint="eastAsia"/>
        </w:rPr>
        <w:t>张景辉</w:t>
      </w:r>
    </w:p>
    <w:p w:rsidR="004955E1" w:rsidRPr="00132A46" w:rsidRDefault="004955E1"/>
    <w:p w:rsidR="004955E1" w:rsidRPr="00132A46" w:rsidRDefault="004955E1"/>
    <w:p w:rsidR="004955E1" w:rsidRPr="00132A46" w:rsidRDefault="00916937">
      <w:pPr>
        <w:rPr>
          <w:u w:val="single"/>
        </w:rPr>
      </w:pPr>
      <w:r w:rsidRPr="00132A46">
        <w:t>审批人签字：</w:t>
      </w:r>
    </w:p>
    <w:p w:rsidR="004955E1" w:rsidRPr="00132A46" w:rsidRDefault="004955E1"/>
    <w:p w:rsidR="004955E1" w:rsidRPr="00132A46" w:rsidRDefault="004955E1"/>
    <w:p w:rsidR="004955E1" w:rsidRPr="00132A46" w:rsidRDefault="00916937">
      <w:pPr>
        <w:rPr>
          <w:u w:val="single"/>
        </w:rPr>
      </w:pPr>
      <w:r w:rsidRPr="00132A46">
        <w:t>批准人签字：</w:t>
      </w:r>
    </w:p>
    <w:p w:rsidR="004955E1" w:rsidRPr="00132A46" w:rsidRDefault="004955E1"/>
    <w:p w:rsidR="004955E1" w:rsidRPr="00132A46" w:rsidRDefault="004955E1">
      <w:pPr>
        <w:ind w:firstLine="560"/>
        <w:rPr>
          <w:sz w:val="28"/>
          <w:szCs w:val="28"/>
          <w:u w:val="single"/>
        </w:rPr>
      </w:pPr>
    </w:p>
    <w:p w:rsidR="004955E1" w:rsidRPr="00132A46" w:rsidRDefault="004955E1">
      <w:pPr>
        <w:pStyle w:val="afe"/>
        <w:rPr>
          <w:rFonts w:ascii="Times New Roman" w:hAnsi="Times New Roman"/>
        </w:rPr>
      </w:pPr>
    </w:p>
    <w:p w:rsidR="004955E1" w:rsidRPr="00132A46" w:rsidRDefault="004955E1">
      <w:pPr>
        <w:pStyle w:val="afe"/>
        <w:rPr>
          <w:rFonts w:ascii="Times New Roman" w:hAnsi="Times New Roman"/>
        </w:rPr>
      </w:pPr>
    </w:p>
    <w:p w:rsidR="004955E1" w:rsidRPr="00132A46" w:rsidRDefault="004955E1">
      <w:pPr>
        <w:pStyle w:val="afe"/>
        <w:rPr>
          <w:rFonts w:ascii="Times New Roman" w:hAnsi="Times New Roman"/>
        </w:rPr>
      </w:pPr>
    </w:p>
    <w:p w:rsidR="004955E1" w:rsidRPr="00132A46" w:rsidRDefault="004955E1">
      <w:pPr>
        <w:pStyle w:val="afe"/>
        <w:rPr>
          <w:rFonts w:ascii="Times New Roman" w:hAnsi="Times New Roman"/>
        </w:rPr>
      </w:pPr>
    </w:p>
    <w:p w:rsidR="004955E1" w:rsidRPr="00132A46" w:rsidRDefault="004955E1">
      <w:pPr>
        <w:pStyle w:val="afe"/>
        <w:rPr>
          <w:rFonts w:ascii="Times New Roman" w:hAnsi="Times New Roman"/>
        </w:rPr>
      </w:pPr>
    </w:p>
    <w:p w:rsidR="004955E1" w:rsidRPr="00132A46" w:rsidRDefault="00916937">
      <w:pPr>
        <w:pStyle w:val="afa"/>
        <w:rPr>
          <w:rFonts w:ascii="Times New Roman" w:cs="Times New Roman"/>
        </w:rPr>
      </w:pPr>
      <w:r w:rsidRPr="00132A46">
        <w:rPr>
          <w:rFonts w:ascii="Times New Roman" w:cs="Times New Roman"/>
        </w:rPr>
        <w:lastRenderedPageBreak/>
        <w:t>目录</w:t>
      </w:r>
    </w:p>
    <w:p w:rsidR="00F24AC5" w:rsidRDefault="000976FA">
      <w:pPr>
        <w:pStyle w:val="10"/>
        <w:rPr>
          <w:rFonts w:asciiTheme="minorHAnsi" w:eastAsiaTheme="minorEastAsia" w:hAnsiTheme="minorHAnsi" w:cstheme="minorBidi"/>
          <w:noProof/>
          <w:kern w:val="2"/>
          <w:szCs w:val="22"/>
        </w:rPr>
      </w:pPr>
      <w:r w:rsidRPr="00132A46">
        <w:rPr>
          <w:rFonts w:ascii="Times New Roman" w:hAnsi="Times New Roman"/>
        </w:rPr>
        <w:fldChar w:fldCharType="begin"/>
      </w:r>
      <w:r w:rsidR="00916937" w:rsidRPr="00132A46">
        <w:rPr>
          <w:rFonts w:ascii="Times New Roman" w:hAnsi="Times New Roman"/>
        </w:rPr>
        <w:instrText xml:space="preserve"> TOC \o "1-4" \h \z \u </w:instrText>
      </w:r>
      <w:r w:rsidRPr="00132A46">
        <w:rPr>
          <w:rFonts w:ascii="Times New Roman" w:hAnsi="Times New Roman"/>
        </w:rPr>
        <w:fldChar w:fldCharType="separate"/>
      </w:r>
      <w:hyperlink w:anchor="_Toc517945829" w:history="1">
        <w:r w:rsidR="00F24AC5" w:rsidRPr="00462312">
          <w:rPr>
            <w:rStyle w:val="af1"/>
            <w:rFonts w:ascii="Times New Roman" w:hAnsi="Times New Roman" w:hint="eastAsia"/>
            <w:noProof/>
          </w:rPr>
          <w:t>文件修订记录</w:t>
        </w:r>
        <w:r w:rsidR="00F24AC5">
          <w:rPr>
            <w:noProof/>
            <w:webHidden/>
          </w:rPr>
          <w:tab/>
        </w:r>
        <w:r w:rsidR="00F24AC5">
          <w:rPr>
            <w:noProof/>
            <w:webHidden/>
          </w:rPr>
          <w:fldChar w:fldCharType="begin"/>
        </w:r>
        <w:r w:rsidR="00F24AC5">
          <w:rPr>
            <w:noProof/>
            <w:webHidden/>
          </w:rPr>
          <w:instrText xml:space="preserve"> PAGEREF _Toc517945829 \h </w:instrText>
        </w:r>
        <w:r w:rsidR="00F24AC5">
          <w:rPr>
            <w:noProof/>
            <w:webHidden/>
          </w:rPr>
        </w:r>
        <w:r w:rsidR="00F24AC5">
          <w:rPr>
            <w:noProof/>
            <w:webHidden/>
          </w:rPr>
          <w:fldChar w:fldCharType="separate"/>
        </w:r>
        <w:r w:rsidR="00F24AC5">
          <w:rPr>
            <w:noProof/>
            <w:webHidden/>
          </w:rPr>
          <w:t>2</w:t>
        </w:r>
        <w:r w:rsidR="00F24AC5">
          <w:rPr>
            <w:noProof/>
            <w:webHidden/>
          </w:rPr>
          <w:fldChar w:fldCharType="end"/>
        </w:r>
      </w:hyperlink>
    </w:p>
    <w:p w:rsidR="00F24AC5" w:rsidRDefault="00467BD0">
      <w:pPr>
        <w:pStyle w:val="10"/>
        <w:rPr>
          <w:rFonts w:asciiTheme="minorHAnsi" w:eastAsiaTheme="minorEastAsia" w:hAnsiTheme="minorHAnsi" w:cstheme="minorBidi"/>
          <w:noProof/>
          <w:kern w:val="2"/>
          <w:szCs w:val="22"/>
        </w:rPr>
      </w:pPr>
      <w:hyperlink w:anchor="_Toc517945830" w:history="1">
        <w:r w:rsidR="00F24AC5" w:rsidRPr="00462312">
          <w:rPr>
            <w:rStyle w:val="af1"/>
            <w:rFonts w:ascii="Times New Roman" w:hAnsi="Times New Roman" w:hint="eastAsia"/>
            <w:noProof/>
          </w:rPr>
          <w:t>缩略语清单</w:t>
        </w:r>
        <w:r w:rsidR="00F24AC5">
          <w:rPr>
            <w:noProof/>
            <w:webHidden/>
          </w:rPr>
          <w:tab/>
        </w:r>
        <w:r w:rsidR="00F24AC5">
          <w:rPr>
            <w:noProof/>
            <w:webHidden/>
          </w:rPr>
          <w:fldChar w:fldCharType="begin"/>
        </w:r>
        <w:r w:rsidR="00F24AC5">
          <w:rPr>
            <w:noProof/>
            <w:webHidden/>
          </w:rPr>
          <w:instrText xml:space="preserve"> PAGEREF _Toc517945830 \h </w:instrText>
        </w:r>
        <w:r w:rsidR="00F24AC5">
          <w:rPr>
            <w:noProof/>
            <w:webHidden/>
          </w:rPr>
        </w:r>
        <w:r w:rsidR="00F24AC5">
          <w:rPr>
            <w:noProof/>
            <w:webHidden/>
          </w:rPr>
          <w:fldChar w:fldCharType="separate"/>
        </w:r>
        <w:r w:rsidR="00F24AC5">
          <w:rPr>
            <w:noProof/>
            <w:webHidden/>
          </w:rPr>
          <w:t>6</w:t>
        </w:r>
        <w:r w:rsidR="00F24AC5">
          <w:rPr>
            <w:noProof/>
            <w:webHidden/>
          </w:rPr>
          <w:fldChar w:fldCharType="end"/>
        </w:r>
      </w:hyperlink>
    </w:p>
    <w:p w:rsidR="00F24AC5" w:rsidRDefault="00467BD0">
      <w:pPr>
        <w:pStyle w:val="10"/>
        <w:tabs>
          <w:tab w:val="left" w:pos="454"/>
        </w:tabs>
        <w:rPr>
          <w:rFonts w:asciiTheme="minorHAnsi" w:eastAsiaTheme="minorEastAsia" w:hAnsiTheme="minorHAnsi" w:cstheme="minorBidi"/>
          <w:noProof/>
          <w:kern w:val="2"/>
          <w:szCs w:val="22"/>
        </w:rPr>
      </w:pPr>
      <w:hyperlink w:anchor="_Toc517945831" w:history="1">
        <w:r w:rsidR="00F24AC5" w:rsidRPr="00462312">
          <w:rPr>
            <w:rStyle w:val="af1"/>
            <w:rFonts w:ascii="Times New Roman" w:hAnsi="Times New Roman"/>
            <w:noProof/>
          </w:rPr>
          <w:t>1</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引言</w:t>
        </w:r>
        <w:r w:rsidR="00F24AC5">
          <w:rPr>
            <w:noProof/>
            <w:webHidden/>
          </w:rPr>
          <w:tab/>
        </w:r>
        <w:r w:rsidR="00F24AC5">
          <w:rPr>
            <w:noProof/>
            <w:webHidden/>
          </w:rPr>
          <w:fldChar w:fldCharType="begin"/>
        </w:r>
        <w:r w:rsidR="00F24AC5">
          <w:rPr>
            <w:noProof/>
            <w:webHidden/>
          </w:rPr>
          <w:instrText xml:space="preserve"> PAGEREF _Toc517945831 \h </w:instrText>
        </w:r>
        <w:r w:rsidR="00F24AC5">
          <w:rPr>
            <w:noProof/>
            <w:webHidden/>
          </w:rPr>
        </w:r>
        <w:r w:rsidR="00F24AC5">
          <w:rPr>
            <w:noProof/>
            <w:webHidden/>
          </w:rPr>
          <w:fldChar w:fldCharType="separate"/>
        </w:r>
        <w:r w:rsidR="00F24AC5">
          <w:rPr>
            <w:noProof/>
            <w:webHidden/>
          </w:rPr>
          <w:t>7</w:t>
        </w:r>
        <w:r w:rsidR="00F24AC5">
          <w:rPr>
            <w:noProof/>
            <w:webHidden/>
          </w:rPr>
          <w:fldChar w:fldCharType="end"/>
        </w:r>
      </w:hyperlink>
    </w:p>
    <w:p w:rsidR="00F24AC5" w:rsidRDefault="00467BD0">
      <w:pPr>
        <w:pStyle w:val="20"/>
        <w:rPr>
          <w:rFonts w:asciiTheme="minorHAnsi" w:eastAsiaTheme="minorEastAsia" w:hAnsiTheme="minorHAnsi" w:cstheme="minorBidi"/>
          <w:noProof/>
          <w:kern w:val="2"/>
          <w:szCs w:val="22"/>
        </w:rPr>
      </w:pPr>
      <w:hyperlink w:anchor="_Toc517945832" w:history="1">
        <w:r w:rsidR="00F24AC5" w:rsidRPr="00462312">
          <w:rPr>
            <w:rStyle w:val="af1"/>
            <w:rFonts w:ascii="Times New Roman" w:hAnsi="Times New Roman"/>
            <w:noProof/>
          </w:rPr>
          <w:t>1.1</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编写目的</w:t>
        </w:r>
        <w:r w:rsidR="00F24AC5">
          <w:rPr>
            <w:noProof/>
            <w:webHidden/>
          </w:rPr>
          <w:tab/>
        </w:r>
        <w:r w:rsidR="00F24AC5">
          <w:rPr>
            <w:noProof/>
            <w:webHidden/>
          </w:rPr>
          <w:fldChar w:fldCharType="begin"/>
        </w:r>
        <w:r w:rsidR="00F24AC5">
          <w:rPr>
            <w:noProof/>
            <w:webHidden/>
          </w:rPr>
          <w:instrText xml:space="preserve"> PAGEREF _Toc517945832 \h </w:instrText>
        </w:r>
        <w:r w:rsidR="00F24AC5">
          <w:rPr>
            <w:noProof/>
            <w:webHidden/>
          </w:rPr>
        </w:r>
        <w:r w:rsidR="00F24AC5">
          <w:rPr>
            <w:noProof/>
            <w:webHidden/>
          </w:rPr>
          <w:fldChar w:fldCharType="separate"/>
        </w:r>
        <w:r w:rsidR="00F24AC5">
          <w:rPr>
            <w:noProof/>
            <w:webHidden/>
          </w:rPr>
          <w:t>7</w:t>
        </w:r>
        <w:r w:rsidR="00F24AC5">
          <w:rPr>
            <w:noProof/>
            <w:webHidden/>
          </w:rPr>
          <w:fldChar w:fldCharType="end"/>
        </w:r>
      </w:hyperlink>
    </w:p>
    <w:p w:rsidR="00F24AC5" w:rsidRDefault="00467BD0">
      <w:pPr>
        <w:pStyle w:val="20"/>
        <w:rPr>
          <w:rFonts w:asciiTheme="minorHAnsi" w:eastAsiaTheme="minorEastAsia" w:hAnsiTheme="minorHAnsi" w:cstheme="minorBidi"/>
          <w:noProof/>
          <w:kern w:val="2"/>
          <w:szCs w:val="22"/>
        </w:rPr>
      </w:pPr>
      <w:hyperlink w:anchor="_Toc517945833" w:history="1">
        <w:r w:rsidR="00F24AC5" w:rsidRPr="00462312">
          <w:rPr>
            <w:rStyle w:val="af1"/>
            <w:rFonts w:ascii="Times New Roman" w:hAnsi="Times New Roman"/>
            <w:noProof/>
          </w:rPr>
          <w:t>1.2</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预期读者和阅读建议</w:t>
        </w:r>
        <w:r w:rsidR="00F24AC5">
          <w:rPr>
            <w:noProof/>
            <w:webHidden/>
          </w:rPr>
          <w:tab/>
        </w:r>
        <w:r w:rsidR="00F24AC5">
          <w:rPr>
            <w:noProof/>
            <w:webHidden/>
          </w:rPr>
          <w:fldChar w:fldCharType="begin"/>
        </w:r>
        <w:r w:rsidR="00F24AC5">
          <w:rPr>
            <w:noProof/>
            <w:webHidden/>
          </w:rPr>
          <w:instrText xml:space="preserve"> PAGEREF _Toc517945833 \h </w:instrText>
        </w:r>
        <w:r w:rsidR="00F24AC5">
          <w:rPr>
            <w:noProof/>
            <w:webHidden/>
          </w:rPr>
        </w:r>
        <w:r w:rsidR="00F24AC5">
          <w:rPr>
            <w:noProof/>
            <w:webHidden/>
          </w:rPr>
          <w:fldChar w:fldCharType="separate"/>
        </w:r>
        <w:r w:rsidR="00F24AC5">
          <w:rPr>
            <w:noProof/>
            <w:webHidden/>
          </w:rPr>
          <w:t>7</w:t>
        </w:r>
        <w:r w:rsidR="00F24AC5">
          <w:rPr>
            <w:noProof/>
            <w:webHidden/>
          </w:rPr>
          <w:fldChar w:fldCharType="end"/>
        </w:r>
      </w:hyperlink>
    </w:p>
    <w:p w:rsidR="00F24AC5" w:rsidRDefault="00467BD0">
      <w:pPr>
        <w:pStyle w:val="20"/>
        <w:rPr>
          <w:rFonts w:asciiTheme="minorHAnsi" w:eastAsiaTheme="minorEastAsia" w:hAnsiTheme="minorHAnsi" w:cstheme="minorBidi"/>
          <w:noProof/>
          <w:kern w:val="2"/>
          <w:szCs w:val="22"/>
        </w:rPr>
      </w:pPr>
      <w:hyperlink w:anchor="_Toc517945834" w:history="1">
        <w:r w:rsidR="00F24AC5" w:rsidRPr="00462312">
          <w:rPr>
            <w:rStyle w:val="af1"/>
            <w:rFonts w:ascii="Times New Roman" w:hAnsi="Times New Roman"/>
            <w:noProof/>
          </w:rPr>
          <w:t>1.3</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输入的文档</w:t>
        </w:r>
        <w:r w:rsidR="00F24AC5">
          <w:rPr>
            <w:noProof/>
            <w:webHidden/>
          </w:rPr>
          <w:tab/>
        </w:r>
        <w:r w:rsidR="00F24AC5">
          <w:rPr>
            <w:noProof/>
            <w:webHidden/>
          </w:rPr>
          <w:fldChar w:fldCharType="begin"/>
        </w:r>
        <w:r w:rsidR="00F24AC5">
          <w:rPr>
            <w:noProof/>
            <w:webHidden/>
          </w:rPr>
          <w:instrText xml:space="preserve"> PAGEREF _Toc517945834 \h </w:instrText>
        </w:r>
        <w:r w:rsidR="00F24AC5">
          <w:rPr>
            <w:noProof/>
            <w:webHidden/>
          </w:rPr>
        </w:r>
        <w:r w:rsidR="00F24AC5">
          <w:rPr>
            <w:noProof/>
            <w:webHidden/>
          </w:rPr>
          <w:fldChar w:fldCharType="separate"/>
        </w:r>
        <w:r w:rsidR="00F24AC5">
          <w:rPr>
            <w:noProof/>
            <w:webHidden/>
          </w:rPr>
          <w:t>7</w:t>
        </w:r>
        <w:r w:rsidR="00F24AC5">
          <w:rPr>
            <w:noProof/>
            <w:webHidden/>
          </w:rPr>
          <w:fldChar w:fldCharType="end"/>
        </w:r>
      </w:hyperlink>
    </w:p>
    <w:p w:rsidR="00F24AC5" w:rsidRDefault="00467BD0">
      <w:pPr>
        <w:pStyle w:val="20"/>
        <w:rPr>
          <w:rFonts w:asciiTheme="minorHAnsi" w:eastAsiaTheme="minorEastAsia" w:hAnsiTheme="minorHAnsi" w:cstheme="minorBidi"/>
          <w:noProof/>
          <w:kern w:val="2"/>
          <w:szCs w:val="22"/>
        </w:rPr>
      </w:pPr>
      <w:hyperlink w:anchor="_Toc517945835" w:history="1">
        <w:r w:rsidR="00F24AC5" w:rsidRPr="00462312">
          <w:rPr>
            <w:rStyle w:val="af1"/>
            <w:rFonts w:ascii="Times New Roman" w:hAnsi="Times New Roman"/>
            <w:noProof/>
          </w:rPr>
          <w:t>1.4</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参考资料</w:t>
        </w:r>
        <w:r w:rsidR="00F24AC5">
          <w:rPr>
            <w:noProof/>
            <w:webHidden/>
          </w:rPr>
          <w:tab/>
        </w:r>
        <w:r w:rsidR="00F24AC5">
          <w:rPr>
            <w:noProof/>
            <w:webHidden/>
          </w:rPr>
          <w:fldChar w:fldCharType="begin"/>
        </w:r>
        <w:r w:rsidR="00F24AC5">
          <w:rPr>
            <w:noProof/>
            <w:webHidden/>
          </w:rPr>
          <w:instrText xml:space="preserve"> PAGEREF _Toc517945835 \h </w:instrText>
        </w:r>
        <w:r w:rsidR="00F24AC5">
          <w:rPr>
            <w:noProof/>
            <w:webHidden/>
          </w:rPr>
        </w:r>
        <w:r w:rsidR="00F24AC5">
          <w:rPr>
            <w:noProof/>
            <w:webHidden/>
          </w:rPr>
          <w:fldChar w:fldCharType="separate"/>
        </w:r>
        <w:r w:rsidR="00F24AC5">
          <w:rPr>
            <w:noProof/>
            <w:webHidden/>
          </w:rPr>
          <w:t>7</w:t>
        </w:r>
        <w:r w:rsidR="00F24AC5">
          <w:rPr>
            <w:noProof/>
            <w:webHidden/>
          </w:rPr>
          <w:fldChar w:fldCharType="end"/>
        </w:r>
      </w:hyperlink>
    </w:p>
    <w:p w:rsidR="00F24AC5" w:rsidRDefault="00467BD0">
      <w:pPr>
        <w:pStyle w:val="20"/>
        <w:rPr>
          <w:rFonts w:asciiTheme="minorHAnsi" w:eastAsiaTheme="minorEastAsia" w:hAnsiTheme="minorHAnsi" w:cstheme="minorBidi"/>
          <w:noProof/>
          <w:kern w:val="2"/>
          <w:szCs w:val="22"/>
        </w:rPr>
      </w:pPr>
      <w:hyperlink w:anchor="_Toc517945836" w:history="1">
        <w:r w:rsidR="00F24AC5" w:rsidRPr="00462312">
          <w:rPr>
            <w:rStyle w:val="af1"/>
            <w:rFonts w:ascii="Times New Roman" w:hAnsi="Times New Roman"/>
            <w:noProof/>
          </w:rPr>
          <w:t>1.5</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名字解释</w:t>
        </w:r>
        <w:r w:rsidR="00F24AC5">
          <w:rPr>
            <w:noProof/>
            <w:webHidden/>
          </w:rPr>
          <w:tab/>
        </w:r>
        <w:r w:rsidR="00F24AC5">
          <w:rPr>
            <w:noProof/>
            <w:webHidden/>
          </w:rPr>
          <w:fldChar w:fldCharType="begin"/>
        </w:r>
        <w:r w:rsidR="00F24AC5">
          <w:rPr>
            <w:noProof/>
            <w:webHidden/>
          </w:rPr>
          <w:instrText xml:space="preserve"> PAGEREF _Toc517945836 \h </w:instrText>
        </w:r>
        <w:r w:rsidR="00F24AC5">
          <w:rPr>
            <w:noProof/>
            <w:webHidden/>
          </w:rPr>
        </w:r>
        <w:r w:rsidR="00F24AC5">
          <w:rPr>
            <w:noProof/>
            <w:webHidden/>
          </w:rPr>
          <w:fldChar w:fldCharType="separate"/>
        </w:r>
        <w:r w:rsidR="00F24AC5">
          <w:rPr>
            <w:noProof/>
            <w:webHidden/>
          </w:rPr>
          <w:t>7</w:t>
        </w:r>
        <w:r w:rsidR="00F24AC5">
          <w:rPr>
            <w:noProof/>
            <w:webHidden/>
          </w:rPr>
          <w:fldChar w:fldCharType="end"/>
        </w:r>
      </w:hyperlink>
    </w:p>
    <w:p w:rsidR="00F24AC5" w:rsidRDefault="00467BD0">
      <w:pPr>
        <w:pStyle w:val="10"/>
        <w:tabs>
          <w:tab w:val="left" w:pos="454"/>
        </w:tabs>
        <w:rPr>
          <w:rFonts w:asciiTheme="minorHAnsi" w:eastAsiaTheme="minorEastAsia" w:hAnsiTheme="minorHAnsi" w:cstheme="minorBidi"/>
          <w:noProof/>
          <w:kern w:val="2"/>
          <w:szCs w:val="22"/>
        </w:rPr>
      </w:pPr>
      <w:hyperlink w:anchor="_Toc517945837" w:history="1">
        <w:r w:rsidR="00F24AC5" w:rsidRPr="00462312">
          <w:rPr>
            <w:rStyle w:val="af1"/>
            <w:rFonts w:ascii="Times New Roman" w:hAnsi="Times New Roman"/>
            <w:noProof/>
          </w:rPr>
          <w:t>2</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项目背景和需求</w:t>
        </w:r>
        <w:r w:rsidR="00F24AC5">
          <w:rPr>
            <w:noProof/>
            <w:webHidden/>
          </w:rPr>
          <w:tab/>
        </w:r>
        <w:r w:rsidR="00F24AC5">
          <w:rPr>
            <w:noProof/>
            <w:webHidden/>
          </w:rPr>
          <w:fldChar w:fldCharType="begin"/>
        </w:r>
        <w:r w:rsidR="00F24AC5">
          <w:rPr>
            <w:noProof/>
            <w:webHidden/>
          </w:rPr>
          <w:instrText xml:space="preserve"> PAGEREF _Toc517945837 \h </w:instrText>
        </w:r>
        <w:r w:rsidR="00F24AC5">
          <w:rPr>
            <w:noProof/>
            <w:webHidden/>
          </w:rPr>
        </w:r>
        <w:r w:rsidR="00F24AC5">
          <w:rPr>
            <w:noProof/>
            <w:webHidden/>
          </w:rPr>
          <w:fldChar w:fldCharType="separate"/>
        </w:r>
        <w:r w:rsidR="00F24AC5">
          <w:rPr>
            <w:noProof/>
            <w:webHidden/>
          </w:rPr>
          <w:t>8</w:t>
        </w:r>
        <w:r w:rsidR="00F24AC5">
          <w:rPr>
            <w:noProof/>
            <w:webHidden/>
          </w:rPr>
          <w:fldChar w:fldCharType="end"/>
        </w:r>
      </w:hyperlink>
    </w:p>
    <w:p w:rsidR="00F24AC5" w:rsidRDefault="00467BD0">
      <w:pPr>
        <w:pStyle w:val="20"/>
        <w:rPr>
          <w:rFonts w:asciiTheme="minorHAnsi" w:eastAsiaTheme="minorEastAsia" w:hAnsiTheme="minorHAnsi" w:cstheme="minorBidi"/>
          <w:noProof/>
          <w:kern w:val="2"/>
          <w:szCs w:val="22"/>
        </w:rPr>
      </w:pPr>
      <w:hyperlink w:anchor="_Toc517945838" w:history="1">
        <w:r w:rsidR="00F24AC5" w:rsidRPr="00462312">
          <w:rPr>
            <w:rStyle w:val="af1"/>
            <w:rFonts w:ascii="Times New Roman" w:hAnsi="Times New Roman"/>
            <w:noProof/>
          </w:rPr>
          <w:t>2.1</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需求来源</w:t>
        </w:r>
        <w:r w:rsidR="00F24AC5">
          <w:rPr>
            <w:noProof/>
            <w:webHidden/>
          </w:rPr>
          <w:tab/>
        </w:r>
        <w:r w:rsidR="00F24AC5">
          <w:rPr>
            <w:noProof/>
            <w:webHidden/>
          </w:rPr>
          <w:fldChar w:fldCharType="begin"/>
        </w:r>
        <w:r w:rsidR="00F24AC5">
          <w:rPr>
            <w:noProof/>
            <w:webHidden/>
          </w:rPr>
          <w:instrText xml:space="preserve"> PAGEREF _Toc517945838 \h </w:instrText>
        </w:r>
        <w:r w:rsidR="00F24AC5">
          <w:rPr>
            <w:noProof/>
            <w:webHidden/>
          </w:rPr>
        </w:r>
        <w:r w:rsidR="00F24AC5">
          <w:rPr>
            <w:noProof/>
            <w:webHidden/>
          </w:rPr>
          <w:fldChar w:fldCharType="separate"/>
        </w:r>
        <w:r w:rsidR="00F24AC5">
          <w:rPr>
            <w:noProof/>
            <w:webHidden/>
          </w:rPr>
          <w:t>8</w:t>
        </w:r>
        <w:r w:rsidR="00F24AC5">
          <w:rPr>
            <w:noProof/>
            <w:webHidden/>
          </w:rPr>
          <w:fldChar w:fldCharType="end"/>
        </w:r>
      </w:hyperlink>
    </w:p>
    <w:p w:rsidR="00F24AC5" w:rsidRDefault="00467BD0">
      <w:pPr>
        <w:pStyle w:val="20"/>
        <w:rPr>
          <w:rFonts w:asciiTheme="minorHAnsi" w:eastAsiaTheme="minorEastAsia" w:hAnsiTheme="minorHAnsi" w:cstheme="minorBidi"/>
          <w:noProof/>
          <w:kern w:val="2"/>
          <w:szCs w:val="22"/>
        </w:rPr>
      </w:pPr>
      <w:hyperlink w:anchor="_Toc517945839" w:history="1">
        <w:r w:rsidR="00F24AC5" w:rsidRPr="00462312">
          <w:rPr>
            <w:rStyle w:val="af1"/>
            <w:rFonts w:ascii="Times New Roman" w:hAnsi="Times New Roman"/>
            <w:noProof/>
          </w:rPr>
          <w:t>2.2</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项目背景介绍</w:t>
        </w:r>
        <w:r w:rsidR="00F24AC5">
          <w:rPr>
            <w:noProof/>
            <w:webHidden/>
          </w:rPr>
          <w:tab/>
        </w:r>
        <w:r w:rsidR="00F24AC5">
          <w:rPr>
            <w:noProof/>
            <w:webHidden/>
          </w:rPr>
          <w:fldChar w:fldCharType="begin"/>
        </w:r>
        <w:r w:rsidR="00F24AC5">
          <w:rPr>
            <w:noProof/>
            <w:webHidden/>
          </w:rPr>
          <w:instrText xml:space="preserve"> PAGEREF _Toc517945839 \h </w:instrText>
        </w:r>
        <w:r w:rsidR="00F24AC5">
          <w:rPr>
            <w:noProof/>
            <w:webHidden/>
          </w:rPr>
        </w:r>
        <w:r w:rsidR="00F24AC5">
          <w:rPr>
            <w:noProof/>
            <w:webHidden/>
          </w:rPr>
          <w:fldChar w:fldCharType="separate"/>
        </w:r>
        <w:r w:rsidR="00F24AC5">
          <w:rPr>
            <w:noProof/>
            <w:webHidden/>
          </w:rPr>
          <w:t>8</w:t>
        </w:r>
        <w:r w:rsidR="00F24AC5">
          <w:rPr>
            <w:noProof/>
            <w:webHidden/>
          </w:rPr>
          <w:fldChar w:fldCharType="end"/>
        </w:r>
      </w:hyperlink>
    </w:p>
    <w:p w:rsidR="00F24AC5" w:rsidRDefault="00467BD0">
      <w:pPr>
        <w:pStyle w:val="30"/>
        <w:rPr>
          <w:rFonts w:asciiTheme="minorHAnsi" w:eastAsiaTheme="minorEastAsia" w:hAnsiTheme="minorHAnsi" w:cstheme="minorBidi"/>
          <w:noProof/>
          <w:kern w:val="2"/>
          <w:szCs w:val="22"/>
        </w:rPr>
      </w:pPr>
      <w:hyperlink w:anchor="_Toc517945840" w:history="1">
        <w:r w:rsidR="00F24AC5" w:rsidRPr="00462312">
          <w:rPr>
            <w:rStyle w:val="af1"/>
            <w:rFonts w:ascii="Times New Roman" w:hAnsi="Times New Roman"/>
            <w:noProof/>
          </w:rPr>
          <w:t>2.2.1</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应用背景</w:t>
        </w:r>
        <w:r w:rsidR="00F24AC5">
          <w:rPr>
            <w:noProof/>
            <w:webHidden/>
          </w:rPr>
          <w:tab/>
        </w:r>
        <w:r w:rsidR="00F24AC5">
          <w:rPr>
            <w:noProof/>
            <w:webHidden/>
          </w:rPr>
          <w:fldChar w:fldCharType="begin"/>
        </w:r>
        <w:r w:rsidR="00F24AC5">
          <w:rPr>
            <w:noProof/>
            <w:webHidden/>
          </w:rPr>
          <w:instrText xml:space="preserve"> PAGEREF _Toc517945840 \h </w:instrText>
        </w:r>
        <w:r w:rsidR="00F24AC5">
          <w:rPr>
            <w:noProof/>
            <w:webHidden/>
          </w:rPr>
        </w:r>
        <w:r w:rsidR="00F24AC5">
          <w:rPr>
            <w:noProof/>
            <w:webHidden/>
          </w:rPr>
          <w:fldChar w:fldCharType="separate"/>
        </w:r>
        <w:r w:rsidR="00F24AC5">
          <w:rPr>
            <w:noProof/>
            <w:webHidden/>
          </w:rPr>
          <w:t>8</w:t>
        </w:r>
        <w:r w:rsidR="00F24AC5">
          <w:rPr>
            <w:noProof/>
            <w:webHidden/>
          </w:rPr>
          <w:fldChar w:fldCharType="end"/>
        </w:r>
      </w:hyperlink>
    </w:p>
    <w:p w:rsidR="00F24AC5" w:rsidRDefault="00467BD0">
      <w:pPr>
        <w:pStyle w:val="30"/>
        <w:rPr>
          <w:rFonts w:asciiTheme="minorHAnsi" w:eastAsiaTheme="minorEastAsia" w:hAnsiTheme="minorHAnsi" w:cstheme="minorBidi"/>
          <w:noProof/>
          <w:kern w:val="2"/>
          <w:szCs w:val="22"/>
        </w:rPr>
      </w:pPr>
      <w:hyperlink w:anchor="_Toc517945841" w:history="1">
        <w:r w:rsidR="00F24AC5" w:rsidRPr="00462312">
          <w:rPr>
            <w:rStyle w:val="af1"/>
            <w:rFonts w:ascii="Times New Roman" w:hAnsi="Times New Roman"/>
            <w:noProof/>
          </w:rPr>
          <w:t>2.2.2</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硬件</w:t>
        </w:r>
        <w:r w:rsidR="00F24AC5" w:rsidRPr="00462312">
          <w:rPr>
            <w:rStyle w:val="af1"/>
            <w:rFonts w:ascii="Times New Roman" w:hAnsi="Times New Roman"/>
            <w:noProof/>
          </w:rPr>
          <w:t>V1.0</w:t>
        </w:r>
        <w:r w:rsidR="00F24AC5" w:rsidRPr="00462312">
          <w:rPr>
            <w:rStyle w:val="af1"/>
            <w:rFonts w:ascii="Times New Roman" w:hAnsi="Times New Roman" w:hint="eastAsia"/>
            <w:noProof/>
          </w:rPr>
          <w:t>版本说明</w:t>
        </w:r>
        <w:r w:rsidR="00F24AC5">
          <w:rPr>
            <w:noProof/>
            <w:webHidden/>
          </w:rPr>
          <w:tab/>
        </w:r>
        <w:r w:rsidR="00F24AC5">
          <w:rPr>
            <w:noProof/>
            <w:webHidden/>
          </w:rPr>
          <w:fldChar w:fldCharType="begin"/>
        </w:r>
        <w:r w:rsidR="00F24AC5">
          <w:rPr>
            <w:noProof/>
            <w:webHidden/>
          </w:rPr>
          <w:instrText xml:space="preserve"> PAGEREF _Toc517945841 \h </w:instrText>
        </w:r>
        <w:r w:rsidR="00F24AC5">
          <w:rPr>
            <w:noProof/>
            <w:webHidden/>
          </w:rPr>
        </w:r>
        <w:r w:rsidR="00F24AC5">
          <w:rPr>
            <w:noProof/>
            <w:webHidden/>
          </w:rPr>
          <w:fldChar w:fldCharType="separate"/>
        </w:r>
        <w:r w:rsidR="00F24AC5">
          <w:rPr>
            <w:noProof/>
            <w:webHidden/>
          </w:rPr>
          <w:t>8</w:t>
        </w:r>
        <w:r w:rsidR="00F24AC5">
          <w:rPr>
            <w:noProof/>
            <w:webHidden/>
          </w:rPr>
          <w:fldChar w:fldCharType="end"/>
        </w:r>
      </w:hyperlink>
    </w:p>
    <w:p w:rsidR="00F24AC5" w:rsidRDefault="00467BD0">
      <w:pPr>
        <w:pStyle w:val="20"/>
        <w:rPr>
          <w:rFonts w:asciiTheme="minorHAnsi" w:eastAsiaTheme="minorEastAsia" w:hAnsiTheme="minorHAnsi" w:cstheme="minorBidi"/>
          <w:noProof/>
          <w:kern w:val="2"/>
          <w:szCs w:val="22"/>
        </w:rPr>
      </w:pPr>
      <w:hyperlink w:anchor="_Toc517945842" w:history="1">
        <w:r w:rsidR="00F24AC5" w:rsidRPr="00462312">
          <w:rPr>
            <w:rStyle w:val="af1"/>
            <w:rFonts w:ascii="Times New Roman" w:hAnsi="Times New Roman"/>
            <w:bCs/>
            <w:noProof/>
          </w:rPr>
          <w:t>2.3</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bCs/>
            <w:noProof/>
          </w:rPr>
          <w:t>通用硬件平台</w:t>
        </w:r>
        <w:r w:rsidR="00F24AC5" w:rsidRPr="00462312">
          <w:rPr>
            <w:rStyle w:val="af1"/>
            <w:rFonts w:ascii="Times New Roman" w:hAnsi="Times New Roman"/>
            <w:bCs/>
            <w:noProof/>
          </w:rPr>
          <w:t>V2.0</w:t>
        </w:r>
        <w:r w:rsidR="00F24AC5" w:rsidRPr="00462312">
          <w:rPr>
            <w:rStyle w:val="af1"/>
            <w:rFonts w:ascii="Times New Roman" w:hAnsi="Times New Roman" w:hint="eastAsia"/>
            <w:bCs/>
            <w:noProof/>
          </w:rPr>
          <w:t>版本架构</w:t>
        </w:r>
        <w:r w:rsidR="00F24AC5">
          <w:rPr>
            <w:noProof/>
            <w:webHidden/>
          </w:rPr>
          <w:tab/>
        </w:r>
        <w:r w:rsidR="00F24AC5">
          <w:rPr>
            <w:noProof/>
            <w:webHidden/>
          </w:rPr>
          <w:fldChar w:fldCharType="begin"/>
        </w:r>
        <w:r w:rsidR="00F24AC5">
          <w:rPr>
            <w:noProof/>
            <w:webHidden/>
          </w:rPr>
          <w:instrText xml:space="preserve"> PAGEREF _Toc517945842 \h </w:instrText>
        </w:r>
        <w:r w:rsidR="00F24AC5">
          <w:rPr>
            <w:noProof/>
            <w:webHidden/>
          </w:rPr>
        </w:r>
        <w:r w:rsidR="00F24AC5">
          <w:rPr>
            <w:noProof/>
            <w:webHidden/>
          </w:rPr>
          <w:fldChar w:fldCharType="separate"/>
        </w:r>
        <w:r w:rsidR="00F24AC5">
          <w:rPr>
            <w:noProof/>
            <w:webHidden/>
          </w:rPr>
          <w:t>8</w:t>
        </w:r>
        <w:r w:rsidR="00F24AC5">
          <w:rPr>
            <w:noProof/>
            <w:webHidden/>
          </w:rPr>
          <w:fldChar w:fldCharType="end"/>
        </w:r>
      </w:hyperlink>
    </w:p>
    <w:p w:rsidR="00F24AC5" w:rsidRDefault="00467BD0">
      <w:pPr>
        <w:pStyle w:val="20"/>
        <w:rPr>
          <w:rFonts w:asciiTheme="minorHAnsi" w:eastAsiaTheme="minorEastAsia" w:hAnsiTheme="minorHAnsi" w:cstheme="minorBidi"/>
          <w:noProof/>
          <w:kern w:val="2"/>
          <w:szCs w:val="22"/>
        </w:rPr>
      </w:pPr>
      <w:hyperlink w:anchor="_Toc517945843" w:history="1">
        <w:r w:rsidR="00F24AC5" w:rsidRPr="00462312">
          <w:rPr>
            <w:rStyle w:val="af1"/>
            <w:rFonts w:ascii="Times New Roman" w:hAnsi="Times New Roman"/>
            <w:bCs/>
            <w:noProof/>
          </w:rPr>
          <w:t>2.4</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bCs/>
            <w:noProof/>
          </w:rPr>
          <w:t>基于</w:t>
        </w:r>
        <w:r w:rsidR="00F24AC5" w:rsidRPr="00462312">
          <w:rPr>
            <w:rStyle w:val="af1"/>
            <w:rFonts w:ascii="Times New Roman" w:hAnsi="Times New Roman"/>
            <w:bCs/>
            <w:noProof/>
          </w:rPr>
          <w:t>2.0</w:t>
        </w:r>
        <w:r w:rsidR="00F24AC5" w:rsidRPr="00462312">
          <w:rPr>
            <w:rStyle w:val="af1"/>
            <w:rFonts w:ascii="Times New Roman" w:hAnsi="Times New Roman" w:hint="eastAsia"/>
            <w:bCs/>
            <w:noProof/>
          </w:rPr>
          <w:t>版本硬件系统应用示意图</w:t>
        </w:r>
        <w:r w:rsidR="00F24AC5">
          <w:rPr>
            <w:noProof/>
            <w:webHidden/>
          </w:rPr>
          <w:tab/>
        </w:r>
        <w:r w:rsidR="00F24AC5">
          <w:rPr>
            <w:noProof/>
            <w:webHidden/>
          </w:rPr>
          <w:fldChar w:fldCharType="begin"/>
        </w:r>
        <w:r w:rsidR="00F24AC5">
          <w:rPr>
            <w:noProof/>
            <w:webHidden/>
          </w:rPr>
          <w:instrText xml:space="preserve"> PAGEREF _Toc517945843 \h </w:instrText>
        </w:r>
        <w:r w:rsidR="00F24AC5">
          <w:rPr>
            <w:noProof/>
            <w:webHidden/>
          </w:rPr>
        </w:r>
        <w:r w:rsidR="00F24AC5">
          <w:rPr>
            <w:noProof/>
            <w:webHidden/>
          </w:rPr>
          <w:fldChar w:fldCharType="separate"/>
        </w:r>
        <w:r w:rsidR="00F24AC5">
          <w:rPr>
            <w:noProof/>
            <w:webHidden/>
          </w:rPr>
          <w:t>9</w:t>
        </w:r>
        <w:r w:rsidR="00F24AC5">
          <w:rPr>
            <w:noProof/>
            <w:webHidden/>
          </w:rPr>
          <w:fldChar w:fldCharType="end"/>
        </w:r>
      </w:hyperlink>
    </w:p>
    <w:p w:rsidR="00F24AC5" w:rsidRDefault="00467BD0">
      <w:pPr>
        <w:pStyle w:val="10"/>
        <w:tabs>
          <w:tab w:val="left" w:pos="454"/>
        </w:tabs>
        <w:rPr>
          <w:rFonts w:asciiTheme="minorHAnsi" w:eastAsiaTheme="minorEastAsia" w:hAnsiTheme="minorHAnsi" w:cstheme="minorBidi"/>
          <w:noProof/>
          <w:kern w:val="2"/>
          <w:szCs w:val="22"/>
        </w:rPr>
      </w:pPr>
      <w:hyperlink w:anchor="_Toc517945844" w:history="1">
        <w:r w:rsidR="00F24AC5" w:rsidRPr="00462312">
          <w:rPr>
            <w:rStyle w:val="af1"/>
            <w:rFonts w:ascii="Times New Roman" w:hAnsi="Times New Roman"/>
            <w:noProof/>
          </w:rPr>
          <w:t>3</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noProof/>
          </w:rPr>
          <w:t>vBBU</w:t>
        </w:r>
        <w:r w:rsidR="00F24AC5" w:rsidRPr="00462312">
          <w:rPr>
            <w:rStyle w:val="af1"/>
            <w:rFonts w:ascii="Times New Roman" w:hAnsi="Times New Roman" w:hint="eastAsia"/>
            <w:noProof/>
          </w:rPr>
          <w:t>硬件总体方案</w:t>
        </w:r>
        <w:r w:rsidR="00F24AC5">
          <w:rPr>
            <w:noProof/>
            <w:webHidden/>
          </w:rPr>
          <w:tab/>
        </w:r>
        <w:r w:rsidR="00F24AC5">
          <w:rPr>
            <w:noProof/>
            <w:webHidden/>
          </w:rPr>
          <w:fldChar w:fldCharType="begin"/>
        </w:r>
        <w:r w:rsidR="00F24AC5">
          <w:rPr>
            <w:noProof/>
            <w:webHidden/>
          </w:rPr>
          <w:instrText xml:space="preserve"> PAGEREF _Toc517945844 \h </w:instrText>
        </w:r>
        <w:r w:rsidR="00F24AC5">
          <w:rPr>
            <w:noProof/>
            <w:webHidden/>
          </w:rPr>
        </w:r>
        <w:r w:rsidR="00F24AC5">
          <w:rPr>
            <w:noProof/>
            <w:webHidden/>
          </w:rPr>
          <w:fldChar w:fldCharType="separate"/>
        </w:r>
        <w:r w:rsidR="00F24AC5">
          <w:rPr>
            <w:noProof/>
            <w:webHidden/>
          </w:rPr>
          <w:t>10</w:t>
        </w:r>
        <w:r w:rsidR="00F24AC5">
          <w:rPr>
            <w:noProof/>
            <w:webHidden/>
          </w:rPr>
          <w:fldChar w:fldCharType="end"/>
        </w:r>
      </w:hyperlink>
    </w:p>
    <w:p w:rsidR="00F24AC5" w:rsidRDefault="00467BD0">
      <w:pPr>
        <w:pStyle w:val="20"/>
        <w:rPr>
          <w:rFonts w:asciiTheme="minorHAnsi" w:eastAsiaTheme="minorEastAsia" w:hAnsiTheme="minorHAnsi" w:cstheme="minorBidi"/>
          <w:noProof/>
          <w:kern w:val="2"/>
          <w:szCs w:val="22"/>
        </w:rPr>
      </w:pPr>
      <w:hyperlink w:anchor="_Toc517945845" w:history="1">
        <w:r w:rsidR="00F24AC5" w:rsidRPr="00462312">
          <w:rPr>
            <w:rStyle w:val="af1"/>
            <w:rFonts w:ascii="Times New Roman" w:hAnsi="Times New Roman"/>
            <w:noProof/>
          </w:rPr>
          <w:t>3.1</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硬件架构逻辑框图</w:t>
        </w:r>
        <w:r w:rsidR="00F24AC5">
          <w:rPr>
            <w:noProof/>
            <w:webHidden/>
          </w:rPr>
          <w:tab/>
        </w:r>
        <w:r w:rsidR="00F24AC5">
          <w:rPr>
            <w:noProof/>
            <w:webHidden/>
          </w:rPr>
          <w:fldChar w:fldCharType="begin"/>
        </w:r>
        <w:r w:rsidR="00F24AC5">
          <w:rPr>
            <w:noProof/>
            <w:webHidden/>
          </w:rPr>
          <w:instrText xml:space="preserve"> PAGEREF _Toc517945845 \h </w:instrText>
        </w:r>
        <w:r w:rsidR="00F24AC5">
          <w:rPr>
            <w:noProof/>
            <w:webHidden/>
          </w:rPr>
        </w:r>
        <w:r w:rsidR="00F24AC5">
          <w:rPr>
            <w:noProof/>
            <w:webHidden/>
          </w:rPr>
          <w:fldChar w:fldCharType="separate"/>
        </w:r>
        <w:r w:rsidR="00F24AC5">
          <w:rPr>
            <w:noProof/>
            <w:webHidden/>
          </w:rPr>
          <w:t>10</w:t>
        </w:r>
        <w:r w:rsidR="00F24AC5">
          <w:rPr>
            <w:noProof/>
            <w:webHidden/>
          </w:rPr>
          <w:fldChar w:fldCharType="end"/>
        </w:r>
      </w:hyperlink>
    </w:p>
    <w:p w:rsidR="00F24AC5" w:rsidRDefault="00467BD0">
      <w:pPr>
        <w:pStyle w:val="20"/>
        <w:rPr>
          <w:rFonts w:asciiTheme="minorHAnsi" w:eastAsiaTheme="minorEastAsia" w:hAnsiTheme="minorHAnsi" w:cstheme="minorBidi"/>
          <w:noProof/>
          <w:kern w:val="2"/>
          <w:szCs w:val="22"/>
        </w:rPr>
      </w:pPr>
      <w:hyperlink w:anchor="_Toc517945846" w:history="1">
        <w:r w:rsidR="00F24AC5" w:rsidRPr="00462312">
          <w:rPr>
            <w:rStyle w:val="af1"/>
            <w:rFonts w:ascii="Times New Roman" w:hAnsi="Times New Roman"/>
            <w:noProof/>
          </w:rPr>
          <w:t>3.2</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硬件外观</w:t>
        </w:r>
        <w:r w:rsidR="00F24AC5">
          <w:rPr>
            <w:noProof/>
            <w:webHidden/>
          </w:rPr>
          <w:tab/>
        </w:r>
        <w:r w:rsidR="00F24AC5">
          <w:rPr>
            <w:noProof/>
            <w:webHidden/>
          </w:rPr>
          <w:fldChar w:fldCharType="begin"/>
        </w:r>
        <w:r w:rsidR="00F24AC5">
          <w:rPr>
            <w:noProof/>
            <w:webHidden/>
          </w:rPr>
          <w:instrText xml:space="preserve"> PAGEREF _Toc517945846 \h </w:instrText>
        </w:r>
        <w:r w:rsidR="00F24AC5">
          <w:rPr>
            <w:noProof/>
            <w:webHidden/>
          </w:rPr>
        </w:r>
        <w:r w:rsidR="00F24AC5">
          <w:rPr>
            <w:noProof/>
            <w:webHidden/>
          </w:rPr>
          <w:fldChar w:fldCharType="separate"/>
        </w:r>
        <w:r w:rsidR="00F24AC5">
          <w:rPr>
            <w:noProof/>
            <w:webHidden/>
          </w:rPr>
          <w:t>10</w:t>
        </w:r>
        <w:r w:rsidR="00F24AC5">
          <w:rPr>
            <w:noProof/>
            <w:webHidden/>
          </w:rPr>
          <w:fldChar w:fldCharType="end"/>
        </w:r>
      </w:hyperlink>
    </w:p>
    <w:p w:rsidR="00F24AC5" w:rsidRDefault="00467BD0">
      <w:pPr>
        <w:pStyle w:val="30"/>
        <w:rPr>
          <w:rFonts w:asciiTheme="minorHAnsi" w:eastAsiaTheme="minorEastAsia" w:hAnsiTheme="minorHAnsi" w:cstheme="minorBidi"/>
          <w:noProof/>
          <w:kern w:val="2"/>
          <w:szCs w:val="22"/>
        </w:rPr>
      </w:pPr>
      <w:hyperlink w:anchor="_Toc517945847" w:history="1">
        <w:r w:rsidR="00F24AC5" w:rsidRPr="00462312">
          <w:rPr>
            <w:rStyle w:val="af1"/>
            <w:rFonts w:ascii="Times New Roman" w:hAnsi="Times New Roman"/>
            <w:noProof/>
          </w:rPr>
          <w:t>3.2.1</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关键技术指标要求</w:t>
        </w:r>
        <w:r w:rsidR="00F24AC5">
          <w:rPr>
            <w:noProof/>
            <w:webHidden/>
          </w:rPr>
          <w:tab/>
        </w:r>
        <w:r w:rsidR="00F24AC5">
          <w:rPr>
            <w:noProof/>
            <w:webHidden/>
          </w:rPr>
          <w:fldChar w:fldCharType="begin"/>
        </w:r>
        <w:r w:rsidR="00F24AC5">
          <w:rPr>
            <w:noProof/>
            <w:webHidden/>
          </w:rPr>
          <w:instrText xml:space="preserve"> PAGEREF _Toc517945847 \h </w:instrText>
        </w:r>
        <w:r w:rsidR="00F24AC5">
          <w:rPr>
            <w:noProof/>
            <w:webHidden/>
          </w:rPr>
        </w:r>
        <w:r w:rsidR="00F24AC5">
          <w:rPr>
            <w:noProof/>
            <w:webHidden/>
          </w:rPr>
          <w:fldChar w:fldCharType="separate"/>
        </w:r>
        <w:r w:rsidR="00F24AC5">
          <w:rPr>
            <w:noProof/>
            <w:webHidden/>
          </w:rPr>
          <w:t>11</w:t>
        </w:r>
        <w:r w:rsidR="00F24AC5">
          <w:rPr>
            <w:noProof/>
            <w:webHidden/>
          </w:rPr>
          <w:fldChar w:fldCharType="end"/>
        </w:r>
      </w:hyperlink>
    </w:p>
    <w:p w:rsidR="00F24AC5" w:rsidRDefault="00467BD0">
      <w:pPr>
        <w:pStyle w:val="20"/>
        <w:rPr>
          <w:rFonts w:asciiTheme="minorHAnsi" w:eastAsiaTheme="minorEastAsia" w:hAnsiTheme="minorHAnsi" w:cstheme="minorBidi"/>
          <w:noProof/>
          <w:kern w:val="2"/>
          <w:szCs w:val="22"/>
        </w:rPr>
      </w:pPr>
      <w:hyperlink w:anchor="_Toc517945848" w:history="1">
        <w:r w:rsidR="00F24AC5" w:rsidRPr="00462312">
          <w:rPr>
            <w:rStyle w:val="af1"/>
            <w:rFonts w:ascii="Times New Roman" w:hAnsi="Times New Roman"/>
            <w:noProof/>
          </w:rPr>
          <w:t>3.3</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系统对外接口设计</w:t>
        </w:r>
        <w:r w:rsidR="00F24AC5">
          <w:rPr>
            <w:noProof/>
            <w:webHidden/>
          </w:rPr>
          <w:tab/>
        </w:r>
        <w:r w:rsidR="00F24AC5">
          <w:rPr>
            <w:noProof/>
            <w:webHidden/>
          </w:rPr>
          <w:fldChar w:fldCharType="begin"/>
        </w:r>
        <w:r w:rsidR="00F24AC5">
          <w:rPr>
            <w:noProof/>
            <w:webHidden/>
          </w:rPr>
          <w:instrText xml:space="preserve"> PAGEREF _Toc517945848 \h </w:instrText>
        </w:r>
        <w:r w:rsidR="00F24AC5">
          <w:rPr>
            <w:noProof/>
            <w:webHidden/>
          </w:rPr>
        </w:r>
        <w:r w:rsidR="00F24AC5">
          <w:rPr>
            <w:noProof/>
            <w:webHidden/>
          </w:rPr>
          <w:fldChar w:fldCharType="separate"/>
        </w:r>
        <w:r w:rsidR="00F24AC5">
          <w:rPr>
            <w:noProof/>
            <w:webHidden/>
          </w:rPr>
          <w:t>11</w:t>
        </w:r>
        <w:r w:rsidR="00F24AC5">
          <w:rPr>
            <w:noProof/>
            <w:webHidden/>
          </w:rPr>
          <w:fldChar w:fldCharType="end"/>
        </w:r>
      </w:hyperlink>
    </w:p>
    <w:p w:rsidR="00F24AC5" w:rsidRDefault="00467BD0">
      <w:pPr>
        <w:pStyle w:val="30"/>
        <w:rPr>
          <w:rFonts w:asciiTheme="minorHAnsi" w:eastAsiaTheme="minorEastAsia" w:hAnsiTheme="minorHAnsi" w:cstheme="minorBidi"/>
          <w:noProof/>
          <w:kern w:val="2"/>
          <w:szCs w:val="22"/>
        </w:rPr>
      </w:pPr>
      <w:hyperlink w:anchor="_Toc517945849" w:history="1">
        <w:r w:rsidR="00F24AC5" w:rsidRPr="00462312">
          <w:rPr>
            <w:rStyle w:val="af1"/>
            <w:rFonts w:ascii="Times New Roman" w:hAnsi="Times New Roman"/>
            <w:noProof/>
          </w:rPr>
          <w:t>3.3.1</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noProof/>
          </w:rPr>
          <w:t>RRU</w:t>
        </w:r>
        <w:r w:rsidR="00F24AC5" w:rsidRPr="00462312">
          <w:rPr>
            <w:rStyle w:val="af1"/>
            <w:rFonts w:ascii="Times New Roman" w:hAnsi="Times New Roman" w:hint="eastAsia"/>
            <w:noProof/>
          </w:rPr>
          <w:t>接口</w:t>
        </w:r>
        <w:r w:rsidR="00F24AC5">
          <w:rPr>
            <w:noProof/>
            <w:webHidden/>
          </w:rPr>
          <w:tab/>
        </w:r>
        <w:r w:rsidR="00F24AC5">
          <w:rPr>
            <w:noProof/>
            <w:webHidden/>
          </w:rPr>
          <w:fldChar w:fldCharType="begin"/>
        </w:r>
        <w:r w:rsidR="00F24AC5">
          <w:rPr>
            <w:noProof/>
            <w:webHidden/>
          </w:rPr>
          <w:instrText xml:space="preserve"> PAGEREF _Toc517945849 \h </w:instrText>
        </w:r>
        <w:r w:rsidR="00F24AC5">
          <w:rPr>
            <w:noProof/>
            <w:webHidden/>
          </w:rPr>
        </w:r>
        <w:r w:rsidR="00F24AC5">
          <w:rPr>
            <w:noProof/>
            <w:webHidden/>
          </w:rPr>
          <w:fldChar w:fldCharType="separate"/>
        </w:r>
        <w:r w:rsidR="00F24AC5">
          <w:rPr>
            <w:noProof/>
            <w:webHidden/>
          </w:rPr>
          <w:t>11</w:t>
        </w:r>
        <w:r w:rsidR="00F24AC5">
          <w:rPr>
            <w:noProof/>
            <w:webHidden/>
          </w:rPr>
          <w:fldChar w:fldCharType="end"/>
        </w:r>
      </w:hyperlink>
    </w:p>
    <w:p w:rsidR="00F24AC5" w:rsidRDefault="00467BD0">
      <w:pPr>
        <w:pStyle w:val="30"/>
        <w:rPr>
          <w:rFonts w:asciiTheme="minorHAnsi" w:eastAsiaTheme="minorEastAsia" w:hAnsiTheme="minorHAnsi" w:cstheme="minorBidi"/>
          <w:noProof/>
          <w:kern w:val="2"/>
          <w:szCs w:val="22"/>
        </w:rPr>
      </w:pPr>
      <w:hyperlink w:anchor="_Toc517945850" w:history="1">
        <w:r w:rsidR="00F24AC5" w:rsidRPr="00462312">
          <w:rPr>
            <w:rStyle w:val="af1"/>
            <w:rFonts w:ascii="Times New Roman" w:hAnsi="Times New Roman"/>
            <w:noProof/>
          </w:rPr>
          <w:t>3.3.2</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同步时钟源接口</w:t>
        </w:r>
        <w:r w:rsidR="00F24AC5">
          <w:rPr>
            <w:noProof/>
            <w:webHidden/>
          </w:rPr>
          <w:tab/>
        </w:r>
        <w:r w:rsidR="00F24AC5">
          <w:rPr>
            <w:noProof/>
            <w:webHidden/>
          </w:rPr>
          <w:fldChar w:fldCharType="begin"/>
        </w:r>
        <w:r w:rsidR="00F24AC5">
          <w:rPr>
            <w:noProof/>
            <w:webHidden/>
          </w:rPr>
          <w:instrText xml:space="preserve"> PAGEREF _Toc517945850 \h </w:instrText>
        </w:r>
        <w:r w:rsidR="00F24AC5">
          <w:rPr>
            <w:noProof/>
            <w:webHidden/>
          </w:rPr>
        </w:r>
        <w:r w:rsidR="00F24AC5">
          <w:rPr>
            <w:noProof/>
            <w:webHidden/>
          </w:rPr>
          <w:fldChar w:fldCharType="separate"/>
        </w:r>
        <w:r w:rsidR="00F24AC5">
          <w:rPr>
            <w:noProof/>
            <w:webHidden/>
          </w:rPr>
          <w:t>11</w:t>
        </w:r>
        <w:r w:rsidR="00F24AC5">
          <w:rPr>
            <w:noProof/>
            <w:webHidden/>
          </w:rPr>
          <w:fldChar w:fldCharType="end"/>
        </w:r>
      </w:hyperlink>
    </w:p>
    <w:p w:rsidR="00F24AC5" w:rsidRDefault="00467BD0">
      <w:pPr>
        <w:pStyle w:val="30"/>
        <w:rPr>
          <w:rFonts w:asciiTheme="minorHAnsi" w:eastAsiaTheme="minorEastAsia" w:hAnsiTheme="minorHAnsi" w:cstheme="minorBidi"/>
          <w:noProof/>
          <w:kern w:val="2"/>
          <w:szCs w:val="22"/>
        </w:rPr>
      </w:pPr>
      <w:hyperlink w:anchor="_Toc517945851" w:history="1">
        <w:r w:rsidR="00F24AC5" w:rsidRPr="00462312">
          <w:rPr>
            <w:rStyle w:val="af1"/>
            <w:rFonts w:ascii="Times New Roman" w:hAnsi="Times New Roman"/>
            <w:noProof/>
          </w:rPr>
          <w:t>3.3.3</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电源输入接口</w:t>
        </w:r>
        <w:r w:rsidR="00F24AC5">
          <w:rPr>
            <w:noProof/>
            <w:webHidden/>
          </w:rPr>
          <w:tab/>
        </w:r>
        <w:r w:rsidR="00F24AC5">
          <w:rPr>
            <w:noProof/>
            <w:webHidden/>
          </w:rPr>
          <w:fldChar w:fldCharType="begin"/>
        </w:r>
        <w:r w:rsidR="00F24AC5">
          <w:rPr>
            <w:noProof/>
            <w:webHidden/>
          </w:rPr>
          <w:instrText xml:space="preserve"> PAGEREF _Toc517945851 \h </w:instrText>
        </w:r>
        <w:r w:rsidR="00F24AC5">
          <w:rPr>
            <w:noProof/>
            <w:webHidden/>
          </w:rPr>
        </w:r>
        <w:r w:rsidR="00F24AC5">
          <w:rPr>
            <w:noProof/>
            <w:webHidden/>
          </w:rPr>
          <w:fldChar w:fldCharType="separate"/>
        </w:r>
        <w:r w:rsidR="00F24AC5">
          <w:rPr>
            <w:noProof/>
            <w:webHidden/>
          </w:rPr>
          <w:t>11</w:t>
        </w:r>
        <w:r w:rsidR="00F24AC5">
          <w:rPr>
            <w:noProof/>
            <w:webHidden/>
          </w:rPr>
          <w:fldChar w:fldCharType="end"/>
        </w:r>
      </w:hyperlink>
    </w:p>
    <w:p w:rsidR="00F24AC5" w:rsidRDefault="00467BD0">
      <w:pPr>
        <w:pStyle w:val="30"/>
        <w:rPr>
          <w:rFonts w:asciiTheme="minorHAnsi" w:eastAsiaTheme="minorEastAsia" w:hAnsiTheme="minorHAnsi" w:cstheme="minorBidi"/>
          <w:noProof/>
          <w:kern w:val="2"/>
          <w:szCs w:val="22"/>
        </w:rPr>
      </w:pPr>
      <w:hyperlink w:anchor="_Toc517945852" w:history="1">
        <w:r w:rsidR="00F24AC5" w:rsidRPr="00462312">
          <w:rPr>
            <w:rStyle w:val="af1"/>
            <w:rFonts w:ascii="Times New Roman" w:hAnsi="Times New Roman"/>
            <w:noProof/>
          </w:rPr>
          <w:t>3.3.4</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调测接口</w:t>
        </w:r>
        <w:r w:rsidR="00F24AC5">
          <w:rPr>
            <w:noProof/>
            <w:webHidden/>
          </w:rPr>
          <w:tab/>
        </w:r>
        <w:r w:rsidR="00F24AC5">
          <w:rPr>
            <w:noProof/>
            <w:webHidden/>
          </w:rPr>
          <w:fldChar w:fldCharType="begin"/>
        </w:r>
        <w:r w:rsidR="00F24AC5">
          <w:rPr>
            <w:noProof/>
            <w:webHidden/>
          </w:rPr>
          <w:instrText xml:space="preserve"> PAGEREF _Toc517945852 \h </w:instrText>
        </w:r>
        <w:r w:rsidR="00F24AC5">
          <w:rPr>
            <w:noProof/>
            <w:webHidden/>
          </w:rPr>
        </w:r>
        <w:r w:rsidR="00F24AC5">
          <w:rPr>
            <w:noProof/>
            <w:webHidden/>
          </w:rPr>
          <w:fldChar w:fldCharType="separate"/>
        </w:r>
        <w:r w:rsidR="00F24AC5">
          <w:rPr>
            <w:noProof/>
            <w:webHidden/>
          </w:rPr>
          <w:t>11</w:t>
        </w:r>
        <w:r w:rsidR="00F24AC5">
          <w:rPr>
            <w:noProof/>
            <w:webHidden/>
          </w:rPr>
          <w:fldChar w:fldCharType="end"/>
        </w:r>
      </w:hyperlink>
    </w:p>
    <w:p w:rsidR="00F24AC5" w:rsidRDefault="00467BD0">
      <w:pPr>
        <w:pStyle w:val="30"/>
        <w:rPr>
          <w:rFonts w:asciiTheme="minorHAnsi" w:eastAsiaTheme="minorEastAsia" w:hAnsiTheme="minorHAnsi" w:cstheme="minorBidi"/>
          <w:noProof/>
          <w:kern w:val="2"/>
          <w:szCs w:val="22"/>
        </w:rPr>
      </w:pPr>
      <w:hyperlink w:anchor="_Toc517945853" w:history="1">
        <w:r w:rsidR="00F24AC5" w:rsidRPr="00462312">
          <w:rPr>
            <w:rStyle w:val="af1"/>
            <w:rFonts w:ascii="Times New Roman" w:hAnsi="Times New Roman"/>
            <w:noProof/>
          </w:rPr>
          <w:t>3.3.5</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接口汇总</w:t>
        </w:r>
        <w:r w:rsidR="00F24AC5">
          <w:rPr>
            <w:noProof/>
            <w:webHidden/>
          </w:rPr>
          <w:tab/>
        </w:r>
        <w:r w:rsidR="00F24AC5">
          <w:rPr>
            <w:noProof/>
            <w:webHidden/>
          </w:rPr>
          <w:fldChar w:fldCharType="begin"/>
        </w:r>
        <w:r w:rsidR="00F24AC5">
          <w:rPr>
            <w:noProof/>
            <w:webHidden/>
          </w:rPr>
          <w:instrText xml:space="preserve"> PAGEREF _Toc517945853 \h </w:instrText>
        </w:r>
        <w:r w:rsidR="00F24AC5">
          <w:rPr>
            <w:noProof/>
            <w:webHidden/>
          </w:rPr>
        </w:r>
        <w:r w:rsidR="00F24AC5">
          <w:rPr>
            <w:noProof/>
            <w:webHidden/>
          </w:rPr>
          <w:fldChar w:fldCharType="separate"/>
        </w:r>
        <w:r w:rsidR="00F24AC5">
          <w:rPr>
            <w:noProof/>
            <w:webHidden/>
          </w:rPr>
          <w:t>11</w:t>
        </w:r>
        <w:r w:rsidR="00F24AC5">
          <w:rPr>
            <w:noProof/>
            <w:webHidden/>
          </w:rPr>
          <w:fldChar w:fldCharType="end"/>
        </w:r>
      </w:hyperlink>
    </w:p>
    <w:p w:rsidR="00F24AC5" w:rsidRDefault="00467BD0">
      <w:pPr>
        <w:pStyle w:val="10"/>
        <w:tabs>
          <w:tab w:val="left" w:pos="454"/>
        </w:tabs>
        <w:rPr>
          <w:rFonts w:asciiTheme="minorHAnsi" w:eastAsiaTheme="minorEastAsia" w:hAnsiTheme="minorHAnsi" w:cstheme="minorBidi"/>
          <w:noProof/>
          <w:kern w:val="2"/>
          <w:szCs w:val="22"/>
        </w:rPr>
      </w:pPr>
      <w:hyperlink w:anchor="_Toc517945854" w:history="1">
        <w:r w:rsidR="00F24AC5" w:rsidRPr="00462312">
          <w:rPr>
            <w:rStyle w:val="af1"/>
            <w:rFonts w:ascii="Times New Roman" w:hAnsi="Times New Roman"/>
            <w:noProof/>
          </w:rPr>
          <w:t>4</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硬件方案实现设计</w:t>
        </w:r>
        <w:r w:rsidR="00F24AC5">
          <w:rPr>
            <w:noProof/>
            <w:webHidden/>
          </w:rPr>
          <w:tab/>
        </w:r>
        <w:r w:rsidR="00F24AC5">
          <w:rPr>
            <w:noProof/>
            <w:webHidden/>
          </w:rPr>
          <w:fldChar w:fldCharType="begin"/>
        </w:r>
        <w:r w:rsidR="00F24AC5">
          <w:rPr>
            <w:noProof/>
            <w:webHidden/>
          </w:rPr>
          <w:instrText xml:space="preserve"> PAGEREF _Toc517945854 \h </w:instrText>
        </w:r>
        <w:r w:rsidR="00F24AC5">
          <w:rPr>
            <w:noProof/>
            <w:webHidden/>
          </w:rPr>
        </w:r>
        <w:r w:rsidR="00F24AC5">
          <w:rPr>
            <w:noProof/>
            <w:webHidden/>
          </w:rPr>
          <w:fldChar w:fldCharType="separate"/>
        </w:r>
        <w:r w:rsidR="00F24AC5">
          <w:rPr>
            <w:noProof/>
            <w:webHidden/>
          </w:rPr>
          <w:t>12</w:t>
        </w:r>
        <w:r w:rsidR="00F24AC5">
          <w:rPr>
            <w:noProof/>
            <w:webHidden/>
          </w:rPr>
          <w:fldChar w:fldCharType="end"/>
        </w:r>
      </w:hyperlink>
    </w:p>
    <w:p w:rsidR="00F24AC5" w:rsidRDefault="00467BD0">
      <w:pPr>
        <w:pStyle w:val="20"/>
        <w:rPr>
          <w:rFonts w:asciiTheme="minorHAnsi" w:eastAsiaTheme="minorEastAsia" w:hAnsiTheme="minorHAnsi" w:cstheme="minorBidi"/>
          <w:noProof/>
          <w:kern w:val="2"/>
          <w:szCs w:val="22"/>
        </w:rPr>
      </w:pPr>
      <w:hyperlink w:anchor="_Toc517945855" w:history="1">
        <w:r w:rsidR="00F24AC5" w:rsidRPr="00462312">
          <w:rPr>
            <w:rStyle w:val="af1"/>
            <w:rFonts w:ascii="Times New Roman" w:hAnsi="Times New Roman"/>
            <w:noProof/>
          </w:rPr>
          <w:t>4.1</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交互总线方案</w:t>
        </w:r>
        <w:r w:rsidR="00F24AC5">
          <w:rPr>
            <w:noProof/>
            <w:webHidden/>
          </w:rPr>
          <w:tab/>
        </w:r>
        <w:r w:rsidR="00F24AC5">
          <w:rPr>
            <w:noProof/>
            <w:webHidden/>
          </w:rPr>
          <w:fldChar w:fldCharType="begin"/>
        </w:r>
        <w:r w:rsidR="00F24AC5">
          <w:rPr>
            <w:noProof/>
            <w:webHidden/>
          </w:rPr>
          <w:instrText xml:space="preserve"> PAGEREF _Toc517945855 \h </w:instrText>
        </w:r>
        <w:r w:rsidR="00F24AC5">
          <w:rPr>
            <w:noProof/>
            <w:webHidden/>
          </w:rPr>
        </w:r>
        <w:r w:rsidR="00F24AC5">
          <w:rPr>
            <w:noProof/>
            <w:webHidden/>
          </w:rPr>
          <w:fldChar w:fldCharType="separate"/>
        </w:r>
        <w:r w:rsidR="00F24AC5">
          <w:rPr>
            <w:noProof/>
            <w:webHidden/>
          </w:rPr>
          <w:t>12</w:t>
        </w:r>
        <w:r w:rsidR="00F24AC5">
          <w:rPr>
            <w:noProof/>
            <w:webHidden/>
          </w:rPr>
          <w:fldChar w:fldCharType="end"/>
        </w:r>
      </w:hyperlink>
    </w:p>
    <w:p w:rsidR="00F24AC5" w:rsidRDefault="00467BD0">
      <w:pPr>
        <w:pStyle w:val="20"/>
        <w:rPr>
          <w:rFonts w:asciiTheme="minorHAnsi" w:eastAsiaTheme="minorEastAsia" w:hAnsiTheme="minorHAnsi" w:cstheme="minorBidi"/>
          <w:noProof/>
          <w:kern w:val="2"/>
          <w:szCs w:val="22"/>
        </w:rPr>
      </w:pPr>
      <w:hyperlink w:anchor="_Toc517945856" w:history="1">
        <w:r w:rsidR="00F24AC5" w:rsidRPr="00462312">
          <w:rPr>
            <w:rStyle w:val="af1"/>
            <w:rFonts w:ascii="Times New Roman" w:hAnsi="Times New Roman"/>
            <w:noProof/>
          </w:rPr>
          <w:t>4.2</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同步定时方案</w:t>
        </w:r>
        <w:r w:rsidR="00F24AC5">
          <w:rPr>
            <w:noProof/>
            <w:webHidden/>
          </w:rPr>
          <w:tab/>
        </w:r>
        <w:r w:rsidR="00F24AC5">
          <w:rPr>
            <w:noProof/>
            <w:webHidden/>
          </w:rPr>
          <w:fldChar w:fldCharType="begin"/>
        </w:r>
        <w:r w:rsidR="00F24AC5">
          <w:rPr>
            <w:noProof/>
            <w:webHidden/>
          </w:rPr>
          <w:instrText xml:space="preserve"> PAGEREF _Toc517945856 \h </w:instrText>
        </w:r>
        <w:r w:rsidR="00F24AC5">
          <w:rPr>
            <w:noProof/>
            <w:webHidden/>
          </w:rPr>
        </w:r>
        <w:r w:rsidR="00F24AC5">
          <w:rPr>
            <w:noProof/>
            <w:webHidden/>
          </w:rPr>
          <w:fldChar w:fldCharType="separate"/>
        </w:r>
        <w:r w:rsidR="00F24AC5">
          <w:rPr>
            <w:noProof/>
            <w:webHidden/>
          </w:rPr>
          <w:t>13</w:t>
        </w:r>
        <w:r w:rsidR="00F24AC5">
          <w:rPr>
            <w:noProof/>
            <w:webHidden/>
          </w:rPr>
          <w:fldChar w:fldCharType="end"/>
        </w:r>
      </w:hyperlink>
    </w:p>
    <w:p w:rsidR="00F24AC5" w:rsidRDefault="00467BD0">
      <w:pPr>
        <w:pStyle w:val="20"/>
        <w:rPr>
          <w:rFonts w:asciiTheme="minorHAnsi" w:eastAsiaTheme="minorEastAsia" w:hAnsiTheme="minorHAnsi" w:cstheme="minorBidi"/>
          <w:noProof/>
          <w:kern w:val="2"/>
          <w:szCs w:val="22"/>
        </w:rPr>
      </w:pPr>
      <w:hyperlink w:anchor="_Toc517945857" w:history="1">
        <w:r w:rsidR="00F24AC5" w:rsidRPr="00462312">
          <w:rPr>
            <w:rStyle w:val="af1"/>
            <w:rFonts w:ascii="Times New Roman" w:hAnsi="Times New Roman"/>
            <w:noProof/>
          </w:rPr>
          <w:t>4.3</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硬件管理方案</w:t>
        </w:r>
        <w:r w:rsidR="00F24AC5" w:rsidRPr="00462312">
          <w:rPr>
            <w:rStyle w:val="af1"/>
            <w:rFonts w:ascii="Times New Roman" w:hAnsi="Times New Roman"/>
            <w:noProof/>
          </w:rPr>
          <w:t>-</w:t>
        </w:r>
        <w:r w:rsidR="00F24AC5" w:rsidRPr="00462312">
          <w:rPr>
            <w:rStyle w:val="af1"/>
            <w:rFonts w:ascii="Times New Roman" w:hAnsi="Times New Roman" w:hint="eastAsia"/>
            <w:noProof/>
          </w:rPr>
          <w:t>信息采集</w:t>
        </w:r>
        <w:r w:rsidR="00F24AC5" w:rsidRPr="00462312">
          <w:rPr>
            <w:rStyle w:val="af1"/>
            <w:rFonts w:ascii="Times New Roman" w:hAnsi="Times New Roman"/>
            <w:noProof/>
          </w:rPr>
          <w:t>/</w:t>
        </w:r>
        <w:r w:rsidR="00F24AC5" w:rsidRPr="00462312">
          <w:rPr>
            <w:rStyle w:val="af1"/>
            <w:rFonts w:ascii="Times New Roman" w:hAnsi="Times New Roman" w:hint="eastAsia"/>
            <w:noProof/>
          </w:rPr>
          <w:t>固件更新</w:t>
        </w:r>
        <w:r w:rsidR="00F24AC5">
          <w:rPr>
            <w:noProof/>
            <w:webHidden/>
          </w:rPr>
          <w:tab/>
        </w:r>
        <w:r w:rsidR="00F24AC5">
          <w:rPr>
            <w:noProof/>
            <w:webHidden/>
          </w:rPr>
          <w:fldChar w:fldCharType="begin"/>
        </w:r>
        <w:r w:rsidR="00F24AC5">
          <w:rPr>
            <w:noProof/>
            <w:webHidden/>
          </w:rPr>
          <w:instrText xml:space="preserve"> PAGEREF _Toc517945857 \h </w:instrText>
        </w:r>
        <w:r w:rsidR="00F24AC5">
          <w:rPr>
            <w:noProof/>
            <w:webHidden/>
          </w:rPr>
        </w:r>
        <w:r w:rsidR="00F24AC5">
          <w:rPr>
            <w:noProof/>
            <w:webHidden/>
          </w:rPr>
          <w:fldChar w:fldCharType="separate"/>
        </w:r>
        <w:r w:rsidR="00F24AC5">
          <w:rPr>
            <w:noProof/>
            <w:webHidden/>
          </w:rPr>
          <w:t>14</w:t>
        </w:r>
        <w:r w:rsidR="00F24AC5">
          <w:rPr>
            <w:noProof/>
            <w:webHidden/>
          </w:rPr>
          <w:fldChar w:fldCharType="end"/>
        </w:r>
      </w:hyperlink>
    </w:p>
    <w:p w:rsidR="00F24AC5" w:rsidRDefault="00467BD0">
      <w:pPr>
        <w:pStyle w:val="20"/>
        <w:rPr>
          <w:rFonts w:asciiTheme="minorHAnsi" w:eastAsiaTheme="minorEastAsia" w:hAnsiTheme="minorHAnsi" w:cstheme="minorBidi"/>
          <w:noProof/>
          <w:kern w:val="2"/>
          <w:szCs w:val="22"/>
        </w:rPr>
      </w:pPr>
      <w:hyperlink w:anchor="_Toc517945858" w:history="1">
        <w:r w:rsidR="00F24AC5" w:rsidRPr="00462312">
          <w:rPr>
            <w:rStyle w:val="af1"/>
            <w:rFonts w:ascii="Times New Roman" w:hAnsi="Times New Roman"/>
            <w:noProof/>
          </w:rPr>
          <w:t>4.4</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整板电源管理</w:t>
        </w:r>
        <w:r w:rsidR="00F24AC5">
          <w:rPr>
            <w:noProof/>
            <w:webHidden/>
          </w:rPr>
          <w:tab/>
        </w:r>
        <w:r w:rsidR="00F24AC5">
          <w:rPr>
            <w:noProof/>
            <w:webHidden/>
          </w:rPr>
          <w:fldChar w:fldCharType="begin"/>
        </w:r>
        <w:r w:rsidR="00F24AC5">
          <w:rPr>
            <w:noProof/>
            <w:webHidden/>
          </w:rPr>
          <w:instrText xml:space="preserve"> PAGEREF _Toc517945858 \h </w:instrText>
        </w:r>
        <w:r w:rsidR="00F24AC5">
          <w:rPr>
            <w:noProof/>
            <w:webHidden/>
          </w:rPr>
        </w:r>
        <w:r w:rsidR="00F24AC5">
          <w:rPr>
            <w:noProof/>
            <w:webHidden/>
          </w:rPr>
          <w:fldChar w:fldCharType="separate"/>
        </w:r>
        <w:r w:rsidR="00F24AC5">
          <w:rPr>
            <w:noProof/>
            <w:webHidden/>
          </w:rPr>
          <w:t>15</w:t>
        </w:r>
        <w:r w:rsidR="00F24AC5">
          <w:rPr>
            <w:noProof/>
            <w:webHidden/>
          </w:rPr>
          <w:fldChar w:fldCharType="end"/>
        </w:r>
      </w:hyperlink>
    </w:p>
    <w:p w:rsidR="00F24AC5" w:rsidRDefault="00467BD0">
      <w:pPr>
        <w:pStyle w:val="20"/>
        <w:rPr>
          <w:rFonts w:asciiTheme="minorHAnsi" w:eastAsiaTheme="minorEastAsia" w:hAnsiTheme="minorHAnsi" w:cstheme="minorBidi"/>
          <w:noProof/>
          <w:kern w:val="2"/>
          <w:szCs w:val="22"/>
        </w:rPr>
      </w:pPr>
      <w:hyperlink w:anchor="_Toc517945859" w:history="1">
        <w:r w:rsidR="00F24AC5" w:rsidRPr="00462312">
          <w:rPr>
            <w:rStyle w:val="af1"/>
            <w:rFonts w:ascii="Times New Roman" w:hAnsi="Times New Roman"/>
            <w:noProof/>
          </w:rPr>
          <w:t>4.5</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核心器件选型</w:t>
        </w:r>
        <w:r w:rsidR="00F24AC5">
          <w:rPr>
            <w:noProof/>
            <w:webHidden/>
          </w:rPr>
          <w:tab/>
        </w:r>
        <w:r w:rsidR="00F24AC5">
          <w:rPr>
            <w:noProof/>
            <w:webHidden/>
          </w:rPr>
          <w:fldChar w:fldCharType="begin"/>
        </w:r>
        <w:r w:rsidR="00F24AC5">
          <w:rPr>
            <w:noProof/>
            <w:webHidden/>
          </w:rPr>
          <w:instrText xml:space="preserve"> PAGEREF _Toc517945859 \h </w:instrText>
        </w:r>
        <w:r w:rsidR="00F24AC5">
          <w:rPr>
            <w:noProof/>
            <w:webHidden/>
          </w:rPr>
        </w:r>
        <w:r w:rsidR="00F24AC5">
          <w:rPr>
            <w:noProof/>
            <w:webHidden/>
          </w:rPr>
          <w:fldChar w:fldCharType="separate"/>
        </w:r>
        <w:r w:rsidR="00F24AC5">
          <w:rPr>
            <w:noProof/>
            <w:webHidden/>
          </w:rPr>
          <w:t>15</w:t>
        </w:r>
        <w:r w:rsidR="00F24AC5">
          <w:rPr>
            <w:noProof/>
            <w:webHidden/>
          </w:rPr>
          <w:fldChar w:fldCharType="end"/>
        </w:r>
      </w:hyperlink>
    </w:p>
    <w:p w:rsidR="00F24AC5" w:rsidRDefault="00467BD0">
      <w:pPr>
        <w:pStyle w:val="30"/>
        <w:rPr>
          <w:rFonts w:asciiTheme="minorHAnsi" w:eastAsiaTheme="minorEastAsia" w:hAnsiTheme="minorHAnsi" w:cstheme="minorBidi"/>
          <w:noProof/>
          <w:kern w:val="2"/>
          <w:szCs w:val="22"/>
        </w:rPr>
      </w:pPr>
      <w:hyperlink w:anchor="_Toc517945860" w:history="1">
        <w:r w:rsidR="00F24AC5" w:rsidRPr="00462312">
          <w:rPr>
            <w:rStyle w:val="af1"/>
            <w:rFonts w:ascii="Times New Roman" w:hAnsi="Times New Roman"/>
            <w:noProof/>
          </w:rPr>
          <w:t>4.5.1</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noProof/>
          </w:rPr>
          <w:t>FPGA</w:t>
        </w:r>
        <w:r w:rsidR="00F24AC5" w:rsidRPr="00462312">
          <w:rPr>
            <w:rStyle w:val="af1"/>
            <w:rFonts w:ascii="Times New Roman" w:hAnsi="Times New Roman" w:hint="eastAsia"/>
            <w:noProof/>
          </w:rPr>
          <w:t>器件</w:t>
        </w:r>
        <w:r w:rsidR="00F24AC5">
          <w:rPr>
            <w:noProof/>
            <w:webHidden/>
          </w:rPr>
          <w:tab/>
        </w:r>
        <w:r w:rsidR="00F24AC5">
          <w:rPr>
            <w:noProof/>
            <w:webHidden/>
          </w:rPr>
          <w:fldChar w:fldCharType="begin"/>
        </w:r>
        <w:r w:rsidR="00F24AC5">
          <w:rPr>
            <w:noProof/>
            <w:webHidden/>
          </w:rPr>
          <w:instrText xml:space="preserve"> PAGEREF _Toc517945860 \h </w:instrText>
        </w:r>
        <w:r w:rsidR="00F24AC5">
          <w:rPr>
            <w:noProof/>
            <w:webHidden/>
          </w:rPr>
        </w:r>
        <w:r w:rsidR="00F24AC5">
          <w:rPr>
            <w:noProof/>
            <w:webHidden/>
          </w:rPr>
          <w:fldChar w:fldCharType="separate"/>
        </w:r>
        <w:r w:rsidR="00F24AC5">
          <w:rPr>
            <w:noProof/>
            <w:webHidden/>
          </w:rPr>
          <w:t>15</w:t>
        </w:r>
        <w:r w:rsidR="00F24AC5">
          <w:rPr>
            <w:noProof/>
            <w:webHidden/>
          </w:rPr>
          <w:fldChar w:fldCharType="end"/>
        </w:r>
      </w:hyperlink>
    </w:p>
    <w:p w:rsidR="00F24AC5" w:rsidRDefault="00467BD0">
      <w:pPr>
        <w:pStyle w:val="30"/>
        <w:rPr>
          <w:rFonts w:asciiTheme="minorHAnsi" w:eastAsiaTheme="minorEastAsia" w:hAnsiTheme="minorHAnsi" w:cstheme="minorBidi"/>
          <w:noProof/>
          <w:kern w:val="2"/>
          <w:szCs w:val="22"/>
        </w:rPr>
      </w:pPr>
      <w:hyperlink w:anchor="_Toc517945861" w:history="1">
        <w:r w:rsidR="00F24AC5" w:rsidRPr="00462312">
          <w:rPr>
            <w:rStyle w:val="af1"/>
            <w:rFonts w:ascii="Times New Roman" w:hAnsi="Times New Roman"/>
            <w:noProof/>
          </w:rPr>
          <w:t>4.5.2</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noProof/>
          </w:rPr>
          <w:t>1588</w:t>
        </w:r>
        <w:r w:rsidR="00F24AC5" w:rsidRPr="00462312">
          <w:rPr>
            <w:rStyle w:val="af1"/>
            <w:rFonts w:ascii="Times New Roman" w:hAnsi="Times New Roman" w:hint="eastAsia"/>
            <w:noProof/>
          </w:rPr>
          <w:t>时钟模块</w:t>
        </w:r>
        <w:r w:rsidR="00F24AC5">
          <w:rPr>
            <w:noProof/>
            <w:webHidden/>
          </w:rPr>
          <w:tab/>
        </w:r>
        <w:r w:rsidR="00F24AC5">
          <w:rPr>
            <w:noProof/>
            <w:webHidden/>
          </w:rPr>
          <w:fldChar w:fldCharType="begin"/>
        </w:r>
        <w:r w:rsidR="00F24AC5">
          <w:rPr>
            <w:noProof/>
            <w:webHidden/>
          </w:rPr>
          <w:instrText xml:space="preserve"> PAGEREF _Toc517945861 \h </w:instrText>
        </w:r>
        <w:r w:rsidR="00F24AC5">
          <w:rPr>
            <w:noProof/>
            <w:webHidden/>
          </w:rPr>
        </w:r>
        <w:r w:rsidR="00F24AC5">
          <w:rPr>
            <w:noProof/>
            <w:webHidden/>
          </w:rPr>
          <w:fldChar w:fldCharType="separate"/>
        </w:r>
        <w:r w:rsidR="00F24AC5">
          <w:rPr>
            <w:noProof/>
            <w:webHidden/>
          </w:rPr>
          <w:t>16</w:t>
        </w:r>
        <w:r w:rsidR="00F24AC5">
          <w:rPr>
            <w:noProof/>
            <w:webHidden/>
          </w:rPr>
          <w:fldChar w:fldCharType="end"/>
        </w:r>
      </w:hyperlink>
    </w:p>
    <w:p w:rsidR="00F24AC5" w:rsidRDefault="00467BD0">
      <w:pPr>
        <w:pStyle w:val="30"/>
        <w:rPr>
          <w:rFonts w:asciiTheme="minorHAnsi" w:eastAsiaTheme="minorEastAsia" w:hAnsiTheme="minorHAnsi" w:cstheme="minorBidi"/>
          <w:noProof/>
          <w:kern w:val="2"/>
          <w:szCs w:val="22"/>
        </w:rPr>
      </w:pPr>
      <w:hyperlink w:anchor="_Toc517945862" w:history="1">
        <w:r w:rsidR="00F24AC5" w:rsidRPr="00462312">
          <w:rPr>
            <w:rStyle w:val="af1"/>
            <w:rFonts w:ascii="Times New Roman" w:hAnsi="Times New Roman"/>
            <w:noProof/>
          </w:rPr>
          <w:t>4.5.3</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noProof/>
          </w:rPr>
          <w:t>RS422</w:t>
        </w:r>
        <w:r w:rsidR="00F24AC5" w:rsidRPr="00462312">
          <w:rPr>
            <w:rStyle w:val="af1"/>
            <w:rFonts w:ascii="Times New Roman" w:hAnsi="Times New Roman" w:hint="eastAsia"/>
            <w:noProof/>
          </w:rPr>
          <w:t>时钟</w:t>
        </w:r>
        <w:r w:rsidR="00F24AC5">
          <w:rPr>
            <w:noProof/>
            <w:webHidden/>
          </w:rPr>
          <w:tab/>
        </w:r>
        <w:r w:rsidR="00F24AC5">
          <w:rPr>
            <w:noProof/>
            <w:webHidden/>
          </w:rPr>
          <w:fldChar w:fldCharType="begin"/>
        </w:r>
        <w:r w:rsidR="00F24AC5">
          <w:rPr>
            <w:noProof/>
            <w:webHidden/>
          </w:rPr>
          <w:instrText xml:space="preserve"> PAGEREF _Toc517945862 \h </w:instrText>
        </w:r>
        <w:r w:rsidR="00F24AC5">
          <w:rPr>
            <w:noProof/>
            <w:webHidden/>
          </w:rPr>
        </w:r>
        <w:r w:rsidR="00F24AC5">
          <w:rPr>
            <w:noProof/>
            <w:webHidden/>
          </w:rPr>
          <w:fldChar w:fldCharType="separate"/>
        </w:r>
        <w:r w:rsidR="00F24AC5">
          <w:rPr>
            <w:noProof/>
            <w:webHidden/>
          </w:rPr>
          <w:t>18</w:t>
        </w:r>
        <w:r w:rsidR="00F24AC5">
          <w:rPr>
            <w:noProof/>
            <w:webHidden/>
          </w:rPr>
          <w:fldChar w:fldCharType="end"/>
        </w:r>
      </w:hyperlink>
    </w:p>
    <w:p w:rsidR="00F24AC5" w:rsidRDefault="00467BD0">
      <w:pPr>
        <w:pStyle w:val="20"/>
        <w:rPr>
          <w:rFonts w:asciiTheme="minorHAnsi" w:eastAsiaTheme="minorEastAsia" w:hAnsiTheme="minorHAnsi" w:cstheme="minorBidi"/>
          <w:noProof/>
          <w:kern w:val="2"/>
          <w:szCs w:val="22"/>
        </w:rPr>
      </w:pPr>
      <w:hyperlink w:anchor="_Toc517945863" w:history="1">
        <w:r w:rsidR="00F24AC5" w:rsidRPr="00462312">
          <w:rPr>
            <w:rStyle w:val="af1"/>
            <w:rFonts w:ascii="Times New Roman" w:hAnsi="Times New Roman"/>
            <w:noProof/>
          </w:rPr>
          <w:t>4.6</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平台总功耗</w:t>
        </w:r>
        <w:r w:rsidR="00F24AC5">
          <w:rPr>
            <w:noProof/>
            <w:webHidden/>
          </w:rPr>
          <w:tab/>
        </w:r>
        <w:r w:rsidR="00F24AC5">
          <w:rPr>
            <w:noProof/>
            <w:webHidden/>
          </w:rPr>
          <w:fldChar w:fldCharType="begin"/>
        </w:r>
        <w:r w:rsidR="00F24AC5">
          <w:rPr>
            <w:noProof/>
            <w:webHidden/>
          </w:rPr>
          <w:instrText xml:space="preserve"> PAGEREF _Toc517945863 \h </w:instrText>
        </w:r>
        <w:r w:rsidR="00F24AC5">
          <w:rPr>
            <w:noProof/>
            <w:webHidden/>
          </w:rPr>
        </w:r>
        <w:r w:rsidR="00F24AC5">
          <w:rPr>
            <w:noProof/>
            <w:webHidden/>
          </w:rPr>
          <w:fldChar w:fldCharType="separate"/>
        </w:r>
        <w:r w:rsidR="00F24AC5">
          <w:rPr>
            <w:noProof/>
            <w:webHidden/>
          </w:rPr>
          <w:t>18</w:t>
        </w:r>
        <w:r w:rsidR="00F24AC5">
          <w:rPr>
            <w:noProof/>
            <w:webHidden/>
          </w:rPr>
          <w:fldChar w:fldCharType="end"/>
        </w:r>
      </w:hyperlink>
    </w:p>
    <w:p w:rsidR="00F24AC5" w:rsidRDefault="00467BD0">
      <w:pPr>
        <w:pStyle w:val="30"/>
        <w:rPr>
          <w:rFonts w:asciiTheme="minorHAnsi" w:eastAsiaTheme="minorEastAsia" w:hAnsiTheme="minorHAnsi" w:cstheme="minorBidi"/>
          <w:noProof/>
          <w:kern w:val="2"/>
          <w:szCs w:val="22"/>
        </w:rPr>
      </w:pPr>
      <w:hyperlink w:anchor="_Toc517945864" w:history="1">
        <w:r w:rsidR="00F24AC5" w:rsidRPr="00462312">
          <w:rPr>
            <w:rStyle w:val="af1"/>
            <w:rFonts w:ascii="Times New Roman" w:hAnsi="Times New Roman"/>
            <w:noProof/>
          </w:rPr>
          <w:t>4.6.1</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平台总功耗列表</w:t>
        </w:r>
        <w:r w:rsidR="00F24AC5">
          <w:rPr>
            <w:noProof/>
            <w:webHidden/>
          </w:rPr>
          <w:tab/>
        </w:r>
        <w:r w:rsidR="00F24AC5">
          <w:rPr>
            <w:noProof/>
            <w:webHidden/>
          </w:rPr>
          <w:fldChar w:fldCharType="begin"/>
        </w:r>
        <w:r w:rsidR="00F24AC5">
          <w:rPr>
            <w:noProof/>
            <w:webHidden/>
          </w:rPr>
          <w:instrText xml:space="preserve"> PAGEREF _Toc517945864 \h </w:instrText>
        </w:r>
        <w:r w:rsidR="00F24AC5">
          <w:rPr>
            <w:noProof/>
            <w:webHidden/>
          </w:rPr>
        </w:r>
        <w:r w:rsidR="00F24AC5">
          <w:rPr>
            <w:noProof/>
            <w:webHidden/>
          </w:rPr>
          <w:fldChar w:fldCharType="separate"/>
        </w:r>
        <w:r w:rsidR="00F24AC5">
          <w:rPr>
            <w:noProof/>
            <w:webHidden/>
          </w:rPr>
          <w:t>18</w:t>
        </w:r>
        <w:r w:rsidR="00F24AC5">
          <w:rPr>
            <w:noProof/>
            <w:webHidden/>
          </w:rPr>
          <w:fldChar w:fldCharType="end"/>
        </w:r>
      </w:hyperlink>
    </w:p>
    <w:p w:rsidR="00F24AC5" w:rsidRDefault="00467BD0">
      <w:pPr>
        <w:pStyle w:val="30"/>
        <w:rPr>
          <w:rFonts w:asciiTheme="minorHAnsi" w:eastAsiaTheme="minorEastAsia" w:hAnsiTheme="minorHAnsi" w:cstheme="minorBidi"/>
          <w:noProof/>
          <w:kern w:val="2"/>
          <w:szCs w:val="22"/>
        </w:rPr>
      </w:pPr>
      <w:hyperlink w:anchor="_Toc517945865" w:history="1">
        <w:r w:rsidR="00F24AC5" w:rsidRPr="00462312">
          <w:rPr>
            <w:rStyle w:val="af1"/>
            <w:rFonts w:ascii="Times New Roman" w:hAnsi="Times New Roman"/>
            <w:noProof/>
          </w:rPr>
          <w:t>4.6.2</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供电冗余</w:t>
        </w:r>
        <w:r w:rsidR="00F24AC5">
          <w:rPr>
            <w:noProof/>
            <w:webHidden/>
          </w:rPr>
          <w:tab/>
        </w:r>
        <w:r w:rsidR="00F24AC5">
          <w:rPr>
            <w:noProof/>
            <w:webHidden/>
          </w:rPr>
          <w:fldChar w:fldCharType="begin"/>
        </w:r>
        <w:r w:rsidR="00F24AC5">
          <w:rPr>
            <w:noProof/>
            <w:webHidden/>
          </w:rPr>
          <w:instrText xml:space="preserve"> PAGEREF _Toc517945865 \h </w:instrText>
        </w:r>
        <w:r w:rsidR="00F24AC5">
          <w:rPr>
            <w:noProof/>
            <w:webHidden/>
          </w:rPr>
        </w:r>
        <w:r w:rsidR="00F24AC5">
          <w:rPr>
            <w:noProof/>
            <w:webHidden/>
          </w:rPr>
          <w:fldChar w:fldCharType="separate"/>
        </w:r>
        <w:r w:rsidR="00F24AC5">
          <w:rPr>
            <w:noProof/>
            <w:webHidden/>
          </w:rPr>
          <w:t>18</w:t>
        </w:r>
        <w:r w:rsidR="00F24AC5">
          <w:rPr>
            <w:noProof/>
            <w:webHidden/>
          </w:rPr>
          <w:fldChar w:fldCharType="end"/>
        </w:r>
      </w:hyperlink>
    </w:p>
    <w:p w:rsidR="00F24AC5" w:rsidRDefault="00467BD0">
      <w:pPr>
        <w:pStyle w:val="30"/>
        <w:rPr>
          <w:rFonts w:asciiTheme="minorHAnsi" w:eastAsiaTheme="minorEastAsia" w:hAnsiTheme="minorHAnsi" w:cstheme="minorBidi"/>
          <w:noProof/>
          <w:kern w:val="2"/>
          <w:szCs w:val="22"/>
        </w:rPr>
      </w:pPr>
      <w:hyperlink w:anchor="_Toc517945866" w:history="1">
        <w:r w:rsidR="00F24AC5" w:rsidRPr="00462312">
          <w:rPr>
            <w:rStyle w:val="af1"/>
            <w:rFonts w:ascii="Times New Roman" w:hAnsi="Times New Roman"/>
            <w:noProof/>
          </w:rPr>
          <w:t>4.6.3</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电源</w:t>
        </w:r>
        <w:r w:rsidR="00F24AC5" w:rsidRPr="00462312">
          <w:rPr>
            <w:rStyle w:val="af1"/>
            <w:rFonts w:ascii="Times New Roman" w:hAnsi="Times New Roman"/>
            <w:noProof/>
          </w:rPr>
          <w:t>PSU</w:t>
        </w:r>
        <w:r w:rsidR="00F24AC5" w:rsidRPr="00462312">
          <w:rPr>
            <w:rStyle w:val="af1"/>
            <w:rFonts w:ascii="Times New Roman" w:hAnsi="Times New Roman" w:hint="eastAsia"/>
            <w:noProof/>
          </w:rPr>
          <w:t>选型</w:t>
        </w:r>
        <w:r w:rsidR="00F24AC5">
          <w:rPr>
            <w:noProof/>
            <w:webHidden/>
          </w:rPr>
          <w:tab/>
        </w:r>
        <w:r w:rsidR="00F24AC5">
          <w:rPr>
            <w:noProof/>
            <w:webHidden/>
          </w:rPr>
          <w:fldChar w:fldCharType="begin"/>
        </w:r>
        <w:r w:rsidR="00F24AC5">
          <w:rPr>
            <w:noProof/>
            <w:webHidden/>
          </w:rPr>
          <w:instrText xml:space="preserve"> PAGEREF _Toc517945866 \h </w:instrText>
        </w:r>
        <w:r w:rsidR="00F24AC5">
          <w:rPr>
            <w:noProof/>
            <w:webHidden/>
          </w:rPr>
        </w:r>
        <w:r w:rsidR="00F24AC5">
          <w:rPr>
            <w:noProof/>
            <w:webHidden/>
          </w:rPr>
          <w:fldChar w:fldCharType="separate"/>
        </w:r>
        <w:r w:rsidR="00F24AC5">
          <w:rPr>
            <w:noProof/>
            <w:webHidden/>
          </w:rPr>
          <w:t>18</w:t>
        </w:r>
        <w:r w:rsidR="00F24AC5">
          <w:rPr>
            <w:noProof/>
            <w:webHidden/>
          </w:rPr>
          <w:fldChar w:fldCharType="end"/>
        </w:r>
      </w:hyperlink>
    </w:p>
    <w:p w:rsidR="00F24AC5" w:rsidRDefault="00467BD0">
      <w:pPr>
        <w:pStyle w:val="10"/>
        <w:tabs>
          <w:tab w:val="left" w:pos="454"/>
        </w:tabs>
        <w:rPr>
          <w:rFonts w:asciiTheme="minorHAnsi" w:eastAsiaTheme="minorEastAsia" w:hAnsiTheme="minorHAnsi" w:cstheme="minorBidi"/>
          <w:noProof/>
          <w:kern w:val="2"/>
          <w:szCs w:val="22"/>
        </w:rPr>
      </w:pPr>
      <w:hyperlink w:anchor="_Toc517945867" w:history="1">
        <w:r w:rsidR="00F24AC5" w:rsidRPr="00462312">
          <w:rPr>
            <w:rStyle w:val="af1"/>
            <w:rFonts w:ascii="Times New Roman" w:hAnsi="Times New Roman"/>
            <w:noProof/>
          </w:rPr>
          <w:t>5</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六性分析</w:t>
        </w:r>
        <w:r w:rsidR="00F24AC5">
          <w:rPr>
            <w:noProof/>
            <w:webHidden/>
          </w:rPr>
          <w:tab/>
        </w:r>
        <w:r w:rsidR="00F24AC5">
          <w:rPr>
            <w:noProof/>
            <w:webHidden/>
          </w:rPr>
          <w:fldChar w:fldCharType="begin"/>
        </w:r>
        <w:r w:rsidR="00F24AC5">
          <w:rPr>
            <w:noProof/>
            <w:webHidden/>
          </w:rPr>
          <w:instrText xml:space="preserve"> PAGEREF _Toc517945867 \h </w:instrText>
        </w:r>
        <w:r w:rsidR="00F24AC5">
          <w:rPr>
            <w:noProof/>
            <w:webHidden/>
          </w:rPr>
        </w:r>
        <w:r w:rsidR="00F24AC5">
          <w:rPr>
            <w:noProof/>
            <w:webHidden/>
          </w:rPr>
          <w:fldChar w:fldCharType="separate"/>
        </w:r>
        <w:r w:rsidR="00F24AC5">
          <w:rPr>
            <w:noProof/>
            <w:webHidden/>
          </w:rPr>
          <w:t>19</w:t>
        </w:r>
        <w:r w:rsidR="00F24AC5">
          <w:rPr>
            <w:noProof/>
            <w:webHidden/>
          </w:rPr>
          <w:fldChar w:fldCharType="end"/>
        </w:r>
      </w:hyperlink>
    </w:p>
    <w:p w:rsidR="00F24AC5" w:rsidRDefault="00467BD0">
      <w:pPr>
        <w:pStyle w:val="20"/>
        <w:rPr>
          <w:rFonts w:asciiTheme="minorHAnsi" w:eastAsiaTheme="minorEastAsia" w:hAnsiTheme="minorHAnsi" w:cstheme="minorBidi"/>
          <w:noProof/>
          <w:kern w:val="2"/>
          <w:szCs w:val="22"/>
        </w:rPr>
      </w:pPr>
      <w:hyperlink w:anchor="_Toc517945868" w:history="1">
        <w:r w:rsidR="00F24AC5" w:rsidRPr="00462312">
          <w:rPr>
            <w:rStyle w:val="af1"/>
            <w:rFonts w:ascii="Times New Roman" w:hAnsi="Times New Roman"/>
            <w:noProof/>
          </w:rPr>
          <w:t>5.1</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系统安全性设计</w:t>
        </w:r>
        <w:r w:rsidR="00F24AC5">
          <w:rPr>
            <w:noProof/>
            <w:webHidden/>
          </w:rPr>
          <w:tab/>
        </w:r>
        <w:r w:rsidR="00F24AC5">
          <w:rPr>
            <w:noProof/>
            <w:webHidden/>
          </w:rPr>
          <w:fldChar w:fldCharType="begin"/>
        </w:r>
        <w:r w:rsidR="00F24AC5">
          <w:rPr>
            <w:noProof/>
            <w:webHidden/>
          </w:rPr>
          <w:instrText xml:space="preserve"> PAGEREF _Toc517945868 \h </w:instrText>
        </w:r>
        <w:r w:rsidR="00F24AC5">
          <w:rPr>
            <w:noProof/>
            <w:webHidden/>
          </w:rPr>
        </w:r>
        <w:r w:rsidR="00F24AC5">
          <w:rPr>
            <w:noProof/>
            <w:webHidden/>
          </w:rPr>
          <w:fldChar w:fldCharType="separate"/>
        </w:r>
        <w:r w:rsidR="00F24AC5">
          <w:rPr>
            <w:noProof/>
            <w:webHidden/>
          </w:rPr>
          <w:t>19</w:t>
        </w:r>
        <w:r w:rsidR="00F24AC5">
          <w:rPr>
            <w:noProof/>
            <w:webHidden/>
          </w:rPr>
          <w:fldChar w:fldCharType="end"/>
        </w:r>
      </w:hyperlink>
    </w:p>
    <w:p w:rsidR="00F24AC5" w:rsidRDefault="00467BD0">
      <w:pPr>
        <w:pStyle w:val="20"/>
        <w:rPr>
          <w:rFonts w:asciiTheme="minorHAnsi" w:eastAsiaTheme="minorEastAsia" w:hAnsiTheme="minorHAnsi" w:cstheme="minorBidi"/>
          <w:noProof/>
          <w:kern w:val="2"/>
          <w:szCs w:val="22"/>
        </w:rPr>
      </w:pPr>
      <w:hyperlink w:anchor="_Toc517945869" w:history="1">
        <w:r w:rsidR="00F24AC5" w:rsidRPr="00462312">
          <w:rPr>
            <w:rStyle w:val="af1"/>
            <w:rFonts w:ascii="Times New Roman" w:hAnsi="Times New Roman"/>
            <w:noProof/>
          </w:rPr>
          <w:t>5.2</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保障性设计</w:t>
        </w:r>
        <w:r w:rsidR="00F24AC5">
          <w:rPr>
            <w:noProof/>
            <w:webHidden/>
          </w:rPr>
          <w:tab/>
        </w:r>
        <w:r w:rsidR="00F24AC5">
          <w:rPr>
            <w:noProof/>
            <w:webHidden/>
          </w:rPr>
          <w:fldChar w:fldCharType="begin"/>
        </w:r>
        <w:r w:rsidR="00F24AC5">
          <w:rPr>
            <w:noProof/>
            <w:webHidden/>
          </w:rPr>
          <w:instrText xml:space="preserve"> PAGEREF _Toc517945869 \h </w:instrText>
        </w:r>
        <w:r w:rsidR="00F24AC5">
          <w:rPr>
            <w:noProof/>
            <w:webHidden/>
          </w:rPr>
        </w:r>
        <w:r w:rsidR="00F24AC5">
          <w:rPr>
            <w:noProof/>
            <w:webHidden/>
          </w:rPr>
          <w:fldChar w:fldCharType="separate"/>
        </w:r>
        <w:r w:rsidR="00F24AC5">
          <w:rPr>
            <w:noProof/>
            <w:webHidden/>
          </w:rPr>
          <w:t>19</w:t>
        </w:r>
        <w:r w:rsidR="00F24AC5">
          <w:rPr>
            <w:noProof/>
            <w:webHidden/>
          </w:rPr>
          <w:fldChar w:fldCharType="end"/>
        </w:r>
      </w:hyperlink>
    </w:p>
    <w:p w:rsidR="00F24AC5" w:rsidRDefault="00467BD0">
      <w:pPr>
        <w:pStyle w:val="20"/>
        <w:rPr>
          <w:rFonts w:asciiTheme="minorHAnsi" w:eastAsiaTheme="minorEastAsia" w:hAnsiTheme="minorHAnsi" w:cstheme="minorBidi"/>
          <w:noProof/>
          <w:kern w:val="2"/>
          <w:szCs w:val="22"/>
        </w:rPr>
      </w:pPr>
      <w:hyperlink w:anchor="_Toc517945870" w:history="1">
        <w:r w:rsidR="00F24AC5" w:rsidRPr="00462312">
          <w:rPr>
            <w:rStyle w:val="af1"/>
            <w:rFonts w:ascii="Times New Roman" w:hAnsi="Times New Roman"/>
            <w:noProof/>
          </w:rPr>
          <w:t>5.3</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可靠性设计</w:t>
        </w:r>
        <w:r w:rsidR="00F24AC5">
          <w:rPr>
            <w:noProof/>
            <w:webHidden/>
          </w:rPr>
          <w:tab/>
        </w:r>
        <w:r w:rsidR="00F24AC5">
          <w:rPr>
            <w:noProof/>
            <w:webHidden/>
          </w:rPr>
          <w:fldChar w:fldCharType="begin"/>
        </w:r>
        <w:r w:rsidR="00F24AC5">
          <w:rPr>
            <w:noProof/>
            <w:webHidden/>
          </w:rPr>
          <w:instrText xml:space="preserve"> PAGEREF _Toc517945870 \h </w:instrText>
        </w:r>
        <w:r w:rsidR="00F24AC5">
          <w:rPr>
            <w:noProof/>
            <w:webHidden/>
          </w:rPr>
        </w:r>
        <w:r w:rsidR="00F24AC5">
          <w:rPr>
            <w:noProof/>
            <w:webHidden/>
          </w:rPr>
          <w:fldChar w:fldCharType="separate"/>
        </w:r>
        <w:r w:rsidR="00F24AC5">
          <w:rPr>
            <w:noProof/>
            <w:webHidden/>
          </w:rPr>
          <w:t>19</w:t>
        </w:r>
        <w:r w:rsidR="00F24AC5">
          <w:rPr>
            <w:noProof/>
            <w:webHidden/>
          </w:rPr>
          <w:fldChar w:fldCharType="end"/>
        </w:r>
      </w:hyperlink>
    </w:p>
    <w:p w:rsidR="00F24AC5" w:rsidRDefault="00467BD0">
      <w:pPr>
        <w:pStyle w:val="30"/>
        <w:rPr>
          <w:rFonts w:asciiTheme="minorHAnsi" w:eastAsiaTheme="minorEastAsia" w:hAnsiTheme="minorHAnsi" w:cstheme="minorBidi"/>
          <w:noProof/>
          <w:kern w:val="2"/>
          <w:szCs w:val="22"/>
        </w:rPr>
      </w:pPr>
      <w:hyperlink w:anchor="_Toc517945871" w:history="1">
        <w:r w:rsidR="00F24AC5" w:rsidRPr="00462312">
          <w:rPr>
            <w:rStyle w:val="af1"/>
            <w:rFonts w:ascii="Times New Roman" w:hAnsi="Times New Roman"/>
            <w:noProof/>
          </w:rPr>
          <w:t>5.3.1</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可靠性指标</w:t>
        </w:r>
        <w:r w:rsidR="00F24AC5">
          <w:rPr>
            <w:noProof/>
            <w:webHidden/>
          </w:rPr>
          <w:tab/>
        </w:r>
        <w:r w:rsidR="00F24AC5">
          <w:rPr>
            <w:noProof/>
            <w:webHidden/>
          </w:rPr>
          <w:fldChar w:fldCharType="begin"/>
        </w:r>
        <w:r w:rsidR="00F24AC5">
          <w:rPr>
            <w:noProof/>
            <w:webHidden/>
          </w:rPr>
          <w:instrText xml:space="preserve"> PAGEREF _Toc517945871 \h </w:instrText>
        </w:r>
        <w:r w:rsidR="00F24AC5">
          <w:rPr>
            <w:noProof/>
            <w:webHidden/>
          </w:rPr>
        </w:r>
        <w:r w:rsidR="00F24AC5">
          <w:rPr>
            <w:noProof/>
            <w:webHidden/>
          </w:rPr>
          <w:fldChar w:fldCharType="separate"/>
        </w:r>
        <w:r w:rsidR="00F24AC5">
          <w:rPr>
            <w:noProof/>
            <w:webHidden/>
          </w:rPr>
          <w:t>19</w:t>
        </w:r>
        <w:r w:rsidR="00F24AC5">
          <w:rPr>
            <w:noProof/>
            <w:webHidden/>
          </w:rPr>
          <w:fldChar w:fldCharType="end"/>
        </w:r>
      </w:hyperlink>
    </w:p>
    <w:p w:rsidR="00F24AC5" w:rsidRDefault="00467BD0">
      <w:pPr>
        <w:pStyle w:val="30"/>
        <w:rPr>
          <w:rFonts w:asciiTheme="minorHAnsi" w:eastAsiaTheme="minorEastAsia" w:hAnsiTheme="minorHAnsi" w:cstheme="minorBidi"/>
          <w:noProof/>
          <w:kern w:val="2"/>
          <w:szCs w:val="22"/>
        </w:rPr>
      </w:pPr>
      <w:hyperlink w:anchor="_Toc517945872" w:history="1">
        <w:r w:rsidR="00F24AC5" w:rsidRPr="00462312">
          <w:rPr>
            <w:rStyle w:val="af1"/>
            <w:rFonts w:ascii="Times New Roman" w:hAnsi="Times New Roman"/>
            <w:noProof/>
          </w:rPr>
          <w:t>5.3.2</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冗余设计</w:t>
        </w:r>
        <w:r w:rsidR="00F24AC5">
          <w:rPr>
            <w:noProof/>
            <w:webHidden/>
          </w:rPr>
          <w:tab/>
        </w:r>
        <w:r w:rsidR="00F24AC5">
          <w:rPr>
            <w:noProof/>
            <w:webHidden/>
          </w:rPr>
          <w:fldChar w:fldCharType="begin"/>
        </w:r>
        <w:r w:rsidR="00F24AC5">
          <w:rPr>
            <w:noProof/>
            <w:webHidden/>
          </w:rPr>
          <w:instrText xml:space="preserve"> PAGEREF _Toc517945872 \h </w:instrText>
        </w:r>
        <w:r w:rsidR="00F24AC5">
          <w:rPr>
            <w:noProof/>
            <w:webHidden/>
          </w:rPr>
        </w:r>
        <w:r w:rsidR="00F24AC5">
          <w:rPr>
            <w:noProof/>
            <w:webHidden/>
          </w:rPr>
          <w:fldChar w:fldCharType="separate"/>
        </w:r>
        <w:r w:rsidR="00F24AC5">
          <w:rPr>
            <w:noProof/>
            <w:webHidden/>
          </w:rPr>
          <w:t>19</w:t>
        </w:r>
        <w:r w:rsidR="00F24AC5">
          <w:rPr>
            <w:noProof/>
            <w:webHidden/>
          </w:rPr>
          <w:fldChar w:fldCharType="end"/>
        </w:r>
      </w:hyperlink>
    </w:p>
    <w:p w:rsidR="00F24AC5" w:rsidRDefault="00467BD0">
      <w:pPr>
        <w:pStyle w:val="20"/>
        <w:rPr>
          <w:rFonts w:asciiTheme="minorHAnsi" w:eastAsiaTheme="minorEastAsia" w:hAnsiTheme="minorHAnsi" w:cstheme="minorBidi"/>
          <w:noProof/>
          <w:kern w:val="2"/>
          <w:szCs w:val="22"/>
        </w:rPr>
      </w:pPr>
      <w:hyperlink w:anchor="_Toc517945873" w:history="1">
        <w:r w:rsidR="00F24AC5" w:rsidRPr="00462312">
          <w:rPr>
            <w:rStyle w:val="af1"/>
            <w:rFonts w:ascii="Times New Roman" w:hAnsi="Times New Roman"/>
            <w:noProof/>
          </w:rPr>
          <w:t>5.4</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环境适应性</w:t>
        </w:r>
        <w:r w:rsidR="00F24AC5">
          <w:rPr>
            <w:noProof/>
            <w:webHidden/>
          </w:rPr>
          <w:tab/>
        </w:r>
        <w:r w:rsidR="00F24AC5">
          <w:rPr>
            <w:noProof/>
            <w:webHidden/>
          </w:rPr>
          <w:fldChar w:fldCharType="begin"/>
        </w:r>
        <w:r w:rsidR="00F24AC5">
          <w:rPr>
            <w:noProof/>
            <w:webHidden/>
          </w:rPr>
          <w:instrText xml:space="preserve"> PAGEREF _Toc517945873 \h </w:instrText>
        </w:r>
        <w:r w:rsidR="00F24AC5">
          <w:rPr>
            <w:noProof/>
            <w:webHidden/>
          </w:rPr>
        </w:r>
        <w:r w:rsidR="00F24AC5">
          <w:rPr>
            <w:noProof/>
            <w:webHidden/>
          </w:rPr>
          <w:fldChar w:fldCharType="separate"/>
        </w:r>
        <w:r w:rsidR="00F24AC5">
          <w:rPr>
            <w:noProof/>
            <w:webHidden/>
          </w:rPr>
          <w:t>19</w:t>
        </w:r>
        <w:r w:rsidR="00F24AC5">
          <w:rPr>
            <w:noProof/>
            <w:webHidden/>
          </w:rPr>
          <w:fldChar w:fldCharType="end"/>
        </w:r>
      </w:hyperlink>
    </w:p>
    <w:p w:rsidR="00F24AC5" w:rsidRDefault="00467BD0">
      <w:pPr>
        <w:pStyle w:val="30"/>
        <w:rPr>
          <w:rFonts w:asciiTheme="minorHAnsi" w:eastAsiaTheme="minorEastAsia" w:hAnsiTheme="minorHAnsi" w:cstheme="minorBidi"/>
          <w:noProof/>
          <w:kern w:val="2"/>
          <w:szCs w:val="22"/>
        </w:rPr>
      </w:pPr>
      <w:hyperlink w:anchor="_Toc517945874" w:history="1">
        <w:r w:rsidR="00F24AC5" w:rsidRPr="00462312">
          <w:rPr>
            <w:rStyle w:val="af1"/>
            <w:rFonts w:ascii="Times New Roman" w:hAnsi="Times New Roman"/>
            <w:noProof/>
          </w:rPr>
          <w:t>5.4.1</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温度</w:t>
        </w:r>
        <w:r w:rsidR="00F24AC5">
          <w:rPr>
            <w:noProof/>
            <w:webHidden/>
          </w:rPr>
          <w:tab/>
        </w:r>
        <w:r w:rsidR="00F24AC5">
          <w:rPr>
            <w:noProof/>
            <w:webHidden/>
          </w:rPr>
          <w:fldChar w:fldCharType="begin"/>
        </w:r>
        <w:r w:rsidR="00F24AC5">
          <w:rPr>
            <w:noProof/>
            <w:webHidden/>
          </w:rPr>
          <w:instrText xml:space="preserve"> PAGEREF _Toc517945874 \h </w:instrText>
        </w:r>
        <w:r w:rsidR="00F24AC5">
          <w:rPr>
            <w:noProof/>
            <w:webHidden/>
          </w:rPr>
        </w:r>
        <w:r w:rsidR="00F24AC5">
          <w:rPr>
            <w:noProof/>
            <w:webHidden/>
          </w:rPr>
          <w:fldChar w:fldCharType="separate"/>
        </w:r>
        <w:r w:rsidR="00F24AC5">
          <w:rPr>
            <w:noProof/>
            <w:webHidden/>
          </w:rPr>
          <w:t>19</w:t>
        </w:r>
        <w:r w:rsidR="00F24AC5">
          <w:rPr>
            <w:noProof/>
            <w:webHidden/>
          </w:rPr>
          <w:fldChar w:fldCharType="end"/>
        </w:r>
      </w:hyperlink>
    </w:p>
    <w:p w:rsidR="00F24AC5" w:rsidRDefault="00467BD0">
      <w:pPr>
        <w:pStyle w:val="30"/>
        <w:rPr>
          <w:rFonts w:asciiTheme="minorHAnsi" w:eastAsiaTheme="minorEastAsia" w:hAnsiTheme="minorHAnsi" w:cstheme="minorBidi"/>
          <w:noProof/>
          <w:kern w:val="2"/>
          <w:szCs w:val="22"/>
        </w:rPr>
      </w:pPr>
      <w:hyperlink w:anchor="_Toc517945875" w:history="1">
        <w:r w:rsidR="00F24AC5" w:rsidRPr="00462312">
          <w:rPr>
            <w:rStyle w:val="af1"/>
            <w:rFonts w:ascii="Times New Roman" w:hAnsi="Times New Roman"/>
            <w:noProof/>
          </w:rPr>
          <w:t>5.4.2</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noProof/>
          </w:rPr>
          <w:t>EMC</w:t>
        </w:r>
        <w:r w:rsidR="00F24AC5" w:rsidRPr="00462312">
          <w:rPr>
            <w:rStyle w:val="af1"/>
            <w:rFonts w:ascii="Times New Roman" w:hAnsi="Times New Roman" w:hint="eastAsia"/>
            <w:noProof/>
          </w:rPr>
          <w:t>电磁兼容设计</w:t>
        </w:r>
        <w:r w:rsidR="00F24AC5">
          <w:rPr>
            <w:noProof/>
            <w:webHidden/>
          </w:rPr>
          <w:tab/>
        </w:r>
        <w:r w:rsidR="00F24AC5">
          <w:rPr>
            <w:noProof/>
            <w:webHidden/>
          </w:rPr>
          <w:fldChar w:fldCharType="begin"/>
        </w:r>
        <w:r w:rsidR="00F24AC5">
          <w:rPr>
            <w:noProof/>
            <w:webHidden/>
          </w:rPr>
          <w:instrText xml:space="preserve"> PAGEREF _Toc517945875 \h </w:instrText>
        </w:r>
        <w:r w:rsidR="00F24AC5">
          <w:rPr>
            <w:noProof/>
            <w:webHidden/>
          </w:rPr>
        </w:r>
        <w:r w:rsidR="00F24AC5">
          <w:rPr>
            <w:noProof/>
            <w:webHidden/>
          </w:rPr>
          <w:fldChar w:fldCharType="separate"/>
        </w:r>
        <w:r w:rsidR="00F24AC5">
          <w:rPr>
            <w:noProof/>
            <w:webHidden/>
          </w:rPr>
          <w:t>19</w:t>
        </w:r>
        <w:r w:rsidR="00F24AC5">
          <w:rPr>
            <w:noProof/>
            <w:webHidden/>
          </w:rPr>
          <w:fldChar w:fldCharType="end"/>
        </w:r>
      </w:hyperlink>
    </w:p>
    <w:p w:rsidR="00F24AC5" w:rsidRDefault="00467BD0">
      <w:pPr>
        <w:pStyle w:val="30"/>
        <w:rPr>
          <w:rFonts w:asciiTheme="minorHAnsi" w:eastAsiaTheme="minorEastAsia" w:hAnsiTheme="minorHAnsi" w:cstheme="minorBidi"/>
          <w:noProof/>
          <w:kern w:val="2"/>
          <w:szCs w:val="22"/>
        </w:rPr>
      </w:pPr>
      <w:hyperlink w:anchor="_Toc517945876" w:history="1">
        <w:r w:rsidR="00F24AC5" w:rsidRPr="00462312">
          <w:rPr>
            <w:rStyle w:val="af1"/>
            <w:rFonts w:ascii="Times New Roman" w:hAnsi="Times New Roman"/>
            <w:noProof/>
          </w:rPr>
          <w:t>5.4.3</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振动</w:t>
        </w:r>
        <w:r w:rsidR="00F24AC5">
          <w:rPr>
            <w:noProof/>
            <w:webHidden/>
          </w:rPr>
          <w:tab/>
        </w:r>
        <w:r w:rsidR="00F24AC5">
          <w:rPr>
            <w:noProof/>
            <w:webHidden/>
          </w:rPr>
          <w:fldChar w:fldCharType="begin"/>
        </w:r>
        <w:r w:rsidR="00F24AC5">
          <w:rPr>
            <w:noProof/>
            <w:webHidden/>
          </w:rPr>
          <w:instrText xml:space="preserve"> PAGEREF _Toc517945876 \h </w:instrText>
        </w:r>
        <w:r w:rsidR="00F24AC5">
          <w:rPr>
            <w:noProof/>
            <w:webHidden/>
          </w:rPr>
        </w:r>
        <w:r w:rsidR="00F24AC5">
          <w:rPr>
            <w:noProof/>
            <w:webHidden/>
          </w:rPr>
          <w:fldChar w:fldCharType="separate"/>
        </w:r>
        <w:r w:rsidR="00F24AC5">
          <w:rPr>
            <w:noProof/>
            <w:webHidden/>
          </w:rPr>
          <w:t>20</w:t>
        </w:r>
        <w:r w:rsidR="00F24AC5">
          <w:rPr>
            <w:noProof/>
            <w:webHidden/>
          </w:rPr>
          <w:fldChar w:fldCharType="end"/>
        </w:r>
      </w:hyperlink>
    </w:p>
    <w:p w:rsidR="00F24AC5" w:rsidRDefault="00467BD0">
      <w:pPr>
        <w:pStyle w:val="30"/>
        <w:rPr>
          <w:rFonts w:asciiTheme="minorHAnsi" w:eastAsiaTheme="minorEastAsia" w:hAnsiTheme="minorHAnsi" w:cstheme="minorBidi"/>
          <w:noProof/>
          <w:kern w:val="2"/>
          <w:szCs w:val="22"/>
        </w:rPr>
      </w:pPr>
      <w:hyperlink w:anchor="_Toc517945877" w:history="1">
        <w:r w:rsidR="00F24AC5" w:rsidRPr="00462312">
          <w:rPr>
            <w:rStyle w:val="af1"/>
            <w:rFonts w:ascii="Times New Roman" w:hAnsi="Times New Roman"/>
            <w:noProof/>
          </w:rPr>
          <w:t>5.4.4</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震动冲击要求</w:t>
        </w:r>
        <w:r w:rsidR="00F24AC5">
          <w:rPr>
            <w:noProof/>
            <w:webHidden/>
          </w:rPr>
          <w:tab/>
        </w:r>
        <w:r w:rsidR="00F24AC5">
          <w:rPr>
            <w:noProof/>
            <w:webHidden/>
          </w:rPr>
          <w:fldChar w:fldCharType="begin"/>
        </w:r>
        <w:r w:rsidR="00F24AC5">
          <w:rPr>
            <w:noProof/>
            <w:webHidden/>
          </w:rPr>
          <w:instrText xml:space="preserve"> PAGEREF _Toc517945877 \h </w:instrText>
        </w:r>
        <w:r w:rsidR="00F24AC5">
          <w:rPr>
            <w:noProof/>
            <w:webHidden/>
          </w:rPr>
        </w:r>
        <w:r w:rsidR="00F24AC5">
          <w:rPr>
            <w:noProof/>
            <w:webHidden/>
          </w:rPr>
          <w:fldChar w:fldCharType="separate"/>
        </w:r>
        <w:r w:rsidR="00F24AC5">
          <w:rPr>
            <w:noProof/>
            <w:webHidden/>
          </w:rPr>
          <w:t>20</w:t>
        </w:r>
        <w:r w:rsidR="00F24AC5">
          <w:rPr>
            <w:noProof/>
            <w:webHidden/>
          </w:rPr>
          <w:fldChar w:fldCharType="end"/>
        </w:r>
      </w:hyperlink>
    </w:p>
    <w:p w:rsidR="00F24AC5" w:rsidRDefault="00467BD0">
      <w:pPr>
        <w:pStyle w:val="30"/>
        <w:rPr>
          <w:rFonts w:asciiTheme="minorHAnsi" w:eastAsiaTheme="minorEastAsia" w:hAnsiTheme="minorHAnsi" w:cstheme="minorBidi"/>
          <w:noProof/>
          <w:kern w:val="2"/>
          <w:szCs w:val="22"/>
        </w:rPr>
      </w:pPr>
      <w:hyperlink w:anchor="_Toc517945878" w:history="1">
        <w:r w:rsidR="00F24AC5" w:rsidRPr="00462312">
          <w:rPr>
            <w:rStyle w:val="af1"/>
            <w:rFonts w:ascii="Times New Roman" w:hAnsi="Times New Roman"/>
            <w:noProof/>
          </w:rPr>
          <w:t>5.4.5</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湿热盐雾霉菌</w:t>
        </w:r>
        <w:r w:rsidR="00F24AC5">
          <w:rPr>
            <w:noProof/>
            <w:webHidden/>
          </w:rPr>
          <w:tab/>
        </w:r>
        <w:r w:rsidR="00F24AC5">
          <w:rPr>
            <w:noProof/>
            <w:webHidden/>
          </w:rPr>
          <w:fldChar w:fldCharType="begin"/>
        </w:r>
        <w:r w:rsidR="00F24AC5">
          <w:rPr>
            <w:noProof/>
            <w:webHidden/>
          </w:rPr>
          <w:instrText xml:space="preserve"> PAGEREF _Toc517945878 \h </w:instrText>
        </w:r>
        <w:r w:rsidR="00F24AC5">
          <w:rPr>
            <w:noProof/>
            <w:webHidden/>
          </w:rPr>
        </w:r>
        <w:r w:rsidR="00F24AC5">
          <w:rPr>
            <w:noProof/>
            <w:webHidden/>
          </w:rPr>
          <w:fldChar w:fldCharType="separate"/>
        </w:r>
        <w:r w:rsidR="00F24AC5">
          <w:rPr>
            <w:noProof/>
            <w:webHidden/>
          </w:rPr>
          <w:t>20</w:t>
        </w:r>
        <w:r w:rsidR="00F24AC5">
          <w:rPr>
            <w:noProof/>
            <w:webHidden/>
          </w:rPr>
          <w:fldChar w:fldCharType="end"/>
        </w:r>
      </w:hyperlink>
    </w:p>
    <w:p w:rsidR="00F24AC5" w:rsidRDefault="00467BD0">
      <w:pPr>
        <w:pStyle w:val="20"/>
        <w:rPr>
          <w:rFonts w:asciiTheme="minorHAnsi" w:eastAsiaTheme="minorEastAsia" w:hAnsiTheme="minorHAnsi" w:cstheme="minorBidi"/>
          <w:noProof/>
          <w:kern w:val="2"/>
          <w:szCs w:val="22"/>
        </w:rPr>
      </w:pPr>
      <w:hyperlink w:anchor="_Toc517945879" w:history="1">
        <w:r w:rsidR="00F24AC5" w:rsidRPr="00462312">
          <w:rPr>
            <w:rStyle w:val="af1"/>
            <w:rFonts w:ascii="Times New Roman" w:hAnsi="Times New Roman"/>
            <w:noProof/>
          </w:rPr>
          <w:t>5.5</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可维护性设计</w:t>
        </w:r>
        <w:r w:rsidR="00F24AC5">
          <w:rPr>
            <w:noProof/>
            <w:webHidden/>
          </w:rPr>
          <w:tab/>
        </w:r>
        <w:r w:rsidR="00F24AC5">
          <w:rPr>
            <w:noProof/>
            <w:webHidden/>
          </w:rPr>
          <w:fldChar w:fldCharType="begin"/>
        </w:r>
        <w:r w:rsidR="00F24AC5">
          <w:rPr>
            <w:noProof/>
            <w:webHidden/>
          </w:rPr>
          <w:instrText xml:space="preserve"> PAGEREF _Toc517945879 \h </w:instrText>
        </w:r>
        <w:r w:rsidR="00F24AC5">
          <w:rPr>
            <w:noProof/>
            <w:webHidden/>
          </w:rPr>
        </w:r>
        <w:r w:rsidR="00F24AC5">
          <w:rPr>
            <w:noProof/>
            <w:webHidden/>
          </w:rPr>
          <w:fldChar w:fldCharType="separate"/>
        </w:r>
        <w:r w:rsidR="00F24AC5">
          <w:rPr>
            <w:noProof/>
            <w:webHidden/>
          </w:rPr>
          <w:t>20</w:t>
        </w:r>
        <w:r w:rsidR="00F24AC5">
          <w:rPr>
            <w:noProof/>
            <w:webHidden/>
          </w:rPr>
          <w:fldChar w:fldCharType="end"/>
        </w:r>
      </w:hyperlink>
    </w:p>
    <w:p w:rsidR="00F24AC5" w:rsidRDefault="00467BD0">
      <w:pPr>
        <w:pStyle w:val="20"/>
        <w:rPr>
          <w:rFonts w:asciiTheme="minorHAnsi" w:eastAsiaTheme="minorEastAsia" w:hAnsiTheme="minorHAnsi" w:cstheme="minorBidi"/>
          <w:noProof/>
          <w:kern w:val="2"/>
          <w:szCs w:val="22"/>
        </w:rPr>
      </w:pPr>
      <w:hyperlink w:anchor="_Toc517945880" w:history="1">
        <w:r w:rsidR="00F24AC5" w:rsidRPr="00462312">
          <w:rPr>
            <w:rStyle w:val="af1"/>
            <w:rFonts w:ascii="Times New Roman" w:hAnsi="Times New Roman"/>
            <w:noProof/>
          </w:rPr>
          <w:t>5.6</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可测试性设计</w:t>
        </w:r>
        <w:r w:rsidR="00F24AC5">
          <w:rPr>
            <w:noProof/>
            <w:webHidden/>
          </w:rPr>
          <w:tab/>
        </w:r>
        <w:r w:rsidR="00F24AC5">
          <w:rPr>
            <w:noProof/>
            <w:webHidden/>
          </w:rPr>
          <w:fldChar w:fldCharType="begin"/>
        </w:r>
        <w:r w:rsidR="00F24AC5">
          <w:rPr>
            <w:noProof/>
            <w:webHidden/>
          </w:rPr>
          <w:instrText xml:space="preserve"> PAGEREF _Toc517945880 \h </w:instrText>
        </w:r>
        <w:r w:rsidR="00F24AC5">
          <w:rPr>
            <w:noProof/>
            <w:webHidden/>
          </w:rPr>
        </w:r>
        <w:r w:rsidR="00F24AC5">
          <w:rPr>
            <w:noProof/>
            <w:webHidden/>
          </w:rPr>
          <w:fldChar w:fldCharType="separate"/>
        </w:r>
        <w:r w:rsidR="00F24AC5">
          <w:rPr>
            <w:noProof/>
            <w:webHidden/>
          </w:rPr>
          <w:t>20</w:t>
        </w:r>
        <w:r w:rsidR="00F24AC5">
          <w:rPr>
            <w:noProof/>
            <w:webHidden/>
          </w:rPr>
          <w:fldChar w:fldCharType="end"/>
        </w:r>
      </w:hyperlink>
    </w:p>
    <w:p w:rsidR="00F24AC5" w:rsidRDefault="00467BD0">
      <w:pPr>
        <w:pStyle w:val="30"/>
        <w:rPr>
          <w:rFonts w:asciiTheme="minorHAnsi" w:eastAsiaTheme="minorEastAsia" w:hAnsiTheme="minorHAnsi" w:cstheme="minorBidi"/>
          <w:noProof/>
          <w:kern w:val="2"/>
          <w:szCs w:val="22"/>
        </w:rPr>
      </w:pPr>
      <w:hyperlink w:anchor="_Toc517945881" w:history="1">
        <w:r w:rsidR="00F24AC5" w:rsidRPr="00462312">
          <w:rPr>
            <w:rStyle w:val="af1"/>
            <w:rFonts w:ascii="Times New Roman" w:hAnsi="Times New Roman"/>
            <w:noProof/>
          </w:rPr>
          <w:t>5.6.1</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上电自检</w:t>
        </w:r>
        <w:r w:rsidR="00F24AC5">
          <w:rPr>
            <w:noProof/>
            <w:webHidden/>
          </w:rPr>
          <w:tab/>
        </w:r>
        <w:r w:rsidR="00F24AC5">
          <w:rPr>
            <w:noProof/>
            <w:webHidden/>
          </w:rPr>
          <w:fldChar w:fldCharType="begin"/>
        </w:r>
        <w:r w:rsidR="00F24AC5">
          <w:rPr>
            <w:noProof/>
            <w:webHidden/>
          </w:rPr>
          <w:instrText xml:space="preserve"> PAGEREF _Toc517945881 \h </w:instrText>
        </w:r>
        <w:r w:rsidR="00F24AC5">
          <w:rPr>
            <w:noProof/>
            <w:webHidden/>
          </w:rPr>
        </w:r>
        <w:r w:rsidR="00F24AC5">
          <w:rPr>
            <w:noProof/>
            <w:webHidden/>
          </w:rPr>
          <w:fldChar w:fldCharType="separate"/>
        </w:r>
        <w:r w:rsidR="00F24AC5">
          <w:rPr>
            <w:noProof/>
            <w:webHidden/>
          </w:rPr>
          <w:t>20</w:t>
        </w:r>
        <w:r w:rsidR="00F24AC5">
          <w:rPr>
            <w:noProof/>
            <w:webHidden/>
          </w:rPr>
          <w:fldChar w:fldCharType="end"/>
        </w:r>
      </w:hyperlink>
    </w:p>
    <w:p w:rsidR="00F24AC5" w:rsidRDefault="00467BD0">
      <w:pPr>
        <w:pStyle w:val="30"/>
        <w:rPr>
          <w:rFonts w:asciiTheme="minorHAnsi" w:eastAsiaTheme="minorEastAsia" w:hAnsiTheme="minorHAnsi" w:cstheme="minorBidi"/>
          <w:noProof/>
          <w:kern w:val="2"/>
          <w:szCs w:val="22"/>
        </w:rPr>
      </w:pPr>
      <w:hyperlink w:anchor="_Toc517945882" w:history="1">
        <w:r w:rsidR="00F24AC5" w:rsidRPr="00462312">
          <w:rPr>
            <w:rStyle w:val="af1"/>
            <w:rFonts w:ascii="Times New Roman" w:hAnsi="Times New Roman"/>
            <w:noProof/>
          </w:rPr>
          <w:t>5.6.2</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电压电流检测</w:t>
        </w:r>
        <w:r w:rsidR="00F24AC5">
          <w:rPr>
            <w:noProof/>
            <w:webHidden/>
          </w:rPr>
          <w:tab/>
        </w:r>
        <w:r w:rsidR="00F24AC5">
          <w:rPr>
            <w:noProof/>
            <w:webHidden/>
          </w:rPr>
          <w:fldChar w:fldCharType="begin"/>
        </w:r>
        <w:r w:rsidR="00F24AC5">
          <w:rPr>
            <w:noProof/>
            <w:webHidden/>
          </w:rPr>
          <w:instrText xml:space="preserve"> PAGEREF _Toc517945882 \h </w:instrText>
        </w:r>
        <w:r w:rsidR="00F24AC5">
          <w:rPr>
            <w:noProof/>
            <w:webHidden/>
          </w:rPr>
        </w:r>
        <w:r w:rsidR="00F24AC5">
          <w:rPr>
            <w:noProof/>
            <w:webHidden/>
          </w:rPr>
          <w:fldChar w:fldCharType="separate"/>
        </w:r>
        <w:r w:rsidR="00F24AC5">
          <w:rPr>
            <w:noProof/>
            <w:webHidden/>
          </w:rPr>
          <w:t>20</w:t>
        </w:r>
        <w:r w:rsidR="00F24AC5">
          <w:rPr>
            <w:noProof/>
            <w:webHidden/>
          </w:rPr>
          <w:fldChar w:fldCharType="end"/>
        </w:r>
      </w:hyperlink>
    </w:p>
    <w:p w:rsidR="00F24AC5" w:rsidRDefault="00467BD0">
      <w:pPr>
        <w:pStyle w:val="30"/>
        <w:rPr>
          <w:rFonts w:asciiTheme="minorHAnsi" w:eastAsiaTheme="minorEastAsia" w:hAnsiTheme="minorHAnsi" w:cstheme="minorBidi"/>
          <w:noProof/>
          <w:kern w:val="2"/>
          <w:szCs w:val="22"/>
        </w:rPr>
      </w:pPr>
      <w:hyperlink w:anchor="_Toc517945883" w:history="1">
        <w:r w:rsidR="00F24AC5" w:rsidRPr="00462312">
          <w:rPr>
            <w:rStyle w:val="af1"/>
            <w:rFonts w:ascii="Times New Roman" w:hAnsi="Times New Roman"/>
            <w:noProof/>
          </w:rPr>
          <w:t>5.6.3</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状态指示灯</w:t>
        </w:r>
        <w:r w:rsidR="00F24AC5">
          <w:rPr>
            <w:noProof/>
            <w:webHidden/>
          </w:rPr>
          <w:tab/>
        </w:r>
        <w:r w:rsidR="00F24AC5">
          <w:rPr>
            <w:noProof/>
            <w:webHidden/>
          </w:rPr>
          <w:fldChar w:fldCharType="begin"/>
        </w:r>
        <w:r w:rsidR="00F24AC5">
          <w:rPr>
            <w:noProof/>
            <w:webHidden/>
          </w:rPr>
          <w:instrText xml:space="preserve"> PAGEREF _Toc517945883 \h </w:instrText>
        </w:r>
        <w:r w:rsidR="00F24AC5">
          <w:rPr>
            <w:noProof/>
            <w:webHidden/>
          </w:rPr>
        </w:r>
        <w:r w:rsidR="00F24AC5">
          <w:rPr>
            <w:noProof/>
            <w:webHidden/>
          </w:rPr>
          <w:fldChar w:fldCharType="separate"/>
        </w:r>
        <w:r w:rsidR="00F24AC5">
          <w:rPr>
            <w:noProof/>
            <w:webHidden/>
          </w:rPr>
          <w:t>20</w:t>
        </w:r>
        <w:r w:rsidR="00F24AC5">
          <w:rPr>
            <w:noProof/>
            <w:webHidden/>
          </w:rPr>
          <w:fldChar w:fldCharType="end"/>
        </w:r>
      </w:hyperlink>
    </w:p>
    <w:p w:rsidR="00F24AC5" w:rsidRDefault="00467BD0">
      <w:pPr>
        <w:pStyle w:val="30"/>
        <w:rPr>
          <w:rFonts w:asciiTheme="minorHAnsi" w:eastAsiaTheme="minorEastAsia" w:hAnsiTheme="minorHAnsi" w:cstheme="minorBidi"/>
          <w:noProof/>
          <w:kern w:val="2"/>
          <w:szCs w:val="22"/>
        </w:rPr>
      </w:pPr>
      <w:hyperlink w:anchor="_Toc517945884" w:history="1">
        <w:r w:rsidR="00F24AC5" w:rsidRPr="00462312">
          <w:rPr>
            <w:rStyle w:val="af1"/>
            <w:noProof/>
          </w:rPr>
          <w:t>5.6.4</w:t>
        </w:r>
        <w:r w:rsidR="00F24AC5">
          <w:rPr>
            <w:rFonts w:asciiTheme="minorHAnsi" w:eastAsiaTheme="minorEastAsia" w:hAnsiTheme="minorHAnsi" w:cstheme="minorBidi"/>
            <w:noProof/>
            <w:kern w:val="2"/>
            <w:szCs w:val="22"/>
          </w:rPr>
          <w:tab/>
        </w:r>
        <w:r w:rsidR="00F24AC5" w:rsidRPr="00462312">
          <w:rPr>
            <w:rStyle w:val="af1"/>
            <w:rFonts w:hint="eastAsia"/>
            <w:noProof/>
          </w:rPr>
          <w:t>复位按键</w:t>
        </w:r>
        <w:r w:rsidR="00F24AC5">
          <w:rPr>
            <w:noProof/>
            <w:webHidden/>
          </w:rPr>
          <w:tab/>
        </w:r>
        <w:r w:rsidR="00F24AC5">
          <w:rPr>
            <w:noProof/>
            <w:webHidden/>
          </w:rPr>
          <w:fldChar w:fldCharType="begin"/>
        </w:r>
        <w:r w:rsidR="00F24AC5">
          <w:rPr>
            <w:noProof/>
            <w:webHidden/>
          </w:rPr>
          <w:instrText xml:space="preserve"> PAGEREF _Toc517945884 \h </w:instrText>
        </w:r>
        <w:r w:rsidR="00F24AC5">
          <w:rPr>
            <w:noProof/>
            <w:webHidden/>
          </w:rPr>
        </w:r>
        <w:r w:rsidR="00F24AC5">
          <w:rPr>
            <w:noProof/>
            <w:webHidden/>
          </w:rPr>
          <w:fldChar w:fldCharType="separate"/>
        </w:r>
        <w:r w:rsidR="00F24AC5">
          <w:rPr>
            <w:noProof/>
            <w:webHidden/>
          </w:rPr>
          <w:t>20</w:t>
        </w:r>
        <w:r w:rsidR="00F24AC5">
          <w:rPr>
            <w:noProof/>
            <w:webHidden/>
          </w:rPr>
          <w:fldChar w:fldCharType="end"/>
        </w:r>
      </w:hyperlink>
    </w:p>
    <w:p w:rsidR="00F24AC5" w:rsidRDefault="00467BD0">
      <w:pPr>
        <w:pStyle w:val="10"/>
        <w:tabs>
          <w:tab w:val="left" w:pos="454"/>
        </w:tabs>
        <w:rPr>
          <w:rFonts w:asciiTheme="minorHAnsi" w:eastAsiaTheme="minorEastAsia" w:hAnsiTheme="minorHAnsi" w:cstheme="minorBidi"/>
          <w:noProof/>
          <w:kern w:val="2"/>
          <w:szCs w:val="22"/>
        </w:rPr>
      </w:pPr>
      <w:hyperlink w:anchor="_Toc517945885" w:history="1">
        <w:r w:rsidR="00F24AC5" w:rsidRPr="00462312">
          <w:rPr>
            <w:rStyle w:val="af1"/>
            <w:rFonts w:ascii="Times New Roman" w:hAnsi="Times New Roman"/>
            <w:noProof/>
          </w:rPr>
          <w:t>6</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结构设计</w:t>
        </w:r>
        <w:r w:rsidR="00F24AC5">
          <w:rPr>
            <w:noProof/>
            <w:webHidden/>
          </w:rPr>
          <w:tab/>
        </w:r>
        <w:r w:rsidR="00F24AC5">
          <w:rPr>
            <w:noProof/>
            <w:webHidden/>
          </w:rPr>
          <w:fldChar w:fldCharType="begin"/>
        </w:r>
        <w:r w:rsidR="00F24AC5">
          <w:rPr>
            <w:noProof/>
            <w:webHidden/>
          </w:rPr>
          <w:instrText xml:space="preserve"> PAGEREF _Toc517945885 \h </w:instrText>
        </w:r>
        <w:r w:rsidR="00F24AC5">
          <w:rPr>
            <w:noProof/>
            <w:webHidden/>
          </w:rPr>
        </w:r>
        <w:r w:rsidR="00F24AC5">
          <w:rPr>
            <w:noProof/>
            <w:webHidden/>
          </w:rPr>
          <w:fldChar w:fldCharType="separate"/>
        </w:r>
        <w:r w:rsidR="00F24AC5">
          <w:rPr>
            <w:noProof/>
            <w:webHidden/>
          </w:rPr>
          <w:t>21</w:t>
        </w:r>
        <w:r w:rsidR="00F24AC5">
          <w:rPr>
            <w:noProof/>
            <w:webHidden/>
          </w:rPr>
          <w:fldChar w:fldCharType="end"/>
        </w:r>
      </w:hyperlink>
    </w:p>
    <w:p w:rsidR="00F24AC5" w:rsidRDefault="00467BD0">
      <w:pPr>
        <w:pStyle w:val="20"/>
        <w:rPr>
          <w:rFonts w:asciiTheme="minorHAnsi" w:eastAsiaTheme="minorEastAsia" w:hAnsiTheme="minorHAnsi" w:cstheme="minorBidi"/>
          <w:noProof/>
          <w:kern w:val="2"/>
          <w:szCs w:val="22"/>
        </w:rPr>
      </w:pPr>
      <w:hyperlink w:anchor="_Toc517945886" w:history="1">
        <w:r w:rsidR="00F24AC5" w:rsidRPr="00462312">
          <w:rPr>
            <w:rStyle w:val="af1"/>
            <w:rFonts w:ascii="Times New Roman" w:hAnsi="Times New Roman"/>
            <w:noProof/>
          </w:rPr>
          <w:t>6.1</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热设计及单板温度监控</w:t>
        </w:r>
        <w:r w:rsidR="00F24AC5">
          <w:rPr>
            <w:noProof/>
            <w:webHidden/>
          </w:rPr>
          <w:tab/>
        </w:r>
        <w:r w:rsidR="00F24AC5">
          <w:rPr>
            <w:noProof/>
            <w:webHidden/>
          </w:rPr>
          <w:fldChar w:fldCharType="begin"/>
        </w:r>
        <w:r w:rsidR="00F24AC5">
          <w:rPr>
            <w:noProof/>
            <w:webHidden/>
          </w:rPr>
          <w:instrText xml:space="preserve"> PAGEREF _Toc517945886 \h </w:instrText>
        </w:r>
        <w:r w:rsidR="00F24AC5">
          <w:rPr>
            <w:noProof/>
            <w:webHidden/>
          </w:rPr>
        </w:r>
        <w:r w:rsidR="00F24AC5">
          <w:rPr>
            <w:noProof/>
            <w:webHidden/>
          </w:rPr>
          <w:fldChar w:fldCharType="separate"/>
        </w:r>
        <w:r w:rsidR="00F24AC5">
          <w:rPr>
            <w:noProof/>
            <w:webHidden/>
          </w:rPr>
          <w:t>21</w:t>
        </w:r>
        <w:r w:rsidR="00F24AC5">
          <w:rPr>
            <w:noProof/>
            <w:webHidden/>
          </w:rPr>
          <w:fldChar w:fldCharType="end"/>
        </w:r>
      </w:hyperlink>
    </w:p>
    <w:p w:rsidR="00F24AC5" w:rsidRDefault="00467BD0">
      <w:pPr>
        <w:pStyle w:val="20"/>
        <w:rPr>
          <w:rFonts w:asciiTheme="minorHAnsi" w:eastAsiaTheme="minorEastAsia" w:hAnsiTheme="minorHAnsi" w:cstheme="minorBidi"/>
          <w:noProof/>
          <w:kern w:val="2"/>
          <w:szCs w:val="22"/>
        </w:rPr>
      </w:pPr>
      <w:hyperlink w:anchor="_Toc517945887" w:history="1">
        <w:r w:rsidR="00F24AC5" w:rsidRPr="00462312">
          <w:rPr>
            <w:rStyle w:val="af1"/>
            <w:rFonts w:ascii="Times New Roman" w:hAnsi="Times New Roman"/>
            <w:i/>
            <w:noProof/>
          </w:rPr>
          <w:t>6.2</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机箱结构设计</w:t>
        </w:r>
        <w:r w:rsidR="00F24AC5">
          <w:rPr>
            <w:noProof/>
            <w:webHidden/>
          </w:rPr>
          <w:tab/>
        </w:r>
        <w:r w:rsidR="00F24AC5">
          <w:rPr>
            <w:noProof/>
            <w:webHidden/>
          </w:rPr>
          <w:fldChar w:fldCharType="begin"/>
        </w:r>
        <w:r w:rsidR="00F24AC5">
          <w:rPr>
            <w:noProof/>
            <w:webHidden/>
          </w:rPr>
          <w:instrText xml:space="preserve"> PAGEREF _Toc517945887 \h </w:instrText>
        </w:r>
        <w:r w:rsidR="00F24AC5">
          <w:rPr>
            <w:noProof/>
            <w:webHidden/>
          </w:rPr>
        </w:r>
        <w:r w:rsidR="00F24AC5">
          <w:rPr>
            <w:noProof/>
            <w:webHidden/>
          </w:rPr>
          <w:fldChar w:fldCharType="separate"/>
        </w:r>
        <w:r w:rsidR="00F24AC5">
          <w:rPr>
            <w:noProof/>
            <w:webHidden/>
          </w:rPr>
          <w:t>21</w:t>
        </w:r>
        <w:r w:rsidR="00F24AC5">
          <w:rPr>
            <w:noProof/>
            <w:webHidden/>
          </w:rPr>
          <w:fldChar w:fldCharType="end"/>
        </w:r>
      </w:hyperlink>
    </w:p>
    <w:p w:rsidR="00F24AC5" w:rsidRDefault="00467BD0">
      <w:pPr>
        <w:pStyle w:val="20"/>
        <w:rPr>
          <w:rFonts w:asciiTheme="minorHAnsi" w:eastAsiaTheme="minorEastAsia" w:hAnsiTheme="minorHAnsi" w:cstheme="minorBidi"/>
          <w:noProof/>
          <w:kern w:val="2"/>
          <w:szCs w:val="22"/>
        </w:rPr>
      </w:pPr>
      <w:hyperlink w:anchor="_Toc517945888" w:history="1">
        <w:r w:rsidR="00F24AC5" w:rsidRPr="00462312">
          <w:rPr>
            <w:rStyle w:val="af1"/>
            <w:rFonts w:ascii="Times New Roman" w:hAnsi="Times New Roman"/>
            <w:noProof/>
          </w:rPr>
          <w:t>6.3</w:t>
        </w:r>
        <w:r w:rsidR="00F24AC5">
          <w:rPr>
            <w:rFonts w:asciiTheme="minorHAnsi" w:eastAsiaTheme="minorEastAsia" w:hAnsiTheme="minorHAnsi" w:cstheme="minorBidi"/>
            <w:noProof/>
            <w:kern w:val="2"/>
            <w:szCs w:val="22"/>
          </w:rPr>
          <w:tab/>
        </w:r>
        <w:r w:rsidR="00F24AC5" w:rsidRPr="00462312">
          <w:rPr>
            <w:rStyle w:val="af1"/>
            <w:rFonts w:ascii="Times New Roman" w:hAnsi="Times New Roman" w:hint="eastAsia"/>
            <w:noProof/>
          </w:rPr>
          <w:t>安装方式</w:t>
        </w:r>
        <w:r w:rsidR="00F24AC5">
          <w:rPr>
            <w:noProof/>
            <w:webHidden/>
          </w:rPr>
          <w:tab/>
        </w:r>
        <w:r w:rsidR="00F24AC5">
          <w:rPr>
            <w:noProof/>
            <w:webHidden/>
          </w:rPr>
          <w:fldChar w:fldCharType="begin"/>
        </w:r>
        <w:r w:rsidR="00F24AC5">
          <w:rPr>
            <w:noProof/>
            <w:webHidden/>
          </w:rPr>
          <w:instrText xml:space="preserve"> PAGEREF _Toc517945888 \h </w:instrText>
        </w:r>
        <w:r w:rsidR="00F24AC5">
          <w:rPr>
            <w:noProof/>
            <w:webHidden/>
          </w:rPr>
        </w:r>
        <w:r w:rsidR="00F24AC5">
          <w:rPr>
            <w:noProof/>
            <w:webHidden/>
          </w:rPr>
          <w:fldChar w:fldCharType="separate"/>
        </w:r>
        <w:r w:rsidR="00F24AC5">
          <w:rPr>
            <w:noProof/>
            <w:webHidden/>
          </w:rPr>
          <w:t>21</w:t>
        </w:r>
        <w:r w:rsidR="00F24AC5">
          <w:rPr>
            <w:noProof/>
            <w:webHidden/>
          </w:rPr>
          <w:fldChar w:fldCharType="end"/>
        </w:r>
      </w:hyperlink>
    </w:p>
    <w:p w:rsidR="00F24AC5" w:rsidRDefault="00467BD0">
      <w:pPr>
        <w:pStyle w:val="10"/>
        <w:tabs>
          <w:tab w:val="left" w:pos="454"/>
        </w:tabs>
        <w:rPr>
          <w:rFonts w:asciiTheme="minorHAnsi" w:eastAsiaTheme="minorEastAsia" w:hAnsiTheme="minorHAnsi" w:cstheme="minorBidi"/>
          <w:noProof/>
          <w:kern w:val="2"/>
          <w:szCs w:val="22"/>
        </w:rPr>
      </w:pPr>
      <w:hyperlink w:anchor="_Toc517945889" w:history="1">
        <w:r w:rsidR="00F24AC5" w:rsidRPr="00462312">
          <w:rPr>
            <w:rStyle w:val="af1"/>
            <w:noProof/>
          </w:rPr>
          <w:t>7</w:t>
        </w:r>
        <w:r w:rsidR="00F24AC5">
          <w:rPr>
            <w:rFonts w:asciiTheme="minorHAnsi" w:eastAsiaTheme="minorEastAsia" w:hAnsiTheme="minorHAnsi" w:cstheme="minorBidi"/>
            <w:noProof/>
            <w:kern w:val="2"/>
            <w:szCs w:val="22"/>
          </w:rPr>
          <w:tab/>
        </w:r>
        <w:r w:rsidR="00F24AC5" w:rsidRPr="00462312">
          <w:rPr>
            <w:rStyle w:val="af1"/>
            <w:rFonts w:hint="eastAsia"/>
            <w:noProof/>
          </w:rPr>
          <w:t>其他事项</w:t>
        </w:r>
        <w:r w:rsidR="00F24AC5">
          <w:rPr>
            <w:noProof/>
            <w:webHidden/>
          </w:rPr>
          <w:tab/>
        </w:r>
        <w:r w:rsidR="00F24AC5">
          <w:rPr>
            <w:noProof/>
            <w:webHidden/>
          </w:rPr>
          <w:fldChar w:fldCharType="begin"/>
        </w:r>
        <w:r w:rsidR="00F24AC5">
          <w:rPr>
            <w:noProof/>
            <w:webHidden/>
          </w:rPr>
          <w:instrText xml:space="preserve"> PAGEREF _Toc517945889 \h </w:instrText>
        </w:r>
        <w:r w:rsidR="00F24AC5">
          <w:rPr>
            <w:noProof/>
            <w:webHidden/>
          </w:rPr>
        </w:r>
        <w:r w:rsidR="00F24AC5">
          <w:rPr>
            <w:noProof/>
            <w:webHidden/>
          </w:rPr>
          <w:fldChar w:fldCharType="separate"/>
        </w:r>
        <w:r w:rsidR="00F24AC5">
          <w:rPr>
            <w:noProof/>
            <w:webHidden/>
          </w:rPr>
          <w:t>22</w:t>
        </w:r>
        <w:r w:rsidR="00F24AC5">
          <w:rPr>
            <w:noProof/>
            <w:webHidden/>
          </w:rPr>
          <w:fldChar w:fldCharType="end"/>
        </w:r>
      </w:hyperlink>
    </w:p>
    <w:p w:rsidR="004955E1" w:rsidRPr="00132A46" w:rsidRDefault="000976FA">
      <w:r w:rsidRPr="00132A46">
        <w:fldChar w:fldCharType="end"/>
      </w:r>
    </w:p>
    <w:p w:rsidR="000C5616" w:rsidRDefault="00916937">
      <w:pPr>
        <w:pStyle w:val="afa"/>
        <w:pageBreakBefore w:val="0"/>
        <w:rPr>
          <w:noProof/>
        </w:rPr>
      </w:pPr>
      <w:r w:rsidRPr="00132A46">
        <w:rPr>
          <w:rFonts w:ascii="Times New Roman" w:cs="Times New Roman"/>
        </w:rPr>
        <w:br w:type="page"/>
      </w:r>
      <w:r w:rsidRPr="00132A46">
        <w:rPr>
          <w:rFonts w:ascii="Times New Roman" w:cs="Times New Roman"/>
        </w:rPr>
        <w:lastRenderedPageBreak/>
        <w:t>表目录</w:t>
      </w:r>
      <w:r w:rsidR="000976FA" w:rsidRPr="00132A46">
        <w:rPr>
          <w:rFonts w:ascii="Times New Roman" w:cs="Times New Roman"/>
        </w:rPr>
        <w:fldChar w:fldCharType="begin"/>
      </w:r>
      <w:r w:rsidRPr="00132A46">
        <w:rPr>
          <w:rFonts w:ascii="Times New Roman" w:cs="Times New Roman"/>
        </w:rPr>
        <w:instrText xml:space="preserve"> TOC \h \z \t "</w:instrText>
      </w:r>
      <w:r w:rsidRPr="00132A46">
        <w:rPr>
          <w:rFonts w:ascii="Times New Roman" w:cs="Times New Roman"/>
        </w:rPr>
        <w:instrText>表号</w:instrText>
      </w:r>
      <w:r w:rsidRPr="00132A46">
        <w:rPr>
          <w:rFonts w:ascii="Times New Roman" w:cs="Times New Roman"/>
        </w:rPr>
        <w:instrText>,1"</w:instrText>
      </w:r>
      <w:r w:rsidR="000976FA" w:rsidRPr="00132A46">
        <w:rPr>
          <w:rFonts w:ascii="Times New Roman" w:cs="Times New Roman"/>
        </w:rPr>
        <w:fldChar w:fldCharType="separate"/>
      </w:r>
    </w:p>
    <w:p w:rsidR="000C5616" w:rsidRDefault="00467BD0">
      <w:pPr>
        <w:pStyle w:val="10"/>
        <w:rPr>
          <w:rFonts w:asciiTheme="minorHAnsi" w:eastAsiaTheme="minorEastAsia" w:hAnsiTheme="minorHAnsi" w:cstheme="minorBidi"/>
          <w:noProof/>
          <w:kern w:val="2"/>
          <w:szCs w:val="22"/>
        </w:rPr>
      </w:pPr>
      <w:hyperlink w:anchor="_Toc517706899" w:history="1">
        <w:r w:rsidR="000C5616" w:rsidRPr="00561ECE">
          <w:rPr>
            <w:rStyle w:val="af1"/>
            <w:rFonts w:ascii="黑体" w:eastAsia="黑体" w:hAnsi="Times New Roman" w:hint="eastAsia"/>
            <w:noProof/>
          </w:rPr>
          <w:t>表1</w:t>
        </w:r>
        <w:r w:rsidR="000C5616" w:rsidRPr="00561ECE">
          <w:rPr>
            <w:rStyle w:val="af1"/>
            <w:rFonts w:ascii="Times New Roman" w:hAnsi="Times New Roman" w:hint="eastAsia"/>
            <w:noProof/>
          </w:rPr>
          <w:t>输入文档列表</w:t>
        </w:r>
        <w:r w:rsidR="000C5616">
          <w:rPr>
            <w:noProof/>
            <w:webHidden/>
          </w:rPr>
          <w:tab/>
        </w:r>
        <w:r w:rsidR="000976FA">
          <w:rPr>
            <w:noProof/>
            <w:webHidden/>
          </w:rPr>
          <w:fldChar w:fldCharType="begin"/>
        </w:r>
        <w:r w:rsidR="000C5616">
          <w:rPr>
            <w:noProof/>
            <w:webHidden/>
          </w:rPr>
          <w:instrText xml:space="preserve"> PAGEREF _Toc517706899 \h </w:instrText>
        </w:r>
        <w:r w:rsidR="000976FA">
          <w:rPr>
            <w:noProof/>
            <w:webHidden/>
          </w:rPr>
        </w:r>
        <w:r w:rsidR="000976FA">
          <w:rPr>
            <w:noProof/>
            <w:webHidden/>
          </w:rPr>
          <w:fldChar w:fldCharType="separate"/>
        </w:r>
        <w:r w:rsidR="000C5616">
          <w:rPr>
            <w:noProof/>
            <w:webHidden/>
          </w:rPr>
          <w:t>7</w:t>
        </w:r>
        <w:r w:rsidR="000976FA">
          <w:rPr>
            <w:noProof/>
            <w:webHidden/>
          </w:rPr>
          <w:fldChar w:fldCharType="end"/>
        </w:r>
      </w:hyperlink>
    </w:p>
    <w:p w:rsidR="000C5616" w:rsidRDefault="00467BD0">
      <w:pPr>
        <w:pStyle w:val="10"/>
        <w:rPr>
          <w:rFonts w:asciiTheme="minorHAnsi" w:eastAsiaTheme="minorEastAsia" w:hAnsiTheme="minorHAnsi" w:cstheme="minorBidi"/>
          <w:noProof/>
          <w:kern w:val="2"/>
          <w:szCs w:val="22"/>
        </w:rPr>
      </w:pPr>
      <w:hyperlink w:anchor="_Toc517706900" w:history="1">
        <w:r w:rsidR="000C5616" w:rsidRPr="00561ECE">
          <w:rPr>
            <w:rStyle w:val="af1"/>
            <w:rFonts w:ascii="黑体" w:eastAsia="黑体" w:hAnsi="Times New Roman" w:hint="eastAsia"/>
            <w:noProof/>
          </w:rPr>
          <w:t>表2</w:t>
        </w:r>
        <w:r w:rsidR="000C5616" w:rsidRPr="00561ECE">
          <w:rPr>
            <w:rStyle w:val="af1"/>
            <w:rFonts w:ascii="Times New Roman" w:hAnsi="Times New Roman" w:hint="eastAsia"/>
            <w:noProof/>
          </w:rPr>
          <w:t>关键技术指标</w:t>
        </w:r>
        <w:r w:rsidR="000C5616">
          <w:rPr>
            <w:noProof/>
            <w:webHidden/>
          </w:rPr>
          <w:tab/>
        </w:r>
        <w:r w:rsidR="000976FA">
          <w:rPr>
            <w:noProof/>
            <w:webHidden/>
          </w:rPr>
          <w:fldChar w:fldCharType="begin"/>
        </w:r>
        <w:r w:rsidR="000C5616">
          <w:rPr>
            <w:noProof/>
            <w:webHidden/>
          </w:rPr>
          <w:instrText xml:space="preserve"> PAGEREF _Toc517706900 \h </w:instrText>
        </w:r>
        <w:r w:rsidR="000976FA">
          <w:rPr>
            <w:noProof/>
            <w:webHidden/>
          </w:rPr>
        </w:r>
        <w:r w:rsidR="000976FA">
          <w:rPr>
            <w:noProof/>
            <w:webHidden/>
          </w:rPr>
          <w:fldChar w:fldCharType="separate"/>
        </w:r>
        <w:r w:rsidR="000C5616">
          <w:rPr>
            <w:noProof/>
            <w:webHidden/>
          </w:rPr>
          <w:t>10</w:t>
        </w:r>
        <w:r w:rsidR="000976FA">
          <w:rPr>
            <w:noProof/>
            <w:webHidden/>
          </w:rPr>
          <w:fldChar w:fldCharType="end"/>
        </w:r>
      </w:hyperlink>
    </w:p>
    <w:p w:rsidR="000C5616" w:rsidRDefault="00467BD0">
      <w:pPr>
        <w:pStyle w:val="10"/>
        <w:rPr>
          <w:rFonts w:asciiTheme="minorHAnsi" w:eastAsiaTheme="minorEastAsia" w:hAnsiTheme="minorHAnsi" w:cstheme="minorBidi"/>
          <w:noProof/>
          <w:kern w:val="2"/>
          <w:szCs w:val="22"/>
        </w:rPr>
      </w:pPr>
      <w:hyperlink w:anchor="_Toc517706901" w:history="1">
        <w:r w:rsidR="000C5616" w:rsidRPr="00561ECE">
          <w:rPr>
            <w:rStyle w:val="af1"/>
            <w:rFonts w:ascii="黑体" w:eastAsia="黑体" w:hAnsi="Times New Roman" w:hint="eastAsia"/>
            <w:noProof/>
          </w:rPr>
          <w:t>表3</w:t>
        </w:r>
        <w:r w:rsidR="000C5616" w:rsidRPr="00561ECE">
          <w:rPr>
            <w:rStyle w:val="af1"/>
            <w:rFonts w:ascii="Times New Roman" w:hAnsi="Times New Roman" w:hint="eastAsia"/>
            <w:noProof/>
          </w:rPr>
          <w:t>系统对外接口一览表</w:t>
        </w:r>
        <w:r w:rsidR="000C5616">
          <w:rPr>
            <w:noProof/>
            <w:webHidden/>
          </w:rPr>
          <w:tab/>
        </w:r>
        <w:r w:rsidR="000976FA">
          <w:rPr>
            <w:noProof/>
            <w:webHidden/>
          </w:rPr>
          <w:fldChar w:fldCharType="begin"/>
        </w:r>
        <w:r w:rsidR="000C5616">
          <w:rPr>
            <w:noProof/>
            <w:webHidden/>
          </w:rPr>
          <w:instrText xml:space="preserve"> PAGEREF _Toc517706901 \h </w:instrText>
        </w:r>
        <w:r w:rsidR="000976FA">
          <w:rPr>
            <w:noProof/>
            <w:webHidden/>
          </w:rPr>
        </w:r>
        <w:r w:rsidR="000976FA">
          <w:rPr>
            <w:noProof/>
            <w:webHidden/>
          </w:rPr>
          <w:fldChar w:fldCharType="separate"/>
        </w:r>
        <w:r w:rsidR="000C5616">
          <w:rPr>
            <w:noProof/>
            <w:webHidden/>
          </w:rPr>
          <w:t>11</w:t>
        </w:r>
        <w:r w:rsidR="000976FA">
          <w:rPr>
            <w:noProof/>
            <w:webHidden/>
          </w:rPr>
          <w:fldChar w:fldCharType="end"/>
        </w:r>
      </w:hyperlink>
    </w:p>
    <w:p w:rsidR="000C5616" w:rsidRDefault="00467BD0">
      <w:pPr>
        <w:pStyle w:val="10"/>
        <w:rPr>
          <w:rFonts w:asciiTheme="minorHAnsi" w:eastAsiaTheme="minorEastAsia" w:hAnsiTheme="minorHAnsi" w:cstheme="minorBidi"/>
          <w:noProof/>
          <w:kern w:val="2"/>
          <w:szCs w:val="22"/>
        </w:rPr>
      </w:pPr>
      <w:hyperlink w:anchor="_Toc517706902" w:history="1">
        <w:r w:rsidR="000C5616" w:rsidRPr="00561ECE">
          <w:rPr>
            <w:rStyle w:val="af1"/>
            <w:rFonts w:ascii="黑体" w:eastAsia="黑体" w:hAnsi="Times New Roman" w:hint="eastAsia"/>
            <w:noProof/>
          </w:rPr>
          <w:t>表4</w:t>
        </w:r>
        <w:r w:rsidR="000C5616" w:rsidRPr="00561ECE">
          <w:rPr>
            <w:rStyle w:val="af1"/>
            <w:rFonts w:ascii="Times New Roman" w:hAnsi="Times New Roman" w:hint="eastAsia"/>
            <w:noProof/>
          </w:rPr>
          <w:t>常见总线性能对比表</w:t>
        </w:r>
        <w:r w:rsidR="000C5616">
          <w:rPr>
            <w:noProof/>
            <w:webHidden/>
          </w:rPr>
          <w:tab/>
        </w:r>
        <w:r w:rsidR="000976FA">
          <w:rPr>
            <w:noProof/>
            <w:webHidden/>
          </w:rPr>
          <w:fldChar w:fldCharType="begin"/>
        </w:r>
        <w:r w:rsidR="000C5616">
          <w:rPr>
            <w:noProof/>
            <w:webHidden/>
          </w:rPr>
          <w:instrText xml:space="preserve"> PAGEREF _Toc517706902 \h </w:instrText>
        </w:r>
        <w:r w:rsidR="000976FA">
          <w:rPr>
            <w:noProof/>
            <w:webHidden/>
          </w:rPr>
        </w:r>
        <w:r w:rsidR="000976FA">
          <w:rPr>
            <w:noProof/>
            <w:webHidden/>
          </w:rPr>
          <w:fldChar w:fldCharType="separate"/>
        </w:r>
        <w:r w:rsidR="000C5616">
          <w:rPr>
            <w:noProof/>
            <w:webHidden/>
          </w:rPr>
          <w:t>12</w:t>
        </w:r>
        <w:r w:rsidR="000976FA">
          <w:rPr>
            <w:noProof/>
            <w:webHidden/>
          </w:rPr>
          <w:fldChar w:fldCharType="end"/>
        </w:r>
      </w:hyperlink>
    </w:p>
    <w:p w:rsidR="000C5616" w:rsidRDefault="00467BD0">
      <w:pPr>
        <w:pStyle w:val="10"/>
        <w:rPr>
          <w:rFonts w:asciiTheme="minorHAnsi" w:eastAsiaTheme="minorEastAsia" w:hAnsiTheme="minorHAnsi" w:cstheme="minorBidi"/>
          <w:noProof/>
          <w:kern w:val="2"/>
          <w:szCs w:val="22"/>
        </w:rPr>
      </w:pPr>
      <w:hyperlink w:anchor="_Toc517706903" w:history="1">
        <w:r w:rsidR="000C5616" w:rsidRPr="00561ECE">
          <w:rPr>
            <w:rStyle w:val="af1"/>
            <w:rFonts w:ascii="黑体" w:eastAsia="黑体" w:hAnsi="Times New Roman" w:hint="eastAsia"/>
            <w:noProof/>
          </w:rPr>
          <w:t>表5</w:t>
        </w:r>
        <w:r w:rsidR="000C5616" w:rsidRPr="00561ECE">
          <w:rPr>
            <w:rStyle w:val="af1"/>
            <w:rFonts w:ascii="Times New Roman" w:hAnsi="Times New Roman" w:hint="eastAsia"/>
            <w:noProof/>
          </w:rPr>
          <w:t>单片</w:t>
        </w:r>
        <w:r w:rsidR="000C5616" w:rsidRPr="00561ECE">
          <w:rPr>
            <w:rStyle w:val="af1"/>
            <w:rFonts w:ascii="Times New Roman" w:hAnsi="Times New Roman"/>
            <w:noProof/>
          </w:rPr>
          <w:t>FPGA</w:t>
        </w:r>
        <w:r w:rsidR="000C5616" w:rsidRPr="00561ECE">
          <w:rPr>
            <w:rStyle w:val="af1"/>
            <w:rFonts w:ascii="Times New Roman" w:hAnsi="Times New Roman" w:hint="eastAsia"/>
            <w:noProof/>
          </w:rPr>
          <w:t>高速接口需求数量</w:t>
        </w:r>
        <w:r w:rsidR="000C5616">
          <w:rPr>
            <w:noProof/>
            <w:webHidden/>
          </w:rPr>
          <w:tab/>
        </w:r>
        <w:r w:rsidR="000976FA">
          <w:rPr>
            <w:noProof/>
            <w:webHidden/>
          </w:rPr>
          <w:fldChar w:fldCharType="begin"/>
        </w:r>
        <w:r w:rsidR="000C5616">
          <w:rPr>
            <w:noProof/>
            <w:webHidden/>
          </w:rPr>
          <w:instrText xml:space="preserve"> PAGEREF _Toc517706903 \h </w:instrText>
        </w:r>
        <w:r w:rsidR="000976FA">
          <w:rPr>
            <w:noProof/>
            <w:webHidden/>
          </w:rPr>
        </w:r>
        <w:r w:rsidR="000976FA">
          <w:rPr>
            <w:noProof/>
            <w:webHidden/>
          </w:rPr>
          <w:fldChar w:fldCharType="separate"/>
        </w:r>
        <w:r w:rsidR="000C5616">
          <w:rPr>
            <w:noProof/>
            <w:webHidden/>
          </w:rPr>
          <w:t>16</w:t>
        </w:r>
        <w:r w:rsidR="000976FA">
          <w:rPr>
            <w:noProof/>
            <w:webHidden/>
          </w:rPr>
          <w:fldChar w:fldCharType="end"/>
        </w:r>
      </w:hyperlink>
    </w:p>
    <w:p w:rsidR="000C5616" w:rsidRDefault="00467BD0">
      <w:pPr>
        <w:pStyle w:val="10"/>
        <w:rPr>
          <w:rFonts w:asciiTheme="minorHAnsi" w:eastAsiaTheme="minorEastAsia" w:hAnsiTheme="minorHAnsi" w:cstheme="minorBidi"/>
          <w:noProof/>
          <w:kern w:val="2"/>
          <w:szCs w:val="22"/>
        </w:rPr>
      </w:pPr>
      <w:hyperlink w:anchor="_Toc517706904" w:history="1">
        <w:r w:rsidR="000C5616" w:rsidRPr="00561ECE">
          <w:rPr>
            <w:rStyle w:val="af1"/>
            <w:rFonts w:ascii="黑体" w:eastAsia="黑体" w:hAnsi="Times New Roman" w:hint="eastAsia"/>
            <w:noProof/>
          </w:rPr>
          <w:t>表6</w:t>
        </w:r>
        <w:r w:rsidR="000C5616" w:rsidRPr="00561ECE">
          <w:rPr>
            <w:rStyle w:val="af1"/>
            <w:rFonts w:ascii="Times New Roman" w:hAnsi="Times New Roman" w:hint="eastAsia"/>
            <w:noProof/>
          </w:rPr>
          <w:t>单片</w:t>
        </w:r>
        <w:r w:rsidR="000C5616" w:rsidRPr="00561ECE">
          <w:rPr>
            <w:rStyle w:val="af1"/>
            <w:rFonts w:ascii="Times New Roman" w:hAnsi="Times New Roman"/>
            <w:noProof/>
          </w:rPr>
          <w:t>FPGA</w:t>
        </w:r>
        <w:r w:rsidR="000C5616" w:rsidRPr="00561ECE">
          <w:rPr>
            <w:rStyle w:val="af1"/>
            <w:rFonts w:ascii="Times New Roman" w:hAnsi="Times New Roman" w:hint="eastAsia"/>
            <w:noProof/>
          </w:rPr>
          <w:t>支持</w:t>
        </w:r>
        <w:r w:rsidR="000C5616" w:rsidRPr="00561ECE">
          <w:rPr>
            <w:rStyle w:val="af1"/>
            <w:rFonts w:ascii="Times New Roman" w:hAnsi="Times New Roman"/>
            <w:noProof/>
          </w:rPr>
          <w:t>IP</w:t>
        </w:r>
        <w:r w:rsidR="000C5616" w:rsidRPr="00561ECE">
          <w:rPr>
            <w:rStyle w:val="af1"/>
            <w:rFonts w:ascii="Times New Roman" w:hAnsi="Times New Roman" w:hint="eastAsia"/>
            <w:noProof/>
          </w:rPr>
          <w:t>核</w:t>
        </w:r>
        <w:r w:rsidR="000C5616">
          <w:rPr>
            <w:noProof/>
            <w:webHidden/>
          </w:rPr>
          <w:tab/>
        </w:r>
        <w:r w:rsidR="000976FA">
          <w:rPr>
            <w:noProof/>
            <w:webHidden/>
          </w:rPr>
          <w:fldChar w:fldCharType="begin"/>
        </w:r>
        <w:r w:rsidR="000C5616">
          <w:rPr>
            <w:noProof/>
            <w:webHidden/>
          </w:rPr>
          <w:instrText xml:space="preserve"> PAGEREF _Toc517706904 \h </w:instrText>
        </w:r>
        <w:r w:rsidR="000976FA">
          <w:rPr>
            <w:noProof/>
            <w:webHidden/>
          </w:rPr>
        </w:r>
        <w:r w:rsidR="000976FA">
          <w:rPr>
            <w:noProof/>
            <w:webHidden/>
          </w:rPr>
          <w:fldChar w:fldCharType="separate"/>
        </w:r>
        <w:r w:rsidR="000C5616">
          <w:rPr>
            <w:noProof/>
            <w:webHidden/>
          </w:rPr>
          <w:t>16</w:t>
        </w:r>
        <w:r w:rsidR="000976FA">
          <w:rPr>
            <w:noProof/>
            <w:webHidden/>
          </w:rPr>
          <w:fldChar w:fldCharType="end"/>
        </w:r>
      </w:hyperlink>
    </w:p>
    <w:p w:rsidR="000C5616" w:rsidRDefault="00467BD0">
      <w:pPr>
        <w:pStyle w:val="10"/>
        <w:rPr>
          <w:rFonts w:asciiTheme="minorHAnsi" w:eastAsiaTheme="minorEastAsia" w:hAnsiTheme="minorHAnsi" w:cstheme="minorBidi"/>
          <w:noProof/>
          <w:kern w:val="2"/>
          <w:szCs w:val="22"/>
        </w:rPr>
      </w:pPr>
      <w:hyperlink w:anchor="_Toc517706905" w:history="1">
        <w:r w:rsidR="000C5616" w:rsidRPr="00561ECE">
          <w:rPr>
            <w:rStyle w:val="af1"/>
            <w:rFonts w:ascii="黑体" w:eastAsia="黑体" w:hAnsi="Times New Roman" w:hint="eastAsia"/>
            <w:noProof/>
          </w:rPr>
          <w:t>表7</w:t>
        </w:r>
        <w:r w:rsidR="000C5616" w:rsidRPr="00561ECE">
          <w:rPr>
            <w:rStyle w:val="af1"/>
            <w:rFonts w:ascii="Times New Roman" w:hAnsi="Times New Roman"/>
            <w:noProof/>
          </w:rPr>
          <w:t xml:space="preserve"> 1588</w:t>
        </w:r>
        <w:r w:rsidR="000C5616" w:rsidRPr="00561ECE">
          <w:rPr>
            <w:rStyle w:val="af1"/>
            <w:rFonts w:ascii="Times New Roman" w:hAnsi="Times New Roman" w:hint="eastAsia"/>
            <w:noProof/>
          </w:rPr>
          <w:t>时钟模块需求</w:t>
        </w:r>
        <w:r w:rsidR="000C5616" w:rsidRPr="00561ECE">
          <w:rPr>
            <w:rStyle w:val="af1"/>
            <w:rFonts w:ascii="Times New Roman" w:hAnsi="Times New Roman"/>
            <w:noProof/>
          </w:rPr>
          <w:t>list</w:t>
        </w:r>
        <w:r w:rsidR="000C5616">
          <w:rPr>
            <w:noProof/>
            <w:webHidden/>
          </w:rPr>
          <w:tab/>
        </w:r>
        <w:r w:rsidR="000976FA">
          <w:rPr>
            <w:noProof/>
            <w:webHidden/>
          </w:rPr>
          <w:fldChar w:fldCharType="begin"/>
        </w:r>
        <w:r w:rsidR="000C5616">
          <w:rPr>
            <w:noProof/>
            <w:webHidden/>
          </w:rPr>
          <w:instrText xml:space="preserve"> PAGEREF _Toc517706905 \h </w:instrText>
        </w:r>
        <w:r w:rsidR="000976FA">
          <w:rPr>
            <w:noProof/>
            <w:webHidden/>
          </w:rPr>
        </w:r>
        <w:r w:rsidR="000976FA">
          <w:rPr>
            <w:noProof/>
            <w:webHidden/>
          </w:rPr>
          <w:fldChar w:fldCharType="separate"/>
        </w:r>
        <w:r w:rsidR="000C5616">
          <w:rPr>
            <w:noProof/>
            <w:webHidden/>
          </w:rPr>
          <w:t>16</w:t>
        </w:r>
        <w:r w:rsidR="000976FA">
          <w:rPr>
            <w:noProof/>
            <w:webHidden/>
          </w:rPr>
          <w:fldChar w:fldCharType="end"/>
        </w:r>
      </w:hyperlink>
    </w:p>
    <w:p w:rsidR="000C5616" w:rsidRDefault="00467BD0">
      <w:pPr>
        <w:pStyle w:val="10"/>
        <w:rPr>
          <w:rFonts w:asciiTheme="minorHAnsi" w:eastAsiaTheme="minorEastAsia" w:hAnsiTheme="minorHAnsi" w:cstheme="minorBidi"/>
          <w:noProof/>
          <w:kern w:val="2"/>
          <w:szCs w:val="22"/>
        </w:rPr>
      </w:pPr>
      <w:hyperlink w:anchor="_Toc517706906" w:history="1">
        <w:r w:rsidR="000C5616" w:rsidRPr="00561ECE">
          <w:rPr>
            <w:rStyle w:val="af1"/>
            <w:rFonts w:ascii="黑体" w:eastAsia="黑体" w:hAnsi="Times New Roman" w:hint="eastAsia"/>
            <w:noProof/>
          </w:rPr>
          <w:t>表8</w:t>
        </w:r>
        <w:r w:rsidR="000C5616" w:rsidRPr="00561ECE">
          <w:rPr>
            <w:rStyle w:val="af1"/>
            <w:rFonts w:ascii="Times New Roman" w:hAnsi="Times New Roman" w:hint="eastAsia"/>
            <w:noProof/>
          </w:rPr>
          <w:t>各家方案对比</w:t>
        </w:r>
        <w:r w:rsidR="000C5616">
          <w:rPr>
            <w:noProof/>
            <w:webHidden/>
          </w:rPr>
          <w:tab/>
        </w:r>
        <w:r w:rsidR="000976FA">
          <w:rPr>
            <w:noProof/>
            <w:webHidden/>
          </w:rPr>
          <w:fldChar w:fldCharType="begin"/>
        </w:r>
        <w:r w:rsidR="000C5616">
          <w:rPr>
            <w:noProof/>
            <w:webHidden/>
          </w:rPr>
          <w:instrText xml:space="preserve"> PAGEREF _Toc517706906 \h </w:instrText>
        </w:r>
        <w:r w:rsidR="000976FA">
          <w:rPr>
            <w:noProof/>
            <w:webHidden/>
          </w:rPr>
        </w:r>
        <w:r w:rsidR="000976FA">
          <w:rPr>
            <w:noProof/>
            <w:webHidden/>
          </w:rPr>
          <w:fldChar w:fldCharType="separate"/>
        </w:r>
        <w:r w:rsidR="000C5616">
          <w:rPr>
            <w:noProof/>
            <w:webHidden/>
          </w:rPr>
          <w:t>17</w:t>
        </w:r>
        <w:r w:rsidR="000976FA">
          <w:rPr>
            <w:noProof/>
            <w:webHidden/>
          </w:rPr>
          <w:fldChar w:fldCharType="end"/>
        </w:r>
      </w:hyperlink>
    </w:p>
    <w:p w:rsidR="000C5616" w:rsidRDefault="00467BD0">
      <w:pPr>
        <w:pStyle w:val="10"/>
        <w:rPr>
          <w:rFonts w:asciiTheme="minorHAnsi" w:eastAsiaTheme="minorEastAsia" w:hAnsiTheme="minorHAnsi" w:cstheme="minorBidi"/>
          <w:noProof/>
          <w:kern w:val="2"/>
          <w:szCs w:val="22"/>
        </w:rPr>
      </w:pPr>
      <w:hyperlink w:anchor="_Toc517706907" w:history="1">
        <w:r w:rsidR="000C5616" w:rsidRPr="00561ECE">
          <w:rPr>
            <w:rStyle w:val="af1"/>
            <w:rFonts w:ascii="黑体" w:eastAsia="黑体" w:hAnsi="Times New Roman" w:hint="eastAsia"/>
            <w:noProof/>
          </w:rPr>
          <w:t>表9</w:t>
        </w:r>
        <w:r w:rsidR="000C5616" w:rsidRPr="00561ECE">
          <w:rPr>
            <w:rStyle w:val="af1"/>
            <w:rFonts w:ascii="Times New Roman" w:hAnsi="Times New Roman" w:hint="eastAsia"/>
            <w:noProof/>
          </w:rPr>
          <w:t>平台功耗列表</w:t>
        </w:r>
        <w:r w:rsidR="000C5616">
          <w:rPr>
            <w:noProof/>
            <w:webHidden/>
          </w:rPr>
          <w:tab/>
        </w:r>
        <w:r w:rsidR="000976FA">
          <w:rPr>
            <w:noProof/>
            <w:webHidden/>
          </w:rPr>
          <w:fldChar w:fldCharType="begin"/>
        </w:r>
        <w:r w:rsidR="000C5616">
          <w:rPr>
            <w:noProof/>
            <w:webHidden/>
          </w:rPr>
          <w:instrText xml:space="preserve"> PAGEREF _Toc517706907 \h </w:instrText>
        </w:r>
        <w:r w:rsidR="000976FA">
          <w:rPr>
            <w:noProof/>
            <w:webHidden/>
          </w:rPr>
        </w:r>
        <w:r w:rsidR="000976FA">
          <w:rPr>
            <w:noProof/>
            <w:webHidden/>
          </w:rPr>
          <w:fldChar w:fldCharType="separate"/>
        </w:r>
        <w:r w:rsidR="000C5616">
          <w:rPr>
            <w:noProof/>
            <w:webHidden/>
          </w:rPr>
          <w:t>18</w:t>
        </w:r>
        <w:r w:rsidR="000976FA">
          <w:rPr>
            <w:noProof/>
            <w:webHidden/>
          </w:rPr>
          <w:fldChar w:fldCharType="end"/>
        </w:r>
      </w:hyperlink>
    </w:p>
    <w:p w:rsidR="00FE5AD5" w:rsidRDefault="000976FA" w:rsidP="00FE5AD5">
      <w:pPr>
        <w:pStyle w:val="afa"/>
        <w:pageBreakBefore w:val="0"/>
        <w:rPr>
          <w:rFonts w:ascii="Times New Roman" w:cs="Times New Roman"/>
        </w:rPr>
      </w:pPr>
      <w:r w:rsidRPr="00132A46">
        <w:rPr>
          <w:rFonts w:ascii="Times New Roman" w:cs="Times New Roman"/>
        </w:rPr>
        <w:fldChar w:fldCharType="end"/>
      </w:r>
    </w:p>
    <w:p w:rsidR="00FE5AD5" w:rsidRDefault="00FE5AD5" w:rsidP="00FE5AD5">
      <w:pPr>
        <w:pStyle w:val="afa"/>
        <w:pageBreakBefore w:val="0"/>
        <w:rPr>
          <w:rFonts w:ascii="Times New Roman" w:cs="Times New Roman"/>
        </w:rPr>
      </w:pPr>
    </w:p>
    <w:p w:rsidR="00FE5AD5" w:rsidRDefault="00FE5AD5" w:rsidP="00FE5AD5">
      <w:pPr>
        <w:pStyle w:val="afa"/>
        <w:pageBreakBefore w:val="0"/>
        <w:rPr>
          <w:rFonts w:ascii="Times New Roman" w:cs="Times New Roman"/>
        </w:rPr>
      </w:pPr>
    </w:p>
    <w:p w:rsidR="00FE5AD5" w:rsidRDefault="00FE5AD5" w:rsidP="00FE5AD5">
      <w:pPr>
        <w:pStyle w:val="afa"/>
        <w:pageBreakBefore w:val="0"/>
        <w:rPr>
          <w:rFonts w:ascii="Times New Roman" w:cs="Times New Roman"/>
        </w:rPr>
      </w:pPr>
    </w:p>
    <w:p w:rsidR="00FE5AD5" w:rsidRDefault="00FE5AD5" w:rsidP="00FE5AD5">
      <w:pPr>
        <w:pStyle w:val="afa"/>
        <w:pageBreakBefore w:val="0"/>
        <w:rPr>
          <w:rFonts w:ascii="Times New Roman" w:cs="Times New Roman"/>
        </w:rPr>
      </w:pPr>
    </w:p>
    <w:p w:rsidR="00FE5AD5" w:rsidRDefault="00FE5AD5" w:rsidP="00FE5AD5">
      <w:pPr>
        <w:pStyle w:val="afa"/>
        <w:pageBreakBefore w:val="0"/>
        <w:rPr>
          <w:rFonts w:ascii="Times New Roman" w:cs="Times New Roman"/>
        </w:rPr>
      </w:pPr>
    </w:p>
    <w:p w:rsidR="00FE5AD5" w:rsidRDefault="00FE5AD5" w:rsidP="00FE5AD5">
      <w:pPr>
        <w:pStyle w:val="afa"/>
        <w:pageBreakBefore w:val="0"/>
        <w:rPr>
          <w:rFonts w:ascii="Times New Roman" w:cs="Times New Roman"/>
        </w:rPr>
      </w:pPr>
    </w:p>
    <w:p w:rsidR="00FE5AD5" w:rsidRDefault="00FE5AD5" w:rsidP="00FE5AD5">
      <w:pPr>
        <w:pStyle w:val="afa"/>
        <w:pageBreakBefore w:val="0"/>
        <w:rPr>
          <w:rFonts w:ascii="Times New Roman" w:cs="Times New Roman"/>
        </w:rPr>
      </w:pPr>
    </w:p>
    <w:p w:rsidR="00FE5AD5" w:rsidRDefault="00FE5AD5" w:rsidP="00FE5AD5">
      <w:pPr>
        <w:pStyle w:val="afa"/>
        <w:pageBreakBefore w:val="0"/>
        <w:rPr>
          <w:rFonts w:ascii="Times New Roman" w:cs="Times New Roman"/>
        </w:rPr>
      </w:pPr>
    </w:p>
    <w:p w:rsidR="00FE5AD5" w:rsidRDefault="00FE5AD5" w:rsidP="00FE5AD5">
      <w:pPr>
        <w:pStyle w:val="afa"/>
        <w:pageBreakBefore w:val="0"/>
        <w:rPr>
          <w:rFonts w:ascii="Times New Roman" w:cs="Times New Roman"/>
        </w:rPr>
      </w:pPr>
    </w:p>
    <w:p w:rsidR="004B1E92" w:rsidRDefault="004B1E92" w:rsidP="00FE5AD5">
      <w:pPr>
        <w:pStyle w:val="afa"/>
        <w:pageBreakBefore w:val="0"/>
        <w:rPr>
          <w:rFonts w:ascii="Times New Roman" w:cs="Times New Roman"/>
        </w:rPr>
      </w:pPr>
    </w:p>
    <w:p w:rsidR="00FE5AD5" w:rsidRPr="00132A46" w:rsidRDefault="00FE5AD5" w:rsidP="00FE5AD5">
      <w:pPr>
        <w:pStyle w:val="afa"/>
        <w:pageBreakBefore w:val="0"/>
        <w:rPr>
          <w:rFonts w:ascii="Times New Roman"/>
        </w:rPr>
      </w:pPr>
    </w:p>
    <w:p w:rsidR="004955E1" w:rsidRPr="00132A46" w:rsidRDefault="00916937">
      <w:pPr>
        <w:pStyle w:val="af9"/>
        <w:rPr>
          <w:rFonts w:ascii="Times New Roman" w:hAnsi="Times New Roman"/>
        </w:rPr>
      </w:pPr>
      <w:r w:rsidRPr="00132A46">
        <w:rPr>
          <w:rFonts w:ascii="Times New Roman" w:hAnsi="Times New Roman"/>
        </w:rPr>
        <w:lastRenderedPageBreak/>
        <w:t>单板总体设计方案</w:t>
      </w:r>
    </w:p>
    <w:p w:rsidR="004955E1" w:rsidRPr="00132A46" w:rsidRDefault="00916937">
      <w:pPr>
        <w:pStyle w:val="af8"/>
        <w:rPr>
          <w:b w:val="0"/>
        </w:rPr>
      </w:pPr>
      <w:r w:rsidRPr="00132A46">
        <w:t>关键词：</w:t>
      </w:r>
      <w:r w:rsidR="00420C1C" w:rsidRPr="00132A46">
        <w:rPr>
          <w:b w:val="0"/>
        </w:rPr>
        <w:t>通用平台</w:t>
      </w:r>
      <w:r w:rsidR="00997878" w:rsidRPr="00132A46">
        <w:rPr>
          <w:b w:val="0"/>
        </w:rPr>
        <w:t>，硬件，总体方案</w:t>
      </w:r>
      <w:r w:rsidRPr="00132A46">
        <w:rPr>
          <w:b w:val="0"/>
        </w:rPr>
        <w:t>。</w:t>
      </w:r>
    </w:p>
    <w:p w:rsidR="004955E1" w:rsidRPr="00132A46" w:rsidRDefault="00916937">
      <w:pPr>
        <w:pStyle w:val="af7"/>
        <w:rPr>
          <w:b w:val="0"/>
        </w:rPr>
      </w:pPr>
      <w:r w:rsidRPr="00132A46">
        <w:t>摘要：</w:t>
      </w:r>
      <w:r w:rsidR="00997878" w:rsidRPr="00132A46">
        <w:rPr>
          <w:b w:val="0"/>
        </w:rPr>
        <w:t>本文在基于硬件需求前提下，描述了单板的总体方案设计，本文涉及项目背景、硬件</w:t>
      </w:r>
      <w:r w:rsidR="00FE7D06" w:rsidRPr="00132A46">
        <w:rPr>
          <w:b w:val="0"/>
        </w:rPr>
        <w:t>总体实现方式、关键技术点、六性分析以及初步结构设计，</w:t>
      </w:r>
      <w:proofErr w:type="gramStart"/>
      <w:r w:rsidR="00FE7D06" w:rsidRPr="00132A46">
        <w:rPr>
          <w:b w:val="0"/>
        </w:rPr>
        <w:t>鉴于本</w:t>
      </w:r>
      <w:proofErr w:type="gramEnd"/>
      <w:r w:rsidR="00FE7D06" w:rsidRPr="00132A46">
        <w:rPr>
          <w:b w:val="0"/>
        </w:rPr>
        <w:t>阶段为</w:t>
      </w:r>
      <w:r w:rsidR="00997878" w:rsidRPr="00132A46">
        <w:rPr>
          <w:b w:val="0"/>
        </w:rPr>
        <w:t>总体方案评审，不涉及具体方案设计。</w:t>
      </w:r>
    </w:p>
    <w:p w:rsidR="004955E1" w:rsidRPr="00132A46" w:rsidRDefault="00916937">
      <w:pPr>
        <w:pStyle w:val="1"/>
        <w:numPr>
          <w:ilvl w:val="0"/>
          <w:numId w:val="0"/>
        </w:numPr>
        <w:ind w:left="426"/>
        <w:rPr>
          <w:rFonts w:ascii="Times New Roman" w:hAnsi="Times New Roman"/>
          <w:sz w:val="18"/>
        </w:rPr>
      </w:pPr>
      <w:bookmarkStart w:id="3" w:name="_Toc517945830"/>
      <w:r w:rsidRPr="00132A46">
        <w:rPr>
          <w:rFonts w:ascii="Times New Roman" w:hAnsi="Times New Roman"/>
          <w:sz w:val="18"/>
        </w:rPr>
        <w:t>缩略语清单</w:t>
      </w:r>
      <w:bookmarkEnd w:id="3"/>
    </w:p>
    <w:p w:rsidR="004955E1" w:rsidRPr="00132A46" w:rsidRDefault="00916937">
      <w:r w:rsidRPr="00132A46">
        <w:t>对本文所用缩略语进行说明，要求提供每个缩略语的英文全名和中文解释。</w:t>
      </w:r>
    </w:p>
    <w:tbl>
      <w:tblPr>
        <w:tblW w:w="8934" w:type="dxa"/>
        <w:jc w:val="center"/>
        <w:tblLayout w:type="fixed"/>
        <w:tblCellMar>
          <w:left w:w="57" w:type="dxa"/>
          <w:right w:w="57" w:type="dxa"/>
        </w:tblCellMar>
        <w:tblLook w:val="04A0" w:firstRow="1" w:lastRow="0" w:firstColumn="1" w:lastColumn="0" w:noHBand="0" w:noVBand="1"/>
      </w:tblPr>
      <w:tblGrid>
        <w:gridCol w:w="2124"/>
        <w:gridCol w:w="3281"/>
        <w:gridCol w:w="3529"/>
      </w:tblGrid>
      <w:tr w:rsidR="004955E1" w:rsidRPr="00132A46">
        <w:trPr>
          <w:jc w:val="center"/>
        </w:trPr>
        <w:tc>
          <w:tcPr>
            <w:tcW w:w="2124" w:type="dxa"/>
            <w:tcBorders>
              <w:top w:val="single" w:sz="6" w:space="0" w:color="auto"/>
              <w:left w:val="single" w:sz="6" w:space="0" w:color="auto"/>
              <w:bottom w:val="single" w:sz="6" w:space="0" w:color="auto"/>
              <w:right w:val="single" w:sz="6" w:space="0" w:color="auto"/>
            </w:tcBorders>
          </w:tcPr>
          <w:p w:rsidR="004955E1" w:rsidRPr="00132A46" w:rsidRDefault="00916937">
            <w:pPr>
              <w:pStyle w:val="afb"/>
            </w:pPr>
            <w:r w:rsidRPr="00132A46">
              <w:t>缩略语</w:t>
            </w:r>
          </w:p>
        </w:tc>
        <w:tc>
          <w:tcPr>
            <w:tcW w:w="3281" w:type="dxa"/>
            <w:tcBorders>
              <w:top w:val="single" w:sz="6" w:space="0" w:color="auto"/>
              <w:left w:val="single" w:sz="6" w:space="0" w:color="auto"/>
              <w:bottom w:val="single" w:sz="6" w:space="0" w:color="auto"/>
              <w:right w:val="single" w:sz="6" w:space="0" w:color="auto"/>
            </w:tcBorders>
          </w:tcPr>
          <w:p w:rsidR="004955E1" w:rsidRPr="00132A46" w:rsidRDefault="00916937">
            <w:pPr>
              <w:pStyle w:val="afb"/>
            </w:pPr>
            <w:r w:rsidRPr="00132A46">
              <w:t>英文全名</w:t>
            </w:r>
          </w:p>
        </w:tc>
        <w:tc>
          <w:tcPr>
            <w:tcW w:w="3529" w:type="dxa"/>
            <w:tcBorders>
              <w:top w:val="single" w:sz="6" w:space="0" w:color="auto"/>
              <w:left w:val="single" w:sz="6" w:space="0" w:color="auto"/>
              <w:bottom w:val="single" w:sz="6" w:space="0" w:color="auto"/>
              <w:right w:val="single" w:sz="6" w:space="0" w:color="auto"/>
            </w:tcBorders>
          </w:tcPr>
          <w:p w:rsidR="004955E1" w:rsidRPr="00132A46" w:rsidRDefault="00916937">
            <w:pPr>
              <w:pStyle w:val="afb"/>
            </w:pPr>
            <w:r w:rsidRPr="00132A46">
              <w:t>中文解释</w:t>
            </w:r>
          </w:p>
        </w:tc>
      </w:tr>
      <w:tr w:rsidR="004955E1" w:rsidRPr="00132A46">
        <w:trPr>
          <w:jc w:val="center"/>
        </w:trPr>
        <w:tc>
          <w:tcPr>
            <w:tcW w:w="2124" w:type="dxa"/>
            <w:tcBorders>
              <w:top w:val="single" w:sz="6" w:space="0" w:color="auto"/>
              <w:left w:val="single" w:sz="6" w:space="0" w:color="auto"/>
              <w:bottom w:val="single" w:sz="6" w:space="0" w:color="auto"/>
              <w:right w:val="single" w:sz="6" w:space="0" w:color="auto"/>
            </w:tcBorders>
          </w:tcPr>
          <w:p w:rsidR="004955E1" w:rsidRPr="00132A46" w:rsidRDefault="00916937">
            <w:pPr>
              <w:pStyle w:val="Char6"/>
              <w:rPr>
                <w:rFonts w:ascii="Times New Roman" w:hAnsi="Times New Roman"/>
              </w:rPr>
            </w:pPr>
            <w:r w:rsidRPr="00132A46">
              <w:rPr>
                <w:rFonts w:ascii="Times New Roman" w:hAnsi="Times New Roman"/>
              </w:rPr>
              <w:t>PSU</w:t>
            </w:r>
          </w:p>
        </w:tc>
        <w:tc>
          <w:tcPr>
            <w:tcW w:w="3281" w:type="dxa"/>
            <w:tcBorders>
              <w:top w:val="single" w:sz="6" w:space="0" w:color="auto"/>
              <w:left w:val="single" w:sz="6" w:space="0" w:color="auto"/>
              <w:bottom w:val="single" w:sz="6" w:space="0" w:color="auto"/>
              <w:right w:val="single" w:sz="6" w:space="0" w:color="auto"/>
            </w:tcBorders>
          </w:tcPr>
          <w:p w:rsidR="004955E1" w:rsidRPr="00132A46" w:rsidRDefault="00916937">
            <w:pPr>
              <w:pStyle w:val="Char6"/>
              <w:rPr>
                <w:rFonts w:ascii="Times New Roman" w:hAnsi="Times New Roman"/>
              </w:rPr>
            </w:pPr>
            <w:r w:rsidRPr="00132A46">
              <w:rPr>
                <w:rFonts w:ascii="Times New Roman" w:hAnsi="Times New Roman"/>
              </w:rPr>
              <w:t>Power Supply Unit</w:t>
            </w:r>
          </w:p>
        </w:tc>
        <w:tc>
          <w:tcPr>
            <w:tcW w:w="3529" w:type="dxa"/>
            <w:tcBorders>
              <w:top w:val="single" w:sz="6" w:space="0" w:color="auto"/>
              <w:left w:val="single" w:sz="6" w:space="0" w:color="auto"/>
              <w:bottom w:val="single" w:sz="6" w:space="0" w:color="auto"/>
              <w:right w:val="single" w:sz="6" w:space="0" w:color="auto"/>
            </w:tcBorders>
          </w:tcPr>
          <w:p w:rsidR="004955E1" w:rsidRPr="00132A46" w:rsidRDefault="00916937">
            <w:pPr>
              <w:pStyle w:val="Char6"/>
              <w:rPr>
                <w:rFonts w:ascii="Times New Roman" w:hAnsi="Times New Roman"/>
              </w:rPr>
            </w:pPr>
            <w:r w:rsidRPr="00132A46">
              <w:rPr>
                <w:rFonts w:ascii="Times New Roman" w:hAnsi="Times New Roman"/>
              </w:rPr>
              <w:t>供电模块</w:t>
            </w:r>
          </w:p>
        </w:tc>
      </w:tr>
      <w:tr w:rsidR="004955E1" w:rsidRPr="00132A46">
        <w:trPr>
          <w:jc w:val="center"/>
        </w:trPr>
        <w:tc>
          <w:tcPr>
            <w:tcW w:w="2124" w:type="dxa"/>
            <w:tcBorders>
              <w:top w:val="single" w:sz="6" w:space="0" w:color="auto"/>
              <w:left w:val="single" w:sz="6" w:space="0" w:color="auto"/>
              <w:bottom w:val="single" w:sz="6" w:space="0" w:color="auto"/>
              <w:right w:val="single" w:sz="6" w:space="0" w:color="auto"/>
            </w:tcBorders>
          </w:tcPr>
          <w:p w:rsidR="004955E1" w:rsidRPr="00132A46" w:rsidRDefault="00916937">
            <w:pPr>
              <w:pStyle w:val="Char6"/>
              <w:rPr>
                <w:rFonts w:ascii="Times New Roman" w:hAnsi="Times New Roman"/>
              </w:rPr>
            </w:pPr>
            <w:proofErr w:type="spellStart"/>
            <w:r w:rsidRPr="00132A46">
              <w:rPr>
                <w:rFonts w:ascii="Times New Roman" w:hAnsi="Times New Roman"/>
              </w:rPr>
              <w:t>vBBU</w:t>
            </w:r>
            <w:proofErr w:type="spellEnd"/>
          </w:p>
        </w:tc>
        <w:tc>
          <w:tcPr>
            <w:tcW w:w="3281" w:type="dxa"/>
            <w:tcBorders>
              <w:top w:val="single" w:sz="6" w:space="0" w:color="auto"/>
              <w:left w:val="single" w:sz="6" w:space="0" w:color="auto"/>
              <w:bottom w:val="single" w:sz="6" w:space="0" w:color="auto"/>
              <w:right w:val="single" w:sz="6" w:space="0" w:color="auto"/>
            </w:tcBorders>
          </w:tcPr>
          <w:p w:rsidR="004955E1" w:rsidRPr="00132A46" w:rsidRDefault="00916937">
            <w:pPr>
              <w:pStyle w:val="Char6"/>
              <w:rPr>
                <w:rFonts w:ascii="Times New Roman" w:hAnsi="Times New Roman"/>
              </w:rPr>
            </w:pPr>
            <w:proofErr w:type="spellStart"/>
            <w:r w:rsidRPr="00132A46">
              <w:rPr>
                <w:rFonts w:ascii="Times New Roman" w:hAnsi="Times New Roman"/>
              </w:rPr>
              <w:t>Vitual</w:t>
            </w:r>
            <w:proofErr w:type="spellEnd"/>
            <w:r w:rsidRPr="00132A46">
              <w:rPr>
                <w:rFonts w:ascii="Times New Roman" w:hAnsi="Times New Roman"/>
              </w:rPr>
              <w:t xml:space="preserve"> Building Base band Unit</w:t>
            </w:r>
          </w:p>
        </w:tc>
        <w:tc>
          <w:tcPr>
            <w:tcW w:w="3529" w:type="dxa"/>
            <w:tcBorders>
              <w:top w:val="single" w:sz="6" w:space="0" w:color="auto"/>
              <w:left w:val="single" w:sz="6" w:space="0" w:color="auto"/>
              <w:bottom w:val="single" w:sz="6" w:space="0" w:color="auto"/>
              <w:right w:val="single" w:sz="6" w:space="0" w:color="auto"/>
            </w:tcBorders>
          </w:tcPr>
          <w:p w:rsidR="004955E1" w:rsidRPr="00132A46" w:rsidRDefault="00916937">
            <w:pPr>
              <w:pStyle w:val="Char6"/>
              <w:rPr>
                <w:rFonts w:ascii="Times New Roman" w:hAnsi="Times New Roman"/>
              </w:rPr>
            </w:pPr>
            <w:r w:rsidRPr="00132A46">
              <w:rPr>
                <w:rFonts w:ascii="Times New Roman" w:hAnsi="Times New Roman"/>
              </w:rPr>
              <w:t>基带处理单元</w:t>
            </w:r>
          </w:p>
        </w:tc>
      </w:tr>
      <w:tr w:rsidR="004955E1" w:rsidRPr="00132A46">
        <w:trPr>
          <w:jc w:val="center"/>
        </w:trPr>
        <w:tc>
          <w:tcPr>
            <w:tcW w:w="2124" w:type="dxa"/>
            <w:tcBorders>
              <w:top w:val="single" w:sz="6" w:space="0" w:color="auto"/>
              <w:left w:val="single" w:sz="6" w:space="0" w:color="auto"/>
              <w:bottom w:val="single" w:sz="6" w:space="0" w:color="auto"/>
              <w:right w:val="single" w:sz="6" w:space="0" w:color="auto"/>
            </w:tcBorders>
          </w:tcPr>
          <w:p w:rsidR="004955E1" w:rsidRPr="00132A46" w:rsidRDefault="00916937">
            <w:pPr>
              <w:pStyle w:val="Char6"/>
              <w:rPr>
                <w:rFonts w:ascii="Times New Roman" w:hAnsi="Times New Roman"/>
              </w:rPr>
            </w:pPr>
            <w:r w:rsidRPr="00132A46">
              <w:rPr>
                <w:rFonts w:ascii="Times New Roman" w:hAnsi="Times New Roman"/>
              </w:rPr>
              <w:t>VR</w:t>
            </w:r>
          </w:p>
        </w:tc>
        <w:tc>
          <w:tcPr>
            <w:tcW w:w="3281" w:type="dxa"/>
            <w:tcBorders>
              <w:top w:val="single" w:sz="6" w:space="0" w:color="auto"/>
              <w:left w:val="single" w:sz="6" w:space="0" w:color="auto"/>
              <w:bottom w:val="single" w:sz="6" w:space="0" w:color="auto"/>
              <w:right w:val="single" w:sz="6" w:space="0" w:color="auto"/>
            </w:tcBorders>
          </w:tcPr>
          <w:p w:rsidR="004955E1" w:rsidRPr="00132A46" w:rsidRDefault="00916937">
            <w:pPr>
              <w:pStyle w:val="Char6"/>
              <w:rPr>
                <w:rFonts w:ascii="Times New Roman" w:hAnsi="Times New Roman"/>
              </w:rPr>
            </w:pPr>
            <w:r w:rsidRPr="00132A46">
              <w:rPr>
                <w:rFonts w:ascii="Times New Roman" w:hAnsi="Times New Roman"/>
              </w:rPr>
              <w:t>Voltage regular</w:t>
            </w:r>
          </w:p>
        </w:tc>
        <w:tc>
          <w:tcPr>
            <w:tcW w:w="3529" w:type="dxa"/>
            <w:tcBorders>
              <w:top w:val="single" w:sz="6" w:space="0" w:color="auto"/>
              <w:left w:val="single" w:sz="6" w:space="0" w:color="auto"/>
              <w:bottom w:val="single" w:sz="6" w:space="0" w:color="auto"/>
              <w:right w:val="single" w:sz="6" w:space="0" w:color="auto"/>
            </w:tcBorders>
          </w:tcPr>
          <w:p w:rsidR="004955E1" w:rsidRPr="00132A46" w:rsidRDefault="00916937">
            <w:pPr>
              <w:pStyle w:val="Char6"/>
              <w:rPr>
                <w:rFonts w:ascii="Times New Roman" w:hAnsi="Times New Roman"/>
              </w:rPr>
            </w:pPr>
            <w:r w:rsidRPr="00132A46">
              <w:rPr>
                <w:rFonts w:ascii="Times New Roman" w:hAnsi="Times New Roman"/>
              </w:rPr>
              <w:t>电源转换芯片</w:t>
            </w:r>
          </w:p>
        </w:tc>
      </w:tr>
      <w:tr w:rsidR="004955E1" w:rsidRPr="00132A46">
        <w:trPr>
          <w:jc w:val="center"/>
        </w:trPr>
        <w:tc>
          <w:tcPr>
            <w:tcW w:w="2124" w:type="dxa"/>
            <w:tcBorders>
              <w:top w:val="single" w:sz="6" w:space="0" w:color="auto"/>
              <w:left w:val="single" w:sz="6" w:space="0" w:color="auto"/>
              <w:bottom w:val="single" w:sz="6" w:space="0" w:color="auto"/>
              <w:right w:val="single" w:sz="6" w:space="0" w:color="auto"/>
            </w:tcBorders>
          </w:tcPr>
          <w:p w:rsidR="004955E1" w:rsidRPr="00132A46" w:rsidRDefault="005E7894">
            <w:pPr>
              <w:pStyle w:val="Char6"/>
              <w:rPr>
                <w:rFonts w:ascii="Times New Roman" w:hAnsi="Times New Roman"/>
              </w:rPr>
            </w:pPr>
            <w:r w:rsidRPr="00132A46">
              <w:rPr>
                <w:rFonts w:ascii="Times New Roman" w:hAnsi="Times New Roman"/>
              </w:rPr>
              <w:t>OAM</w:t>
            </w:r>
          </w:p>
        </w:tc>
        <w:tc>
          <w:tcPr>
            <w:tcW w:w="3281" w:type="dxa"/>
            <w:tcBorders>
              <w:top w:val="single" w:sz="6" w:space="0" w:color="auto"/>
              <w:left w:val="single" w:sz="6" w:space="0" w:color="auto"/>
              <w:bottom w:val="single" w:sz="6" w:space="0" w:color="auto"/>
              <w:right w:val="single" w:sz="6" w:space="0" w:color="auto"/>
            </w:tcBorders>
          </w:tcPr>
          <w:p w:rsidR="004955E1" w:rsidRPr="00132A46" w:rsidRDefault="00916937">
            <w:pPr>
              <w:pStyle w:val="Char6"/>
              <w:rPr>
                <w:rFonts w:ascii="Times New Roman" w:hAnsi="Times New Roman"/>
              </w:rPr>
            </w:pPr>
            <w:r w:rsidRPr="00132A46">
              <w:rPr>
                <w:rFonts w:ascii="Times New Roman" w:hAnsi="Times New Roman"/>
              </w:rPr>
              <w:t xml:space="preserve">Operation and </w:t>
            </w:r>
            <w:proofErr w:type="spellStart"/>
            <w:r w:rsidRPr="00132A46">
              <w:rPr>
                <w:rFonts w:ascii="Times New Roman" w:hAnsi="Times New Roman"/>
              </w:rPr>
              <w:t>Maintence</w:t>
            </w:r>
            <w:proofErr w:type="spellEnd"/>
          </w:p>
        </w:tc>
        <w:tc>
          <w:tcPr>
            <w:tcW w:w="3529" w:type="dxa"/>
            <w:tcBorders>
              <w:top w:val="single" w:sz="6" w:space="0" w:color="auto"/>
              <w:left w:val="single" w:sz="6" w:space="0" w:color="auto"/>
              <w:bottom w:val="single" w:sz="6" w:space="0" w:color="auto"/>
              <w:right w:val="single" w:sz="6" w:space="0" w:color="auto"/>
            </w:tcBorders>
          </w:tcPr>
          <w:p w:rsidR="004955E1" w:rsidRPr="00132A46" w:rsidRDefault="00916937">
            <w:pPr>
              <w:pStyle w:val="Char6"/>
              <w:rPr>
                <w:rFonts w:ascii="Times New Roman" w:hAnsi="Times New Roman"/>
              </w:rPr>
            </w:pPr>
            <w:r w:rsidRPr="00132A46">
              <w:rPr>
                <w:rFonts w:ascii="Times New Roman" w:hAnsi="Times New Roman"/>
              </w:rPr>
              <w:t>操作维护管理</w:t>
            </w:r>
          </w:p>
        </w:tc>
      </w:tr>
      <w:tr w:rsidR="004955E1" w:rsidRPr="00132A46">
        <w:trPr>
          <w:jc w:val="center"/>
        </w:trPr>
        <w:tc>
          <w:tcPr>
            <w:tcW w:w="2124" w:type="dxa"/>
            <w:tcBorders>
              <w:top w:val="single" w:sz="6" w:space="0" w:color="auto"/>
              <w:left w:val="single" w:sz="6" w:space="0" w:color="auto"/>
              <w:bottom w:val="single" w:sz="6" w:space="0" w:color="auto"/>
              <w:right w:val="single" w:sz="6" w:space="0" w:color="auto"/>
            </w:tcBorders>
          </w:tcPr>
          <w:p w:rsidR="004955E1" w:rsidRPr="00132A46" w:rsidRDefault="00916937">
            <w:pPr>
              <w:pStyle w:val="Char6"/>
              <w:rPr>
                <w:rFonts w:ascii="Times New Roman" w:hAnsi="Times New Roman"/>
              </w:rPr>
            </w:pPr>
            <w:r w:rsidRPr="00132A46">
              <w:rPr>
                <w:rFonts w:ascii="Times New Roman" w:hAnsi="Times New Roman"/>
              </w:rPr>
              <w:t>RRU</w:t>
            </w:r>
          </w:p>
        </w:tc>
        <w:tc>
          <w:tcPr>
            <w:tcW w:w="3281" w:type="dxa"/>
            <w:tcBorders>
              <w:top w:val="single" w:sz="6" w:space="0" w:color="auto"/>
              <w:left w:val="single" w:sz="6" w:space="0" w:color="auto"/>
              <w:bottom w:val="single" w:sz="6" w:space="0" w:color="auto"/>
              <w:right w:val="single" w:sz="6" w:space="0" w:color="auto"/>
            </w:tcBorders>
          </w:tcPr>
          <w:p w:rsidR="004955E1" w:rsidRPr="00132A46" w:rsidRDefault="00916937">
            <w:pPr>
              <w:pStyle w:val="Char6"/>
              <w:rPr>
                <w:rFonts w:ascii="Times New Roman" w:hAnsi="Times New Roman"/>
              </w:rPr>
            </w:pPr>
            <w:r w:rsidRPr="00132A46">
              <w:rPr>
                <w:rFonts w:ascii="Times New Roman" w:hAnsi="Times New Roman"/>
              </w:rPr>
              <w:t>Radio Remote Unit</w:t>
            </w:r>
          </w:p>
        </w:tc>
        <w:tc>
          <w:tcPr>
            <w:tcW w:w="3529" w:type="dxa"/>
            <w:tcBorders>
              <w:top w:val="single" w:sz="6" w:space="0" w:color="auto"/>
              <w:left w:val="single" w:sz="6" w:space="0" w:color="auto"/>
              <w:bottom w:val="single" w:sz="6" w:space="0" w:color="auto"/>
              <w:right w:val="single" w:sz="6" w:space="0" w:color="auto"/>
            </w:tcBorders>
          </w:tcPr>
          <w:p w:rsidR="004955E1" w:rsidRPr="00132A46" w:rsidRDefault="00916937">
            <w:pPr>
              <w:pStyle w:val="Char6"/>
              <w:rPr>
                <w:rFonts w:ascii="Times New Roman" w:hAnsi="Times New Roman"/>
              </w:rPr>
            </w:pPr>
            <w:r w:rsidRPr="00132A46">
              <w:rPr>
                <w:rFonts w:ascii="Times New Roman" w:hAnsi="Times New Roman"/>
              </w:rPr>
              <w:t>远端射频模块</w:t>
            </w:r>
          </w:p>
        </w:tc>
      </w:tr>
      <w:tr w:rsidR="004955E1" w:rsidRPr="00132A46">
        <w:trPr>
          <w:jc w:val="center"/>
        </w:trPr>
        <w:tc>
          <w:tcPr>
            <w:tcW w:w="2124" w:type="dxa"/>
            <w:tcBorders>
              <w:top w:val="single" w:sz="6" w:space="0" w:color="auto"/>
              <w:left w:val="single" w:sz="6" w:space="0" w:color="auto"/>
              <w:bottom w:val="single" w:sz="6" w:space="0" w:color="auto"/>
              <w:right w:val="single" w:sz="6" w:space="0" w:color="auto"/>
            </w:tcBorders>
          </w:tcPr>
          <w:p w:rsidR="004955E1" w:rsidRPr="00132A46" w:rsidRDefault="00916937">
            <w:pPr>
              <w:pStyle w:val="Char6"/>
              <w:rPr>
                <w:rFonts w:ascii="Times New Roman" w:hAnsi="Times New Roman"/>
              </w:rPr>
            </w:pPr>
            <w:r w:rsidRPr="00132A46">
              <w:rPr>
                <w:rFonts w:ascii="Times New Roman" w:hAnsi="Times New Roman"/>
              </w:rPr>
              <w:t>CM</w:t>
            </w:r>
          </w:p>
        </w:tc>
        <w:tc>
          <w:tcPr>
            <w:tcW w:w="3281" w:type="dxa"/>
            <w:tcBorders>
              <w:top w:val="single" w:sz="6" w:space="0" w:color="auto"/>
              <w:left w:val="single" w:sz="6" w:space="0" w:color="auto"/>
              <w:bottom w:val="single" w:sz="6" w:space="0" w:color="auto"/>
              <w:right w:val="single" w:sz="6" w:space="0" w:color="auto"/>
            </w:tcBorders>
          </w:tcPr>
          <w:p w:rsidR="004955E1" w:rsidRPr="00132A46" w:rsidRDefault="00916937">
            <w:pPr>
              <w:pStyle w:val="Char6"/>
              <w:rPr>
                <w:rFonts w:ascii="Times New Roman" w:hAnsi="Times New Roman"/>
              </w:rPr>
            </w:pPr>
            <w:r w:rsidRPr="00132A46">
              <w:rPr>
                <w:rFonts w:ascii="Times New Roman" w:hAnsi="Times New Roman"/>
              </w:rPr>
              <w:t>Clock Module</w:t>
            </w:r>
          </w:p>
        </w:tc>
        <w:tc>
          <w:tcPr>
            <w:tcW w:w="3529" w:type="dxa"/>
            <w:tcBorders>
              <w:top w:val="single" w:sz="6" w:space="0" w:color="auto"/>
              <w:left w:val="single" w:sz="6" w:space="0" w:color="auto"/>
              <w:bottom w:val="single" w:sz="6" w:space="0" w:color="auto"/>
              <w:right w:val="single" w:sz="6" w:space="0" w:color="auto"/>
            </w:tcBorders>
          </w:tcPr>
          <w:p w:rsidR="004955E1" w:rsidRPr="00132A46" w:rsidRDefault="00916937">
            <w:pPr>
              <w:pStyle w:val="Char6"/>
              <w:rPr>
                <w:rFonts w:ascii="Times New Roman" w:hAnsi="Times New Roman"/>
              </w:rPr>
            </w:pPr>
            <w:r w:rsidRPr="00132A46">
              <w:rPr>
                <w:rFonts w:ascii="Times New Roman" w:hAnsi="Times New Roman"/>
              </w:rPr>
              <w:t>时钟模块</w:t>
            </w:r>
          </w:p>
        </w:tc>
      </w:tr>
      <w:tr w:rsidR="004955E1" w:rsidRPr="00132A46">
        <w:trPr>
          <w:jc w:val="center"/>
        </w:trPr>
        <w:tc>
          <w:tcPr>
            <w:tcW w:w="2124" w:type="dxa"/>
            <w:tcBorders>
              <w:top w:val="single" w:sz="6" w:space="0" w:color="auto"/>
              <w:left w:val="single" w:sz="6" w:space="0" w:color="auto"/>
              <w:bottom w:val="single" w:sz="6" w:space="0" w:color="auto"/>
              <w:right w:val="single" w:sz="6" w:space="0" w:color="auto"/>
            </w:tcBorders>
          </w:tcPr>
          <w:p w:rsidR="004955E1" w:rsidRPr="00132A46" w:rsidRDefault="00916937">
            <w:pPr>
              <w:pStyle w:val="Char6"/>
              <w:rPr>
                <w:rFonts w:ascii="Times New Roman" w:hAnsi="Times New Roman"/>
              </w:rPr>
            </w:pPr>
            <w:r w:rsidRPr="00132A46">
              <w:rPr>
                <w:rFonts w:ascii="Times New Roman" w:hAnsi="Times New Roman"/>
              </w:rPr>
              <w:t>LMT</w:t>
            </w:r>
          </w:p>
        </w:tc>
        <w:tc>
          <w:tcPr>
            <w:tcW w:w="3281" w:type="dxa"/>
            <w:tcBorders>
              <w:top w:val="single" w:sz="6" w:space="0" w:color="auto"/>
              <w:left w:val="single" w:sz="6" w:space="0" w:color="auto"/>
              <w:bottom w:val="single" w:sz="6" w:space="0" w:color="auto"/>
              <w:right w:val="single" w:sz="6" w:space="0" w:color="auto"/>
            </w:tcBorders>
          </w:tcPr>
          <w:p w:rsidR="004955E1" w:rsidRPr="00132A46" w:rsidRDefault="00916937">
            <w:pPr>
              <w:pStyle w:val="Char6"/>
              <w:rPr>
                <w:rFonts w:ascii="Times New Roman" w:hAnsi="Times New Roman"/>
              </w:rPr>
            </w:pPr>
            <w:r w:rsidRPr="00132A46">
              <w:rPr>
                <w:rFonts w:ascii="Times New Roman" w:hAnsi="Times New Roman"/>
              </w:rPr>
              <w:t>Local Maintenance Terminal</w:t>
            </w:r>
          </w:p>
        </w:tc>
        <w:tc>
          <w:tcPr>
            <w:tcW w:w="3529" w:type="dxa"/>
            <w:tcBorders>
              <w:top w:val="single" w:sz="6" w:space="0" w:color="auto"/>
              <w:left w:val="single" w:sz="6" w:space="0" w:color="auto"/>
              <w:bottom w:val="single" w:sz="6" w:space="0" w:color="auto"/>
              <w:right w:val="single" w:sz="6" w:space="0" w:color="auto"/>
            </w:tcBorders>
          </w:tcPr>
          <w:p w:rsidR="004955E1" w:rsidRPr="00132A46" w:rsidRDefault="00916937">
            <w:pPr>
              <w:pStyle w:val="Char6"/>
              <w:rPr>
                <w:rFonts w:ascii="Times New Roman" w:hAnsi="Times New Roman"/>
              </w:rPr>
            </w:pPr>
            <w:r w:rsidRPr="00132A46">
              <w:rPr>
                <w:rFonts w:ascii="Times New Roman" w:hAnsi="Times New Roman"/>
              </w:rPr>
              <w:t>本地维护终端</w:t>
            </w:r>
          </w:p>
        </w:tc>
      </w:tr>
      <w:tr w:rsidR="00997878" w:rsidRPr="00132A46">
        <w:trPr>
          <w:jc w:val="center"/>
        </w:trPr>
        <w:tc>
          <w:tcPr>
            <w:tcW w:w="2124" w:type="dxa"/>
            <w:tcBorders>
              <w:top w:val="single" w:sz="6" w:space="0" w:color="auto"/>
              <w:left w:val="single" w:sz="6" w:space="0" w:color="auto"/>
              <w:bottom w:val="single" w:sz="6" w:space="0" w:color="auto"/>
              <w:right w:val="single" w:sz="6" w:space="0" w:color="auto"/>
            </w:tcBorders>
          </w:tcPr>
          <w:p w:rsidR="00997878" w:rsidRPr="00132A46" w:rsidRDefault="00997878">
            <w:pPr>
              <w:pStyle w:val="Char6"/>
              <w:rPr>
                <w:rFonts w:ascii="Times New Roman" w:hAnsi="Times New Roman"/>
              </w:rPr>
            </w:pPr>
            <w:r w:rsidRPr="00132A46">
              <w:rPr>
                <w:rFonts w:ascii="Times New Roman" w:hAnsi="Times New Roman"/>
              </w:rPr>
              <w:t>CDU</w:t>
            </w:r>
          </w:p>
        </w:tc>
        <w:tc>
          <w:tcPr>
            <w:tcW w:w="3281" w:type="dxa"/>
            <w:tcBorders>
              <w:top w:val="single" w:sz="6" w:space="0" w:color="auto"/>
              <w:left w:val="single" w:sz="6" w:space="0" w:color="auto"/>
              <w:bottom w:val="single" w:sz="6" w:space="0" w:color="auto"/>
              <w:right w:val="single" w:sz="6" w:space="0" w:color="auto"/>
            </w:tcBorders>
          </w:tcPr>
          <w:p w:rsidR="00997878" w:rsidRPr="00132A46" w:rsidRDefault="00997878" w:rsidP="00997878">
            <w:pPr>
              <w:pStyle w:val="Char6"/>
              <w:rPr>
                <w:rFonts w:ascii="Times New Roman" w:hAnsi="Times New Roman"/>
              </w:rPr>
            </w:pPr>
            <w:r w:rsidRPr="00132A46">
              <w:rPr>
                <w:rFonts w:ascii="Times New Roman" w:hAnsi="Times New Roman"/>
              </w:rPr>
              <w:t>Clock Distribute Unit</w:t>
            </w:r>
          </w:p>
        </w:tc>
        <w:tc>
          <w:tcPr>
            <w:tcW w:w="3529" w:type="dxa"/>
            <w:tcBorders>
              <w:top w:val="single" w:sz="6" w:space="0" w:color="auto"/>
              <w:left w:val="single" w:sz="6" w:space="0" w:color="auto"/>
              <w:bottom w:val="single" w:sz="6" w:space="0" w:color="auto"/>
              <w:right w:val="single" w:sz="6" w:space="0" w:color="auto"/>
            </w:tcBorders>
          </w:tcPr>
          <w:p w:rsidR="00997878" w:rsidRPr="00132A46" w:rsidRDefault="00997878">
            <w:pPr>
              <w:pStyle w:val="Char6"/>
              <w:rPr>
                <w:rFonts w:ascii="Times New Roman" w:hAnsi="Times New Roman"/>
              </w:rPr>
            </w:pPr>
            <w:r w:rsidRPr="00132A46">
              <w:rPr>
                <w:rFonts w:ascii="Times New Roman" w:hAnsi="Times New Roman"/>
              </w:rPr>
              <w:t>全网时钟分发单元</w:t>
            </w:r>
          </w:p>
        </w:tc>
      </w:tr>
      <w:tr w:rsidR="00420C1C" w:rsidRPr="00132A46">
        <w:trPr>
          <w:jc w:val="center"/>
        </w:trPr>
        <w:tc>
          <w:tcPr>
            <w:tcW w:w="2124" w:type="dxa"/>
            <w:tcBorders>
              <w:top w:val="single" w:sz="6" w:space="0" w:color="auto"/>
              <w:left w:val="single" w:sz="6" w:space="0" w:color="auto"/>
              <w:bottom w:val="single" w:sz="6" w:space="0" w:color="auto"/>
              <w:right w:val="single" w:sz="6" w:space="0" w:color="auto"/>
            </w:tcBorders>
          </w:tcPr>
          <w:p w:rsidR="00420C1C" w:rsidRPr="00132A46" w:rsidRDefault="00420C1C">
            <w:pPr>
              <w:pStyle w:val="Char6"/>
              <w:rPr>
                <w:rFonts w:ascii="Times New Roman" w:hAnsi="Times New Roman"/>
              </w:rPr>
            </w:pPr>
            <w:r w:rsidRPr="00132A46">
              <w:rPr>
                <w:rFonts w:ascii="Times New Roman" w:hAnsi="Times New Roman"/>
              </w:rPr>
              <w:t>BMC</w:t>
            </w:r>
          </w:p>
        </w:tc>
        <w:tc>
          <w:tcPr>
            <w:tcW w:w="3281" w:type="dxa"/>
            <w:tcBorders>
              <w:top w:val="single" w:sz="6" w:space="0" w:color="auto"/>
              <w:left w:val="single" w:sz="6" w:space="0" w:color="auto"/>
              <w:bottom w:val="single" w:sz="6" w:space="0" w:color="auto"/>
              <w:right w:val="single" w:sz="6" w:space="0" w:color="auto"/>
            </w:tcBorders>
          </w:tcPr>
          <w:p w:rsidR="00420C1C" w:rsidRPr="00132A46" w:rsidRDefault="009D588A" w:rsidP="00997878">
            <w:pPr>
              <w:pStyle w:val="Char6"/>
              <w:rPr>
                <w:rFonts w:ascii="Times New Roman" w:hAnsi="Times New Roman"/>
              </w:rPr>
            </w:pPr>
            <w:r w:rsidRPr="00132A46">
              <w:rPr>
                <w:rFonts w:ascii="Times New Roman" w:hAnsi="Times New Roman"/>
              </w:rPr>
              <w:t>Baseboard Management Controller</w:t>
            </w:r>
          </w:p>
        </w:tc>
        <w:tc>
          <w:tcPr>
            <w:tcW w:w="3529" w:type="dxa"/>
            <w:tcBorders>
              <w:top w:val="single" w:sz="6" w:space="0" w:color="auto"/>
              <w:left w:val="single" w:sz="6" w:space="0" w:color="auto"/>
              <w:bottom w:val="single" w:sz="6" w:space="0" w:color="auto"/>
              <w:right w:val="single" w:sz="6" w:space="0" w:color="auto"/>
            </w:tcBorders>
          </w:tcPr>
          <w:p w:rsidR="00420C1C" w:rsidRPr="00132A46" w:rsidRDefault="009D588A">
            <w:pPr>
              <w:pStyle w:val="Char6"/>
              <w:rPr>
                <w:rFonts w:ascii="Times New Roman" w:hAnsi="Times New Roman"/>
              </w:rPr>
            </w:pPr>
            <w:r w:rsidRPr="00132A46">
              <w:rPr>
                <w:rFonts w:ascii="Times New Roman" w:hAnsi="Times New Roman"/>
              </w:rPr>
              <w:t>基板管理控制器</w:t>
            </w:r>
          </w:p>
        </w:tc>
      </w:tr>
      <w:tr w:rsidR="00420C1C" w:rsidRPr="00132A46">
        <w:trPr>
          <w:jc w:val="center"/>
        </w:trPr>
        <w:tc>
          <w:tcPr>
            <w:tcW w:w="2124" w:type="dxa"/>
            <w:tcBorders>
              <w:top w:val="single" w:sz="6" w:space="0" w:color="auto"/>
              <w:left w:val="single" w:sz="6" w:space="0" w:color="auto"/>
              <w:bottom w:val="single" w:sz="6" w:space="0" w:color="auto"/>
              <w:right w:val="single" w:sz="6" w:space="0" w:color="auto"/>
            </w:tcBorders>
          </w:tcPr>
          <w:p w:rsidR="00420C1C" w:rsidRPr="00132A46" w:rsidRDefault="00420C1C">
            <w:pPr>
              <w:pStyle w:val="Char6"/>
              <w:rPr>
                <w:rFonts w:ascii="Times New Roman" w:hAnsi="Times New Roman"/>
              </w:rPr>
            </w:pPr>
            <w:r w:rsidRPr="00132A46">
              <w:rPr>
                <w:rFonts w:ascii="Times New Roman" w:hAnsi="Times New Roman"/>
              </w:rPr>
              <w:t>CPU</w:t>
            </w:r>
          </w:p>
        </w:tc>
        <w:tc>
          <w:tcPr>
            <w:tcW w:w="3281" w:type="dxa"/>
            <w:tcBorders>
              <w:top w:val="single" w:sz="6" w:space="0" w:color="auto"/>
              <w:left w:val="single" w:sz="6" w:space="0" w:color="auto"/>
              <w:bottom w:val="single" w:sz="6" w:space="0" w:color="auto"/>
              <w:right w:val="single" w:sz="6" w:space="0" w:color="auto"/>
            </w:tcBorders>
          </w:tcPr>
          <w:p w:rsidR="00420C1C" w:rsidRPr="00132A46" w:rsidRDefault="009D588A" w:rsidP="00997878">
            <w:pPr>
              <w:pStyle w:val="Char6"/>
              <w:rPr>
                <w:rFonts w:ascii="Times New Roman" w:hAnsi="Times New Roman"/>
              </w:rPr>
            </w:pPr>
            <w:r w:rsidRPr="00132A46">
              <w:rPr>
                <w:rFonts w:ascii="Times New Roman" w:hAnsi="Times New Roman"/>
              </w:rPr>
              <w:t>Central Processing Unit</w:t>
            </w:r>
          </w:p>
        </w:tc>
        <w:tc>
          <w:tcPr>
            <w:tcW w:w="3529" w:type="dxa"/>
            <w:tcBorders>
              <w:top w:val="single" w:sz="6" w:space="0" w:color="auto"/>
              <w:left w:val="single" w:sz="6" w:space="0" w:color="auto"/>
              <w:bottom w:val="single" w:sz="6" w:space="0" w:color="auto"/>
              <w:right w:val="single" w:sz="6" w:space="0" w:color="auto"/>
            </w:tcBorders>
          </w:tcPr>
          <w:p w:rsidR="00420C1C" w:rsidRPr="00132A46" w:rsidRDefault="009D588A">
            <w:pPr>
              <w:pStyle w:val="Char6"/>
              <w:rPr>
                <w:rFonts w:ascii="Times New Roman" w:hAnsi="Times New Roman"/>
              </w:rPr>
            </w:pPr>
            <w:r w:rsidRPr="00132A46">
              <w:rPr>
                <w:rFonts w:ascii="Times New Roman" w:hAnsi="Times New Roman"/>
              </w:rPr>
              <w:t>中央处理器</w:t>
            </w:r>
          </w:p>
        </w:tc>
      </w:tr>
      <w:tr w:rsidR="00030F30" w:rsidRPr="00132A46">
        <w:trPr>
          <w:jc w:val="center"/>
        </w:trPr>
        <w:tc>
          <w:tcPr>
            <w:tcW w:w="2124" w:type="dxa"/>
            <w:tcBorders>
              <w:top w:val="single" w:sz="6" w:space="0" w:color="auto"/>
              <w:left w:val="single" w:sz="6" w:space="0" w:color="auto"/>
              <w:bottom w:val="single" w:sz="6" w:space="0" w:color="auto"/>
              <w:right w:val="single" w:sz="6" w:space="0" w:color="auto"/>
            </w:tcBorders>
          </w:tcPr>
          <w:p w:rsidR="00030F30" w:rsidRPr="00132A46" w:rsidRDefault="00030F30">
            <w:pPr>
              <w:pStyle w:val="Char6"/>
              <w:rPr>
                <w:rFonts w:ascii="Times New Roman" w:hAnsi="Times New Roman"/>
              </w:rPr>
            </w:pPr>
            <w:r>
              <w:rPr>
                <w:rFonts w:ascii="Times New Roman" w:hAnsi="Times New Roman" w:hint="eastAsia"/>
              </w:rPr>
              <w:t>XGZ</w:t>
            </w:r>
          </w:p>
        </w:tc>
        <w:tc>
          <w:tcPr>
            <w:tcW w:w="3281" w:type="dxa"/>
            <w:tcBorders>
              <w:top w:val="single" w:sz="6" w:space="0" w:color="auto"/>
              <w:left w:val="single" w:sz="6" w:space="0" w:color="auto"/>
              <w:bottom w:val="single" w:sz="6" w:space="0" w:color="auto"/>
              <w:right w:val="single" w:sz="6" w:space="0" w:color="auto"/>
            </w:tcBorders>
          </w:tcPr>
          <w:p w:rsidR="00030F30" w:rsidRPr="00132A46" w:rsidRDefault="00030F30" w:rsidP="00997878">
            <w:pPr>
              <w:pStyle w:val="Char6"/>
              <w:rPr>
                <w:rFonts w:ascii="Times New Roman" w:hAnsi="Times New Roman"/>
              </w:rPr>
            </w:pPr>
          </w:p>
        </w:tc>
        <w:tc>
          <w:tcPr>
            <w:tcW w:w="3529" w:type="dxa"/>
            <w:tcBorders>
              <w:top w:val="single" w:sz="6" w:space="0" w:color="auto"/>
              <w:left w:val="single" w:sz="6" w:space="0" w:color="auto"/>
              <w:bottom w:val="single" w:sz="6" w:space="0" w:color="auto"/>
              <w:right w:val="single" w:sz="6" w:space="0" w:color="auto"/>
            </w:tcBorders>
          </w:tcPr>
          <w:p w:rsidR="00030F30" w:rsidRPr="00132A46" w:rsidRDefault="00030F30">
            <w:pPr>
              <w:pStyle w:val="Char6"/>
              <w:rPr>
                <w:rFonts w:ascii="Times New Roman" w:hAnsi="Times New Roman"/>
              </w:rPr>
            </w:pPr>
            <w:r>
              <w:rPr>
                <w:rFonts w:ascii="Times New Roman" w:hAnsi="Times New Roman" w:hint="eastAsia"/>
              </w:rPr>
              <w:t>“</w:t>
            </w:r>
            <w:r>
              <w:rPr>
                <w:rFonts w:ascii="Times New Roman" w:hAnsi="Times New Roman" w:hint="eastAsia"/>
              </w:rPr>
              <w:t>TT</w:t>
            </w:r>
            <w:r>
              <w:rPr>
                <w:rFonts w:ascii="Times New Roman" w:hAnsi="Times New Roman" w:hint="eastAsia"/>
              </w:rPr>
              <w:t>”一号</w:t>
            </w:r>
            <w:r>
              <w:rPr>
                <w:rFonts w:ascii="Times New Roman" w:hAnsi="Times New Roman"/>
              </w:rPr>
              <w:t>卫星移动通信系统</w:t>
            </w:r>
          </w:p>
        </w:tc>
      </w:tr>
      <w:tr w:rsidR="00030F30" w:rsidRPr="00132A46">
        <w:trPr>
          <w:jc w:val="center"/>
        </w:trPr>
        <w:tc>
          <w:tcPr>
            <w:tcW w:w="2124" w:type="dxa"/>
            <w:tcBorders>
              <w:top w:val="single" w:sz="6" w:space="0" w:color="auto"/>
              <w:left w:val="single" w:sz="6" w:space="0" w:color="auto"/>
              <w:bottom w:val="single" w:sz="6" w:space="0" w:color="auto"/>
              <w:right w:val="single" w:sz="6" w:space="0" w:color="auto"/>
            </w:tcBorders>
          </w:tcPr>
          <w:p w:rsidR="00030F30" w:rsidRDefault="00030F30">
            <w:pPr>
              <w:pStyle w:val="Char6"/>
              <w:rPr>
                <w:rFonts w:ascii="Times New Roman" w:hAnsi="Times New Roman"/>
              </w:rPr>
            </w:pPr>
            <w:r>
              <w:rPr>
                <w:rFonts w:ascii="Times New Roman" w:hAnsi="Times New Roman" w:hint="eastAsia"/>
              </w:rPr>
              <w:t>ETH</w:t>
            </w:r>
          </w:p>
        </w:tc>
        <w:tc>
          <w:tcPr>
            <w:tcW w:w="3281" w:type="dxa"/>
            <w:tcBorders>
              <w:top w:val="single" w:sz="6" w:space="0" w:color="auto"/>
              <w:left w:val="single" w:sz="6" w:space="0" w:color="auto"/>
              <w:bottom w:val="single" w:sz="6" w:space="0" w:color="auto"/>
              <w:right w:val="single" w:sz="6" w:space="0" w:color="auto"/>
            </w:tcBorders>
          </w:tcPr>
          <w:p w:rsidR="00030F30" w:rsidRPr="00132A46" w:rsidRDefault="00030F30" w:rsidP="00997878">
            <w:pPr>
              <w:pStyle w:val="Char6"/>
              <w:rPr>
                <w:rFonts w:ascii="Times New Roman" w:hAnsi="Times New Roman"/>
              </w:rPr>
            </w:pPr>
            <w:r>
              <w:rPr>
                <w:rFonts w:ascii="Times New Roman" w:hAnsi="Times New Roman" w:hint="eastAsia"/>
              </w:rPr>
              <w:t>Ethernet</w:t>
            </w:r>
          </w:p>
        </w:tc>
        <w:tc>
          <w:tcPr>
            <w:tcW w:w="3529" w:type="dxa"/>
            <w:tcBorders>
              <w:top w:val="single" w:sz="6" w:space="0" w:color="auto"/>
              <w:left w:val="single" w:sz="6" w:space="0" w:color="auto"/>
              <w:bottom w:val="single" w:sz="6" w:space="0" w:color="auto"/>
              <w:right w:val="single" w:sz="6" w:space="0" w:color="auto"/>
            </w:tcBorders>
          </w:tcPr>
          <w:p w:rsidR="00030F30" w:rsidRDefault="00030F30">
            <w:pPr>
              <w:pStyle w:val="Char6"/>
              <w:rPr>
                <w:rFonts w:ascii="Times New Roman" w:hAnsi="Times New Roman"/>
              </w:rPr>
            </w:pPr>
            <w:r>
              <w:rPr>
                <w:rFonts w:ascii="Times New Roman" w:hAnsi="Times New Roman" w:hint="eastAsia"/>
              </w:rPr>
              <w:t>以太网</w:t>
            </w:r>
          </w:p>
        </w:tc>
      </w:tr>
    </w:tbl>
    <w:p w:rsidR="004955E1" w:rsidRPr="00132A46" w:rsidRDefault="00916937">
      <w:pPr>
        <w:pStyle w:val="1"/>
        <w:rPr>
          <w:rFonts w:ascii="Times New Roman" w:hAnsi="Times New Roman"/>
        </w:rPr>
      </w:pPr>
      <w:r w:rsidRPr="00132A46">
        <w:rPr>
          <w:rFonts w:ascii="Times New Roman" w:hAnsi="Times New Roman"/>
        </w:rPr>
        <w:br w:type="page"/>
      </w:r>
      <w:bookmarkStart w:id="4" w:name="_Toc1138"/>
      <w:bookmarkStart w:id="5" w:name="_Toc517945831"/>
      <w:r w:rsidRPr="00132A46">
        <w:rPr>
          <w:rFonts w:ascii="Times New Roman" w:hAnsi="Times New Roman"/>
        </w:rPr>
        <w:lastRenderedPageBreak/>
        <w:t>引言</w:t>
      </w:r>
      <w:bookmarkEnd w:id="4"/>
      <w:bookmarkEnd w:id="5"/>
    </w:p>
    <w:p w:rsidR="004955E1" w:rsidRPr="00132A46" w:rsidRDefault="00916937">
      <w:pPr>
        <w:pStyle w:val="2"/>
        <w:tabs>
          <w:tab w:val="left" w:pos="489"/>
        </w:tabs>
        <w:rPr>
          <w:rFonts w:ascii="Times New Roman" w:hAnsi="Times New Roman"/>
        </w:rPr>
      </w:pPr>
      <w:bookmarkStart w:id="6" w:name="_Toc12858399"/>
      <w:bookmarkStart w:id="7" w:name="_Toc15274418"/>
      <w:bookmarkStart w:id="8" w:name="_Toc1869"/>
      <w:bookmarkStart w:id="9" w:name="_Toc12849083"/>
      <w:bookmarkStart w:id="10" w:name="_Toc12859334"/>
      <w:bookmarkStart w:id="11" w:name="_Toc102285408"/>
      <w:bookmarkStart w:id="12" w:name="_Toc384025636"/>
      <w:bookmarkStart w:id="13" w:name="_Toc12356297"/>
      <w:bookmarkStart w:id="14" w:name="_Toc12848861"/>
      <w:bookmarkStart w:id="15" w:name="_Toc517945832"/>
      <w:r w:rsidRPr="00132A46">
        <w:rPr>
          <w:rFonts w:ascii="Times New Roman" w:hAnsi="Times New Roman"/>
        </w:rPr>
        <w:t>编写目的</w:t>
      </w:r>
      <w:bookmarkEnd w:id="6"/>
      <w:bookmarkEnd w:id="7"/>
      <w:bookmarkEnd w:id="8"/>
      <w:bookmarkEnd w:id="9"/>
      <w:bookmarkEnd w:id="10"/>
      <w:bookmarkEnd w:id="11"/>
      <w:bookmarkEnd w:id="12"/>
      <w:bookmarkEnd w:id="13"/>
      <w:bookmarkEnd w:id="14"/>
      <w:bookmarkEnd w:id="15"/>
    </w:p>
    <w:p w:rsidR="004955E1" w:rsidRPr="00132A46" w:rsidRDefault="00367591" w:rsidP="00367591">
      <w:pPr>
        <w:ind w:firstLineChars="200" w:firstLine="420"/>
      </w:pPr>
      <w:bookmarkStart w:id="16" w:name="_Toc193805620"/>
      <w:bookmarkEnd w:id="16"/>
      <w:r w:rsidRPr="00132A46">
        <w:t>在公司总体路线方针的指引下，硬件事业部承接开发通用硬件</w:t>
      </w:r>
      <w:r w:rsidR="00841843" w:rsidRPr="00132A46">
        <w:t>平台任务。</w:t>
      </w:r>
      <w:r w:rsidR="00916937" w:rsidRPr="00132A46">
        <w:t>本文档概述了</w:t>
      </w:r>
      <w:r w:rsidR="0008546F" w:rsidRPr="00132A46">
        <w:t>通用平台</w:t>
      </w:r>
      <w:r w:rsidR="00916937" w:rsidRPr="00132A46">
        <w:t>项目的</w:t>
      </w:r>
      <w:r w:rsidR="00144584">
        <w:rPr>
          <w:rFonts w:hint="eastAsia"/>
        </w:rPr>
        <w:t>2.0</w:t>
      </w:r>
      <w:r w:rsidR="00144584">
        <w:rPr>
          <w:rFonts w:hint="eastAsia"/>
        </w:rPr>
        <w:t>版本的</w:t>
      </w:r>
      <w:r w:rsidR="00916937" w:rsidRPr="00132A46">
        <w:t>硬件总体设计方案</w:t>
      </w:r>
      <w:r w:rsidRPr="00132A46">
        <w:t>。涵盖</w:t>
      </w:r>
      <w:r w:rsidR="00B14DC7" w:rsidRPr="00132A46">
        <w:t>项目背景、</w:t>
      </w:r>
      <w:r w:rsidR="00A52B48">
        <w:rPr>
          <w:rFonts w:hint="eastAsia"/>
        </w:rPr>
        <w:t>方案变更说明、</w:t>
      </w:r>
      <w:r w:rsidR="00B14DC7" w:rsidRPr="00132A46">
        <w:t>硬件</w:t>
      </w:r>
      <w:r w:rsidR="00144584">
        <w:rPr>
          <w:rFonts w:hint="eastAsia"/>
        </w:rPr>
        <w:t>架构</w:t>
      </w:r>
      <w:r w:rsidR="00144584">
        <w:t>、关键技术点、六性分析以及初步结构设计，</w:t>
      </w:r>
      <w:r w:rsidR="00B14DC7" w:rsidRPr="00132A46">
        <w:t>涉及</w:t>
      </w:r>
      <w:r w:rsidR="00144584">
        <w:rPr>
          <w:rFonts w:hint="eastAsia"/>
        </w:rPr>
        <w:t>大模块</w:t>
      </w:r>
      <w:r w:rsidR="00B14DC7" w:rsidRPr="00132A46">
        <w:t>方案设计。</w:t>
      </w:r>
    </w:p>
    <w:p w:rsidR="004955E1" w:rsidRPr="00132A46" w:rsidRDefault="00916937">
      <w:pPr>
        <w:pStyle w:val="2"/>
        <w:tabs>
          <w:tab w:val="left" w:pos="489"/>
        </w:tabs>
        <w:rPr>
          <w:rFonts w:ascii="Times New Roman" w:hAnsi="Times New Roman"/>
        </w:rPr>
      </w:pPr>
      <w:bookmarkStart w:id="17" w:name="_Toc384025639"/>
      <w:bookmarkStart w:id="18" w:name="_Toc31230"/>
      <w:bookmarkStart w:id="19" w:name="_Toc517945833"/>
      <w:r w:rsidRPr="00132A46">
        <w:rPr>
          <w:rFonts w:ascii="Times New Roman" w:hAnsi="Times New Roman"/>
        </w:rPr>
        <w:t>预期读者和阅读建议</w:t>
      </w:r>
      <w:bookmarkEnd w:id="17"/>
      <w:bookmarkEnd w:id="18"/>
      <w:bookmarkEnd w:id="19"/>
    </w:p>
    <w:p w:rsidR="004955E1" w:rsidRPr="00132A46" w:rsidRDefault="00916937">
      <w:pPr>
        <w:ind w:firstLineChars="200" w:firstLine="420"/>
      </w:pPr>
      <w:r w:rsidRPr="00132A46">
        <w:t>本文档的预期读者为总体、硬件和系统人员。</w:t>
      </w:r>
    </w:p>
    <w:p w:rsidR="004955E1" w:rsidRPr="00132A46" w:rsidRDefault="00916937">
      <w:pPr>
        <w:pStyle w:val="2"/>
        <w:tabs>
          <w:tab w:val="left" w:pos="489"/>
        </w:tabs>
        <w:rPr>
          <w:rFonts w:ascii="Times New Roman" w:hAnsi="Times New Roman"/>
        </w:rPr>
      </w:pPr>
      <w:bookmarkStart w:id="20" w:name="_Toc292184081"/>
      <w:bookmarkStart w:id="21" w:name="_Toc24404"/>
      <w:bookmarkStart w:id="22" w:name="_Toc517945834"/>
      <w:r w:rsidRPr="00132A46">
        <w:rPr>
          <w:rFonts w:ascii="Times New Roman" w:hAnsi="Times New Roman"/>
        </w:rPr>
        <w:t>输入的文档</w:t>
      </w:r>
      <w:bookmarkEnd w:id="20"/>
      <w:bookmarkEnd w:id="21"/>
      <w:bookmarkEnd w:id="22"/>
    </w:p>
    <w:p w:rsidR="004955E1" w:rsidRPr="00132A46" w:rsidRDefault="00916937" w:rsidP="00F24AC5">
      <w:pPr>
        <w:pStyle w:val="aa"/>
        <w:spacing w:afterLines="50" w:after="120"/>
        <w:ind w:firstLine="420"/>
        <w:rPr>
          <w:rFonts w:ascii="Times New Roman" w:eastAsia="宋体" w:hAnsi="Times New Roman"/>
          <w:sz w:val="21"/>
          <w:szCs w:val="21"/>
        </w:rPr>
      </w:pPr>
      <w:r w:rsidRPr="00132A46">
        <w:rPr>
          <w:rFonts w:ascii="Times New Roman" w:eastAsia="宋体" w:hAnsi="Times New Roman"/>
          <w:sz w:val="21"/>
          <w:szCs w:val="21"/>
        </w:rPr>
        <w:t>此文档的输入文档如表</w:t>
      </w:r>
      <w:r w:rsidR="00600C06" w:rsidRPr="00132A46">
        <w:rPr>
          <w:rFonts w:ascii="Times New Roman" w:eastAsia="宋体" w:hAnsi="Times New Roman"/>
          <w:sz w:val="21"/>
          <w:szCs w:val="21"/>
        </w:rPr>
        <w:t>1</w:t>
      </w:r>
      <w:r w:rsidRPr="00132A46">
        <w:rPr>
          <w:rFonts w:ascii="Times New Roman" w:eastAsia="宋体" w:hAnsi="Times New Roman"/>
          <w:sz w:val="21"/>
          <w:szCs w:val="21"/>
        </w:rPr>
        <w:t>所示</w:t>
      </w:r>
      <w:bookmarkStart w:id="23" w:name="_Hlt56933081"/>
      <w:bookmarkEnd w:id="23"/>
      <w:r w:rsidRPr="00132A46">
        <w:rPr>
          <w:rFonts w:ascii="Times New Roman" w:eastAsia="宋体" w:hAnsi="Times New Roman"/>
          <w:sz w:val="21"/>
          <w:szCs w:val="21"/>
        </w:rPr>
        <w:t>。</w:t>
      </w:r>
    </w:p>
    <w:p w:rsidR="004955E1" w:rsidRPr="00132A46" w:rsidRDefault="00916937">
      <w:pPr>
        <w:pStyle w:val="a"/>
        <w:spacing w:after="120"/>
        <w:ind w:left="851"/>
        <w:rPr>
          <w:rFonts w:ascii="Times New Roman" w:hAnsi="Times New Roman" w:cs="Times New Roman"/>
          <w:szCs w:val="18"/>
        </w:rPr>
      </w:pPr>
      <w:bookmarkStart w:id="24" w:name="_Ref184476865"/>
      <w:bookmarkStart w:id="25" w:name="_Toc517706899"/>
      <w:r w:rsidRPr="00132A46">
        <w:rPr>
          <w:rFonts w:ascii="Times New Roman" w:hAnsi="Times New Roman" w:cs="Times New Roman"/>
          <w:szCs w:val="18"/>
        </w:rPr>
        <w:t>输入文档列表</w:t>
      </w:r>
      <w:bookmarkEnd w:id="24"/>
      <w:bookmarkEnd w:id="25"/>
    </w:p>
    <w:tbl>
      <w:tblPr>
        <w:tblW w:w="8938"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313"/>
        <w:gridCol w:w="6265"/>
        <w:gridCol w:w="1360"/>
      </w:tblGrid>
      <w:tr w:rsidR="004955E1" w:rsidRPr="00132A46">
        <w:trPr>
          <w:trHeight w:val="194"/>
          <w:jc w:val="center"/>
        </w:trPr>
        <w:tc>
          <w:tcPr>
            <w:tcW w:w="1313" w:type="dxa"/>
          </w:tcPr>
          <w:p w:rsidR="004955E1" w:rsidRPr="00132A46" w:rsidRDefault="00916937">
            <w:pPr>
              <w:spacing w:line="0" w:lineRule="atLeast"/>
              <w:jc w:val="center"/>
              <w:rPr>
                <w:b/>
                <w:bCs/>
                <w:caps/>
                <w:szCs w:val="18"/>
              </w:rPr>
            </w:pPr>
            <w:r w:rsidRPr="00132A46">
              <w:rPr>
                <w:b/>
                <w:bCs/>
                <w:caps/>
                <w:szCs w:val="18"/>
              </w:rPr>
              <w:t>序号</w:t>
            </w:r>
          </w:p>
        </w:tc>
        <w:tc>
          <w:tcPr>
            <w:tcW w:w="6265" w:type="dxa"/>
          </w:tcPr>
          <w:p w:rsidR="004955E1" w:rsidRPr="00132A46" w:rsidRDefault="00916937">
            <w:pPr>
              <w:spacing w:line="0" w:lineRule="atLeast"/>
              <w:jc w:val="center"/>
              <w:rPr>
                <w:b/>
                <w:bCs/>
                <w:caps/>
                <w:szCs w:val="18"/>
              </w:rPr>
            </w:pPr>
            <w:r w:rsidRPr="00132A46">
              <w:rPr>
                <w:b/>
                <w:bCs/>
                <w:caps/>
                <w:szCs w:val="18"/>
              </w:rPr>
              <w:t>输入文档名</w:t>
            </w:r>
          </w:p>
        </w:tc>
        <w:tc>
          <w:tcPr>
            <w:tcW w:w="1360" w:type="dxa"/>
          </w:tcPr>
          <w:p w:rsidR="004955E1" w:rsidRPr="00132A46" w:rsidRDefault="00916937">
            <w:pPr>
              <w:spacing w:line="0" w:lineRule="atLeast"/>
              <w:jc w:val="center"/>
              <w:rPr>
                <w:b/>
                <w:bCs/>
                <w:caps/>
                <w:szCs w:val="18"/>
              </w:rPr>
            </w:pPr>
            <w:r w:rsidRPr="00132A46">
              <w:rPr>
                <w:b/>
                <w:bCs/>
                <w:caps/>
                <w:szCs w:val="18"/>
              </w:rPr>
              <w:t>产品版本</w:t>
            </w:r>
          </w:p>
        </w:tc>
      </w:tr>
      <w:tr w:rsidR="004955E1" w:rsidRPr="00132A46">
        <w:trPr>
          <w:trHeight w:val="65"/>
          <w:jc w:val="center"/>
        </w:trPr>
        <w:tc>
          <w:tcPr>
            <w:tcW w:w="1313" w:type="dxa"/>
          </w:tcPr>
          <w:p w:rsidR="004955E1" w:rsidRPr="00132A46" w:rsidRDefault="00916937">
            <w:pPr>
              <w:spacing w:line="0" w:lineRule="atLeast"/>
              <w:jc w:val="center"/>
              <w:rPr>
                <w:bCs/>
                <w:caps/>
                <w:szCs w:val="18"/>
              </w:rPr>
            </w:pPr>
            <w:r w:rsidRPr="00132A46">
              <w:rPr>
                <w:bCs/>
                <w:caps/>
                <w:szCs w:val="18"/>
              </w:rPr>
              <w:t>1</w:t>
            </w:r>
          </w:p>
        </w:tc>
        <w:tc>
          <w:tcPr>
            <w:tcW w:w="6265" w:type="dxa"/>
          </w:tcPr>
          <w:p w:rsidR="004955E1" w:rsidRPr="00132A46" w:rsidRDefault="009E0E12">
            <w:pPr>
              <w:spacing w:line="0" w:lineRule="atLeast"/>
              <w:jc w:val="both"/>
              <w:rPr>
                <w:bCs/>
                <w:caps/>
                <w:szCs w:val="18"/>
              </w:rPr>
            </w:pPr>
            <w:r w:rsidRPr="00132A46">
              <w:rPr>
                <w:bCs/>
                <w:caps/>
                <w:szCs w:val="18"/>
              </w:rPr>
              <w:t>通用</w:t>
            </w:r>
            <w:r w:rsidR="00916937" w:rsidRPr="00132A46">
              <w:rPr>
                <w:bCs/>
                <w:caps/>
                <w:szCs w:val="18"/>
              </w:rPr>
              <w:t>硬件平台选型分析</w:t>
            </w:r>
          </w:p>
        </w:tc>
        <w:tc>
          <w:tcPr>
            <w:tcW w:w="1360" w:type="dxa"/>
          </w:tcPr>
          <w:p w:rsidR="004955E1" w:rsidRPr="00132A46" w:rsidRDefault="00916937">
            <w:pPr>
              <w:spacing w:line="0" w:lineRule="atLeast"/>
              <w:jc w:val="center"/>
              <w:rPr>
                <w:bCs/>
                <w:caps/>
                <w:color w:val="FF0000"/>
                <w:szCs w:val="18"/>
              </w:rPr>
            </w:pPr>
            <w:r w:rsidRPr="00132A46">
              <w:rPr>
                <w:bCs/>
                <w:caps/>
                <w:szCs w:val="18"/>
              </w:rPr>
              <w:t>1.0</w:t>
            </w:r>
          </w:p>
        </w:tc>
      </w:tr>
      <w:tr w:rsidR="004955E1" w:rsidRPr="00132A46">
        <w:trPr>
          <w:trHeight w:val="65"/>
          <w:jc w:val="center"/>
        </w:trPr>
        <w:tc>
          <w:tcPr>
            <w:tcW w:w="1313" w:type="dxa"/>
          </w:tcPr>
          <w:p w:rsidR="004955E1" w:rsidRPr="00132A46" w:rsidRDefault="00916937">
            <w:pPr>
              <w:spacing w:line="0" w:lineRule="atLeast"/>
              <w:jc w:val="center"/>
              <w:rPr>
                <w:bCs/>
                <w:caps/>
                <w:szCs w:val="18"/>
              </w:rPr>
            </w:pPr>
            <w:r w:rsidRPr="00132A46">
              <w:rPr>
                <w:bCs/>
                <w:caps/>
                <w:szCs w:val="18"/>
              </w:rPr>
              <w:t>2</w:t>
            </w:r>
          </w:p>
        </w:tc>
        <w:tc>
          <w:tcPr>
            <w:tcW w:w="6265" w:type="dxa"/>
          </w:tcPr>
          <w:p w:rsidR="004955E1" w:rsidRPr="00132A46" w:rsidRDefault="004955E1" w:rsidP="008A2171">
            <w:pPr>
              <w:spacing w:line="0" w:lineRule="atLeast"/>
              <w:rPr>
                <w:bCs/>
                <w:caps/>
                <w:szCs w:val="18"/>
              </w:rPr>
            </w:pPr>
            <w:r w:rsidRPr="00132A46">
              <w:rPr>
                <w:bCs/>
                <w:caps/>
                <w:szCs w:val="18"/>
              </w:rPr>
              <w:t>BC</w:t>
            </w:r>
            <w:r w:rsidRPr="00132A46">
              <w:rPr>
                <w:bCs/>
                <w:caps/>
                <w:szCs w:val="18"/>
              </w:rPr>
              <w:t>需求规格说明书</w:t>
            </w:r>
            <w:r w:rsidRPr="00132A46">
              <w:rPr>
                <w:bCs/>
                <w:caps/>
                <w:szCs w:val="18"/>
              </w:rPr>
              <w:t>——</w:t>
            </w:r>
            <w:r w:rsidRPr="00132A46">
              <w:rPr>
                <w:bCs/>
                <w:caps/>
                <w:szCs w:val="18"/>
              </w:rPr>
              <w:t>硬件</w:t>
            </w:r>
            <w:r w:rsidRPr="00132A46">
              <w:rPr>
                <w:bCs/>
                <w:caps/>
                <w:szCs w:val="18"/>
              </w:rPr>
              <w:t>&amp;</w:t>
            </w:r>
            <w:r w:rsidRPr="00132A46">
              <w:rPr>
                <w:bCs/>
                <w:caps/>
                <w:szCs w:val="18"/>
              </w:rPr>
              <w:t>平台分册</w:t>
            </w:r>
          </w:p>
        </w:tc>
        <w:tc>
          <w:tcPr>
            <w:tcW w:w="1360" w:type="dxa"/>
          </w:tcPr>
          <w:p w:rsidR="004955E1" w:rsidRPr="00132A46" w:rsidRDefault="00916937">
            <w:pPr>
              <w:spacing w:line="0" w:lineRule="atLeast"/>
              <w:jc w:val="center"/>
              <w:rPr>
                <w:bCs/>
                <w:caps/>
                <w:szCs w:val="18"/>
              </w:rPr>
            </w:pPr>
            <w:r w:rsidRPr="00132A46">
              <w:rPr>
                <w:bCs/>
                <w:caps/>
                <w:szCs w:val="18"/>
              </w:rPr>
              <w:t>1.0</w:t>
            </w:r>
          </w:p>
        </w:tc>
      </w:tr>
      <w:tr w:rsidR="0038403B" w:rsidRPr="00132A46">
        <w:trPr>
          <w:trHeight w:val="65"/>
          <w:jc w:val="center"/>
        </w:trPr>
        <w:tc>
          <w:tcPr>
            <w:tcW w:w="1313" w:type="dxa"/>
          </w:tcPr>
          <w:p w:rsidR="0038403B" w:rsidRPr="00132A46" w:rsidRDefault="0038403B">
            <w:pPr>
              <w:spacing w:line="0" w:lineRule="atLeast"/>
              <w:jc w:val="center"/>
              <w:rPr>
                <w:bCs/>
                <w:caps/>
                <w:szCs w:val="18"/>
              </w:rPr>
            </w:pPr>
            <w:r w:rsidRPr="00132A46">
              <w:rPr>
                <w:bCs/>
                <w:caps/>
                <w:szCs w:val="18"/>
              </w:rPr>
              <w:t>3</w:t>
            </w:r>
          </w:p>
        </w:tc>
        <w:tc>
          <w:tcPr>
            <w:tcW w:w="6265" w:type="dxa"/>
          </w:tcPr>
          <w:p w:rsidR="0038403B" w:rsidRPr="00132A46" w:rsidRDefault="0038403B" w:rsidP="008A2171">
            <w:pPr>
              <w:spacing w:line="0" w:lineRule="atLeast"/>
              <w:rPr>
                <w:bCs/>
                <w:caps/>
                <w:szCs w:val="18"/>
              </w:rPr>
            </w:pPr>
            <w:r w:rsidRPr="00132A46">
              <w:t>XGZ &amp;</w:t>
            </w:r>
            <w:r w:rsidRPr="00132A46">
              <w:t>业务</w:t>
            </w:r>
            <w:proofErr w:type="gramStart"/>
            <w:r w:rsidRPr="00132A46">
              <w:t>站需求</w:t>
            </w:r>
            <w:proofErr w:type="gramEnd"/>
            <w:r w:rsidRPr="00132A46">
              <w:t>说明</w:t>
            </w:r>
          </w:p>
        </w:tc>
        <w:tc>
          <w:tcPr>
            <w:tcW w:w="1360" w:type="dxa"/>
          </w:tcPr>
          <w:p w:rsidR="0038403B" w:rsidRPr="00132A46" w:rsidRDefault="0038403B">
            <w:pPr>
              <w:spacing w:line="0" w:lineRule="atLeast"/>
              <w:jc w:val="center"/>
              <w:rPr>
                <w:bCs/>
                <w:caps/>
                <w:szCs w:val="18"/>
              </w:rPr>
            </w:pPr>
          </w:p>
        </w:tc>
      </w:tr>
      <w:tr w:rsidR="00DD4BE1" w:rsidRPr="00132A46">
        <w:trPr>
          <w:trHeight w:val="65"/>
          <w:jc w:val="center"/>
        </w:trPr>
        <w:tc>
          <w:tcPr>
            <w:tcW w:w="1313" w:type="dxa"/>
          </w:tcPr>
          <w:p w:rsidR="00DD4BE1" w:rsidRPr="00132A46" w:rsidRDefault="00DD4BE1">
            <w:pPr>
              <w:spacing w:line="0" w:lineRule="atLeast"/>
              <w:jc w:val="center"/>
              <w:rPr>
                <w:bCs/>
                <w:caps/>
                <w:szCs w:val="18"/>
              </w:rPr>
            </w:pPr>
            <w:r>
              <w:rPr>
                <w:rFonts w:hint="eastAsia"/>
                <w:bCs/>
                <w:caps/>
                <w:szCs w:val="18"/>
              </w:rPr>
              <w:t>4</w:t>
            </w:r>
          </w:p>
        </w:tc>
        <w:tc>
          <w:tcPr>
            <w:tcW w:w="6265" w:type="dxa"/>
          </w:tcPr>
          <w:p w:rsidR="00DD4BE1" w:rsidRPr="00132A46" w:rsidRDefault="00DD4BE1" w:rsidP="008A2171">
            <w:pPr>
              <w:spacing w:line="0" w:lineRule="atLeast"/>
            </w:pPr>
            <w:r w:rsidRPr="00DD4BE1">
              <w:rPr>
                <w:rFonts w:hint="eastAsia"/>
              </w:rPr>
              <w:t>硬件总体方案设计</w:t>
            </w:r>
            <w:r w:rsidRPr="00DD4BE1">
              <w:rPr>
                <w:rFonts w:hint="eastAsia"/>
              </w:rPr>
              <w:t>2.2</w:t>
            </w:r>
          </w:p>
        </w:tc>
        <w:tc>
          <w:tcPr>
            <w:tcW w:w="1360" w:type="dxa"/>
          </w:tcPr>
          <w:p w:rsidR="00DD4BE1" w:rsidRPr="00132A46" w:rsidRDefault="00DD4BE1">
            <w:pPr>
              <w:spacing w:line="0" w:lineRule="atLeast"/>
              <w:jc w:val="center"/>
              <w:rPr>
                <w:bCs/>
                <w:caps/>
                <w:szCs w:val="18"/>
              </w:rPr>
            </w:pPr>
          </w:p>
        </w:tc>
      </w:tr>
      <w:tr w:rsidR="00A52B48" w:rsidRPr="00132A46">
        <w:trPr>
          <w:trHeight w:val="65"/>
          <w:jc w:val="center"/>
        </w:trPr>
        <w:tc>
          <w:tcPr>
            <w:tcW w:w="1313" w:type="dxa"/>
          </w:tcPr>
          <w:p w:rsidR="00A52B48" w:rsidRPr="00132A46" w:rsidRDefault="00DD4BE1">
            <w:pPr>
              <w:spacing w:line="0" w:lineRule="atLeast"/>
              <w:jc w:val="center"/>
              <w:rPr>
                <w:bCs/>
                <w:caps/>
                <w:szCs w:val="18"/>
              </w:rPr>
            </w:pPr>
            <w:r>
              <w:rPr>
                <w:rFonts w:hint="eastAsia"/>
                <w:bCs/>
                <w:caps/>
                <w:szCs w:val="18"/>
              </w:rPr>
              <w:t>5</w:t>
            </w:r>
          </w:p>
        </w:tc>
        <w:tc>
          <w:tcPr>
            <w:tcW w:w="6265" w:type="dxa"/>
          </w:tcPr>
          <w:p w:rsidR="00A52B48" w:rsidRPr="00132A46" w:rsidRDefault="002B50A4" w:rsidP="008A2171">
            <w:pPr>
              <w:spacing w:line="0" w:lineRule="atLeast"/>
            </w:pPr>
            <w:r>
              <w:rPr>
                <w:rFonts w:hint="eastAsia"/>
              </w:rPr>
              <w:t>方案变更讨论确认</w:t>
            </w:r>
          </w:p>
        </w:tc>
        <w:tc>
          <w:tcPr>
            <w:tcW w:w="1360" w:type="dxa"/>
          </w:tcPr>
          <w:p w:rsidR="00A52B48" w:rsidRPr="00132A46" w:rsidRDefault="00A52B48">
            <w:pPr>
              <w:spacing w:line="0" w:lineRule="atLeast"/>
              <w:jc w:val="center"/>
              <w:rPr>
                <w:bCs/>
                <w:caps/>
                <w:szCs w:val="18"/>
              </w:rPr>
            </w:pPr>
          </w:p>
        </w:tc>
      </w:tr>
    </w:tbl>
    <w:p w:rsidR="00B14DC7" w:rsidRPr="00132A46" w:rsidRDefault="00916937" w:rsidP="00B14DC7">
      <w:pPr>
        <w:pStyle w:val="2"/>
        <w:tabs>
          <w:tab w:val="left" w:pos="489"/>
        </w:tabs>
        <w:rPr>
          <w:rFonts w:ascii="Times New Roman" w:hAnsi="Times New Roman"/>
        </w:rPr>
      </w:pPr>
      <w:bookmarkStart w:id="26" w:name="_Toc102285411"/>
      <w:bookmarkStart w:id="27" w:name="_Toc12858402"/>
      <w:bookmarkStart w:id="28" w:name="_Toc12849086"/>
      <w:bookmarkStart w:id="29" w:name="_Toc12859337"/>
      <w:bookmarkStart w:id="30" w:name="_Toc15274421"/>
      <w:bookmarkStart w:id="31" w:name="_Toc384025640"/>
      <w:bookmarkStart w:id="32" w:name="_Toc12356300"/>
      <w:bookmarkStart w:id="33" w:name="_Toc10628"/>
      <w:bookmarkStart w:id="34" w:name="_Toc12848864"/>
      <w:bookmarkStart w:id="35" w:name="_Toc517945835"/>
      <w:r w:rsidRPr="00132A46">
        <w:rPr>
          <w:rFonts w:ascii="Times New Roman" w:hAnsi="Times New Roman"/>
        </w:rPr>
        <w:t>参考资料</w:t>
      </w:r>
      <w:bookmarkEnd w:id="26"/>
      <w:bookmarkEnd w:id="27"/>
      <w:bookmarkEnd w:id="28"/>
      <w:bookmarkEnd w:id="29"/>
      <w:bookmarkEnd w:id="30"/>
      <w:bookmarkEnd w:id="31"/>
      <w:bookmarkEnd w:id="32"/>
      <w:bookmarkEnd w:id="33"/>
      <w:bookmarkEnd w:id="34"/>
      <w:bookmarkEnd w:id="35"/>
    </w:p>
    <w:p w:rsidR="00600C06" w:rsidRPr="00132A46" w:rsidRDefault="00600C06" w:rsidP="00B14DC7">
      <w:r w:rsidRPr="00132A46">
        <w:t>中移动</w:t>
      </w:r>
      <w:r w:rsidR="00841843" w:rsidRPr="00132A46">
        <w:t>高精度时间同步系列标准</w:t>
      </w:r>
      <w:r w:rsidR="00C300A4" w:rsidRPr="00132A46">
        <w:t>：</w:t>
      </w:r>
      <w:r w:rsidR="00841843" w:rsidRPr="00132A46">
        <w:t>《</w:t>
      </w:r>
      <w:r w:rsidR="00841843" w:rsidRPr="00132A46">
        <w:t>QB-B-015-2010</w:t>
      </w:r>
      <w:r w:rsidR="00841843" w:rsidRPr="00132A46">
        <w:t>》</w:t>
      </w:r>
      <w:r w:rsidR="00841843" w:rsidRPr="00132A46">
        <w:t>/</w:t>
      </w:r>
      <w:r w:rsidR="00841843" w:rsidRPr="00132A46">
        <w:t>《</w:t>
      </w:r>
      <w:r w:rsidR="00841843" w:rsidRPr="00132A46">
        <w:t>QB-B-01</w:t>
      </w:r>
      <w:r w:rsidR="00C300A4" w:rsidRPr="00132A46">
        <w:t>6</w:t>
      </w:r>
      <w:r w:rsidR="00841843" w:rsidRPr="00132A46">
        <w:t>-2010</w:t>
      </w:r>
      <w:r w:rsidR="00841843" w:rsidRPr="00132A46">
        <w:t>》</w:t>
      </w:r>
      <w:r w:rsidR="00C300A4" w:rsidRPr="00132A46">
        <w:t>/</w:t>
      </w:r>
      <w:r w:rsidR="00C300A4" w:rsidRPr="00132A46">
        <w:t>《</w:t>
      </w:r>
      <w:r w:rsidR="00C300A4" w:rsidRPr="00132A46">
        <w:t>QB-B-017-2010</w:t>
      </w:r>
      <w:r w:rsidR="00C300A4" w:rsidRPr="00132A46">
        <w:t>》</w:t>
      </w:r>
    </w:p>
    <w:p w:rsidR="00600C06" w:rsidRPr="00132A46" w:rsidRDefault="00841843" w:rsidP="00B14DC7">
      <w:r w:rsidRPr="00132A46">
        <w:t>1588</w:t>
      </w:r>
      <w:r w:rsidRPr="00132A46">
        <w:t>协议规范</w:t>
      </w:r>
      <w:r w:rsidR="00C300A4" w:rsidRPr="00132A46">
        <w:t>：</w:t>
      </w:r>
      <w:r w:rsidRPr="00132A46">
        <w:t>《</w:t>
      </w:r>
      <w:r w:rsidRPr="00132A46">
        <w:t xml:space="preserve">IEEE </w:t>
      </w:r>
      <w:proofErr w:type="spellStart"/>
      <w:r w:rsidRPr="00132A46">
        <w:t>Std</w:t>
      </w:r>
      <w:proofErr w:type="spellEnd"/>
      <w:r w:rsidRPr="00132A46">
        <w:t xml:space="preserve"> 1588-2008</w:t>
      </w:r>
      <w:r w:rsidRPr="00132A46">
        <w:t>》</w:t>
      </w:r>
    </w:p>
    <w:p w:rsidR="00600C06" w:rsidRPr="00132A46" w:rsidRDefault="00600C06" w:rsidP="00B14DC7">
      <w:r w:rsidRPr="00132A46">
        <w:t>CPRI</w:t>
      </w:r>
      <w:r w:rsidRPr="00132A46">
        <w:t>规范</w:t>
      </w:r>
      <w:r w:rsidR="00C300A4" w:rsidRPr="00132A46">
        <w:t>：《</w:t>
      </w:r>
      <w:r w:rsidR="00C300A4" w:rsidRPr="00132A46">
        <w:t>CPRI Specification V7.0</w:t>
      </w:r>
      <w:r w:rsidR="00C300A4" w:rsidRPr="00132A46">
        <w:t>》</w:t>
      </w:r>
    </w:p>
    <w:p w:rsidR="00600C06" w:rsidRPr="00132A46" w:rsidRDefault="00600C06" w:rsidP="00B14DC7">
      <w:r w:rsidRPr="00132A46">
        <w:t>以太网协议</w:t>
      </w:r>
    </w:p>
    <w:p w:rsidR="00600C06" w:rsidRPr="00132A46" w:rsidRDefault="00600C06" w:rsidP="00B14DC7">
      <w:r w:rsidRPr="00132A46">
        <w:t>FPGA</w:t>
      </w:r>
      <w:r w:rsidR="002B50A4">
        <w:rPr>
          <w:rFonts w:hint="eastAsia"/>
        </w:rPr>
        <w:t>设计</w:t>
      </w:r>
      <w:r w:rsidRPr="00132A46">
        <w:t>参考资料</w:t>
      </w:r>
    </w:p>
    <w:p w:rsidR="004955E1" w:rsidRPr="00132A46" w:rsidRDefault="00916937">
      <w:pPr>
        <w:pStyle w:val="2"/>
        <w:tabs>
          <w:tab w:val="left" w:pos="489"/>
        </w:tabs>
        <w:rPr>
          <w:rFonts w:ascii="Times New Roman" w:hAnsi="Times New Roman"/>
        </w:rPr>
      </w:pPr>
      <w:bookmarkStart w:id="36" w:name="_Toc1293"/>
      <w:bookmarkStart w:id="37" w:name="_Toc517945836"/>
      <w:r w:rsidRPr="00132A46">
        <w:rPr>
          <w:rFonts w:ascii="Times New Roman" w:hAnsi="Times New Roman"/>
        </w:rPr>
        <w:t>名字解释</w:t>
      </w:r>
      <w:bookmarkEnd w:id="36"/>
      <w:bookmarkEnd w:id="37"/>
    </w:p>
    <w:p w:rsidR="004955E1" w:rsidRPr="00132A46" w:rsidRDefault="00916937">
      <w:pPr>
        <w:tabs>
          <w:tab w:val="left" w:pos="615"/>
        </w:tabs>
        <w:rPr>
          <w:color w:val="000000"/>
        </w:rPr>
      </w:pPr>
      <w:r w:rsidRPr="00132A46">
        <w:rPr>
          <w:color w:val="000000"/>
        </w:rPr>
        <w:tab/>
      </w:r>
      <w:r w:rsidR="00EC6168" w:rsidRPr="00132A46">
        <w:rPr>
          <w:color w:val="000000"/>
        </w:rPr>
        <w:t>通用平台</w:t>
      </w:r>
      <w:r w:rsidRPr="00132A46">
        <w:rPr>
          <w:color w:val="000000"/>
        </w:rPr>
        <w:t>系统</w:t>
      </w:r>
      <w:r w:rsidRPr="00132A46">
        <w:rPr>
          <w:color w:val="000000"/>
        </w:rPr>
        <w:t>——</w:t>
      </w:r>
      <w:r w:rsidRPr="00132A46">
        <w:rPr>
          <w:color w:val="000000"/>
        </w:rPr>
        <w:t>指包括核心网、基站、终端、仪表等的移动通信系统。</w:t>
      </w:r>
    </w:p>
    <w:p w:rsidR="004955E1" w:rsidRPr="00132A46" w:rsidRDefault="00916937">
      <w:pPr>
        <w:tabs>
          <w:tab w:val="left" w:pos="615"/>
        </w:tabs>
        <w:rPr>
          <w:color w:val="000000"/>
        </w:rPr>
      </w:pPr>
      <w:r w:rsidRPr="00132A46">
        <w:rPr>
          <w:color w:val="000000"/>
        </w:rPr>
        <w:tab/>
      </w:r>
      <w:r w:rsidR="00EC6168" w:rsidRPr="00132A46">
        <w:rPr>
          <w:color w:val="000000"/>
        </w:rPr>
        <w:t>通用平台</w:t>
      </w:r>
      <w:r w:rsidRPr="00132A46">
        <w:rPr>
          <w:color w:val="000000"/>
        </w:rPr>
        <w:t>——</w:t>
      </w:r>
      <w:r w:rsidRPr="00132A46">
        <w:rPr>
          <w:color w:val="000000"/>
        </w:rPr>
        <w:t>特指</w:t>
      </w:r>
      <w:r w:rsidR="00EC6168" w:rsidRPr="00132A46">
        <w:rPr>
          <w:color w:val="000000"/>
        </w:rPr>
        <w:t>通用平台</w:t>
      </w:r>
      <w:r w:rsidRPr="00132A46">
        <w:rPr>
          <w:color w:val="000000"/>
        </w:rPr>
        <w:t>系统中的基站设备。</w:t>
      </w:r>
    </w:p>
    <w:p w:rsidR="00756A5C" w:rsidRPr="00132A46" w:rsidRDefault="00756A5C">
      <w:pPr>
        <w:tabs>
          <w:tab w:val="left" w:pos="615"/>
        </w:tabs>
        <w:rPr>
          <w:color w:val="000000"/>
        </w:rPr>
      </w:pPr>
      <w:r w:rsidRPr="00132A46">
        <w:rPr>
          <w:color w:val="000000"/>
        </w:rPr>
        <w:tab/>
      </w:r>
      <w:r w:rsidRPr="00132A46">
        <w:rPr>
          <w:color w:val="000000"/>
        </w:rPr>
        <w:t>通用平台</w:t>
      </w:r>
      <w:r w:rsidRPr="00132A46">
        <w:rPr>
          <w:color w:val="000000"/>
        </w:rPr>
        <w:t>——</w:t>
      </w:r>
      <w:r w:rsidRPr="00132A46">
        <w:rPr>
          <w:color w:val="000000"/>
        </w:rPr>
        <w:t>指通用平台。</w:t>
      </w:r>
    </w:p>
    <w:p w:rsidR="004955E1" w:rsidRPr="00132A46" w:rsidRDefault="005C41E9" w:rsidP="00F24AC5">
      <w:pPr>
        <w:pStyle w:val="1"/>
        <w:spacing w:before="0" w:afterLines="50" w:after="120"/>
        <w:rPr>
          <w:rFonts w:ascii="Times New Roman" w:eastAsia="宋体" w:hAnsi="Times New Roman"/>
        </w:rPr>
      </w:pPr>
      <w:bookmarkStart w:id="38" w:name="_Toc517945837"/>
      <w:bookmarkStart w:id="39" w:name="_Toc4731"/>
      <w:bookmarkStart w:id="40" w:name="_Toc292184097"/>
      <w:r>
        <w:rPr>
          <w:rFonts w:ascii="Times New Roman" w:eastAsia="宋体" w:hAnsi="Times New Roman" w:hint="eastAsia"/>
        </w:rPr>
        <w:lastRenderedPageBreak/>
        <w:t>项目背景和需求</w:t>
      </w:r>
      <w:bookmarkEnd w:id="38"/>
    </w:p>
    <w:p w:rsidR="00756A5C" w:rsidRPr="00132A46" w:rsidRDefault="00756A5C" w:rsidP="00F24AC5">
      <w:pPr>
        <w:pStyle w:val="2"/>
        <w:spacing w:before="0" w:afterLines="50" w:after="120"/>
        <w:rPr>
          <w:rFonts w:ascii="Times New Roman" w:eastAsia="宋体" w:hAnsi="Times New Roman"/>
        </w:rPr>
      </w:pPr>
      <w:bookmarkStart w:id="41" w:name="_Toc517945838"/>
      <w:bookmarkStart w:id="42" w:name="_Toc292184086"/>
      <w:bookmarkStart w:id="43" w:name="_Toc20508"/>
      <w:r w:rsidRPr="00132A46">
        <w:rPr>
          <w:rFonts w:ascii="Times New Roman" w:eastAsia="宋体" w:hAnsi="Times New Roman"/>
        </w:rPr>
        <w:t>需求来源</w:t>
      </w:r>
      <w:bookmarkEnd w:id="41"/>
    </w:p>
    <w:p w:rsidR="00756A5C" w:rsidRPr="00132A46" w:rsidRDefault="00756A5C" w:rsidP="00126F69">
      <w:pPr>
        <w:ind w:firstLine="198"/>
        <w:rPr>
          <w:color w:val="000000"/>
          <w:szCs w:val="24"/>
          <w:shd w:val="clear" w:color="auto" w:fill="FFFFFF"/>
        </w:rPr>
      </w:pPr>
      <w:r w:rsidRPr="00132A46">
        <w:rPr>
          <w:color w:val="000000"/>
          <w:szCs w:val="24"/>
          <w:shd w:val="clear" w:color="auto" w:fill="FFFFFF"/>
        </w:rPr>
        <w:t>通用平台需要支撑多制式的场景应用，包含</w:t>
      </w:r>
      <w:r w:rsidR="00EC6168" w:rsidRPr="00132A46">
        <w:rPr>
          <w:color w:val="000000"/>
          <w:szCs w:val="24"/>
          <w:shd w:val="clear" w:color="auto" w:fill="FFFFFF"/>
        </w:rPr>
        <w:t>通用平台</w:t>
      </w:r>
      <w:r w:rsidRPr="00132A46">
        <w:rPr>
          <w:color w:val="000000"/>
          <w:szCs w:val="24"/>
          <w:shd w:val="clear" w:color="auto" w:fill="FFFFFF"/>
        </w:rPr>
        <w:t>系统、</w:t>
      </w:r>
      <w:r w:rsidRPr="00132A46">
        <w:rPr>
          <w:color w:val="000000"/>
          <w:szCs w:val="24"/>
          <w:shd w:val="clear" w:color="auto" w:fill="FFFFFF"/>
        </w:rPr>
        <w:t>XGZ</w:t>
      </w:r>
      <w:r w:rsidRPr="00132A46">
        <w:rPr>
          <w:color w:val="000000"/>
          <w:szCs w:val="24"/>
          <w:shd w:val="clear" w:color="auto" w:fill="FFFFFF"/>
        </w:rPr>
        <w:t>一代系统、业务站系统需求。考虑到多制式的应用，场景各异，本硬件平台尽可能做归一化处理，但有部分指标不满足。</w:t>
      </w:r>
    </w:p>
    <w:p w:rsidR="004955E1" w:rsidRDefault="00C510CF" w:rsidP="00F24AC5">
      <w:pPr>
        <w:pStyle w:val="2"/>
        <w:spacing w:before="0" w:afterLines="50" w:after="120"/>
        <w:rPr>
          <w:rFonts w:ascii="Times New Roman" w:eastAsia="宋体" w:hAnsi="Times New Roman"/>
        </w:rPr>
      </w:pPr>
      <w:bookmarkStart w:id="44" w:name="_Toc517945839"/>
      <w:r w:rsidRPr="00132A46">
        <w:rPr>
          <w:rFonts w:ascii="Times New Roman" w:eastAsia="宋体" w:hAnsi="Times New Roman"/>
        </w:rPr>
        <w:t>项目</w:t>
      </w:r>
      <w:r w:rsidR="00916937" w:rsidRPr="00132A46">
        <w:rPr>
          <w:rFonts w:ascii="Times New Roman" w:eastAsia="宋体" w:hAnsi="Times New Roman"/>
        </w:rPr>
        <w:t>背景介绍</w:t>
      </w:r>
      <w:bookmarkEnd w:id="42"/>
      <w:bookmarkEnd w:id="43"/>
      <w:bookmarkEnd w:id="44"/>
    </w:p>
    <w:p w:rsidR="00DD4BE1" w:rsidRPr="0068224F" w:rsidRDefault="00DD4BE1" w:rsidP="00DD4BE1">
      <w:pPr>
        <w:pStyle w:val="3"/>
        <w:rPr>
          <w:rFonts w:ascii="Times New Roman" w:eastAsiaTheme="minorEastAsia" w:hAnsi="Times New Roman"/>
          <w:b w:val="0"/>
          <w:sz w:val="21"/>
          <w:szCs w:val="21"/>
        </w:rPr>
      </w:pPr>
      <w:bookmarkStart w:id="45" w:name="_Toc517945840"/>
      <w:r w:rsidRPr="0068224F">
        <w:rPr>
          <w:rFonts w:ascii="Times New Roman" w:eastAsiaTheme="minorEastAsia" w:hAnsi="Times New Roman" w:hint="eastAsia"/>
          <w:b w:val="0"/>
          <w:sz w:val="21"/>
          <w:szCs w:val="21"/>
        </w:rPr>
        <w:t>应用背景</w:t>
      </w:r>
      <w:bookmarkEnd w:id="45"/>
    </w:p>
    <w:p w:rsidR="00DD4BE1" w:rsidRPr="00DD4BE1" w:rsidRDefault="00DD4BE1" w:rsidP="00126F69">
      <w:pPr>
        <w:ind w:firstLine="198"/>
      </w:pPr>
      <w:r>
        <w:rPr>
          <w:rFonts w:hint="eastAsia"/>
        </w:rPr>
        <w:t>请参见</w:t>
      </w:r>
      <w:r>
        <w:rPr>
          <w:rFonts w:hint="eastAsia"/>
        </w:rPr>
        <w:t>V1.0</w:t>
      </w:r>
      <w:r>
        <w:rPr>
          <w:rFonts w:hint="eastAsia"/>
        </w:rPr>
        <w:t>版本《</w:t>
      </w:r>
      <w:r w:rsidRPr="00DD4BE1">
        <w:rPr>
          <w:rFonts w:hint="eastAsia"/>
        </w:rPr>
        <w:t>硬件总体方案设计</w:t>
      </w:r>
      <w:r w:rsidRPr="00DD4BE1">
        <w:rPr>
          <w:rFonts w:hint="eastAsia"/>
        </w:rPr>
        <w:t>2.2</w:t>
      </w:r>
      <w:r>
        <w:rPr>
          <w:rFonts w:hint="eastAsia"/>
        </w:rPr>
        <w:t>》</w:t>
      </w:r>
      <w:r w:rsidR="00874876">
        <w:rPr>
          <w:rFonts w:hint="eastAsia"/>
        </w:rPr>
        <w:t>文档</w:t>
      </w:r>
      <w:r w:rsidR="00874876">
        <w:rPr>
          <w:rFonts w:hint="eastAsia"/>
        </w:rPr>
        <w:t>2.2</w:t>
      </w:r>
      <w:r w:rsidR="00874876">
        <w:rPr>
          <w:rFonts w:hint="eastAsia"/>
        </w:rPr>
        <w:t>章节</w:t>
      </w:r>
    </w:p>
    <w:p w:rsidR="0039718B" w:rsidRDefault="00380CAD" w:rsidP="0039718B">
      <w:pPr>
        <w:pStyle w:val="3"/>
        <w:rPr>
          <w:rFonts w:ascii="Times New Roman" w:eastAsiaTheme="minorEastAsia" w:hAnsi="Times New Roman"/>
          <w:b w:val="0"/>
          <w:sz w:val="21"/>
          <w:szCs w:val="21"/>
        </w:rPr>
      </w:pPr>
      <w:bookmarkStart w:id="46" w:name="_Toc517945841"/>
      <w:r>
        <w:rPr>
          <w:rFonts w:ascii="Times New Roman" w:eastAsiaTheme="minorEastAsia" w:hAnsi="Times New Roman" w:hint="eastAsia"/>
          <w:b w:val="0"/>
          <w:sz w:val="21"/>
          <w:szCs w:val="21"/>
        </w:rPr>
        <w:t>硬件</w:t>
      </w:r>
      <w:r>
        <w:rPr>
          <w:rFonts w:ascii="Times New Roman" w:eastAsiaTheme="minorEastAsia" w:hAnsi="Times New Roman" w:hint="eastAsia"/>
          <w:b w:val="0"/>
          <w:sz w:val="21"/>
          <w:szCs w:val="21"/>
        </w:rPr>
        <w:t>V1.0</w:t>
      </w:r>
      <w:r>
        <w:rPr>
          <w:rFonts w:ascii="Times New Roman" w:eastAsiaTheme="minorEastAsia" w:hAnsi="Times New Roman" w:hint="eastAsia"/>
          <w:b w:val="0"/>
          <w:sz w:val="21"/>
          <w:szCs w:val="21"/>
        </w:rPr>
        <w:t>版本说明</w:t>
      </w:r>
      <w:bookmarkEnd w:id="46"/>
    </w:p>
    <w:p w:rsidR="00380CAD" w:rsidRPr="00380CAD" w:rsidRDefault="00380CAD" w:rsidP="00215600">
      <w:pPr>
        <w:ind w:left="198" w:firstLine="222"/>
      </w:pPr>
      <w:r>
        <w:rPr>
          <w:rFonts w:hint="eastAsia"/>
        </w:rPr>
        <w:t>硬件</w:t>
      </w:r>
      <w:r>
        <w:rPr>
          <w:rFonts w:hint="eastAsia"/>
        </w:rPr>
        <w:t>1.0</w:t>
      </w:r>
      <w:r>
        <w:rPr>
          <w:rFonts w:hint="eastAsia"/>
        </w:rPr>
        <w:t>版本中</w:t>
      </w:r>
      <w:r w:rsidR="00215600">
        <w:rPr>
          <w:rFonts w:hint="eastAsia"/>
        </w:rPr>
        <w:t>通过使用双</w:t>
      </w:r>
      <w:r w:rsidR="00215600">
        <w:rPr>
          <w:rFonts w:hint="eastAsia"/>
        </w:rPr>
        <w:t>CPU</w:t>
      </w:r>
      <w:r w:rsidR="00215600">
        <w:rPr>
          <w:rFonts w:hint="eastAsia"/>
        </w:rPr>
        <w:t>和双</w:t>
      </w:r>
      <w:r w:rsidR="00215600">
        <w:rPr>
          <w:rFonts w:hint="eastAsia"/>
        </w:rPr>
        <w:t>FPGA</w:t>
      </w:r>
      <w:r w:rsidR="00215600">
        <w:rPr>
          <w:rFonts w:hint="eastAsia"/>
        </w:rPr>
        <w:t>进行物理层和协议层处理，并集成</w:t>
      </w:r>
      <w:r w:rsidR="00215600">
        <w:rPr>
          <w:rFonts w:hint="eastAsia"/>
        </w:rPr>
        <w:t>10GbE</w:t>
      </w:r>
      <w:r w:rsidR="00215600">
        <w:rPr>
          <w:rFonts w:hint="eastAsia"/>
        </w:rPr>
        <w:t>交换芯片进行数据交换</w:t>
      </w:r>
    </w:p>
    <w:p w:rsidR="00380CAD" w:rsidRDefault="004B1E92" w:rsidP="00126F69">
      <w:pPr>
        <w:jc w:val="center"/>
      </w:pPr>
      <w:r w:rsidRPr="00132A46">
        <w:object w:dxaOrig="17223" w:dyaOrig="136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35pt;height:329.9pt" o:ole="">
            <v:imagedata r:id="rId12" o:title=""/>
            <o:lock v:ext="edit" aspectratio="f"/>
          </v:shape>
          <o:OLEObject Type="Embed" ProgID="Visio.Drawing.11" ShapeID="_x0000_i1025" DrawAspect="Content" ObjectID="_1593604446" r:id="rId13"/>
        </w:object>
      </w:r>
    </w:p>
    <w:p w:rsidR="00380CAD" w:rsidRPr="00126F69" w:rsidRDefault="00380CAD" w:rsidP="00380CAD">
      <w:pPr>
        <w:pStyle w:val="aa"/>
        <w:jc w:val="center"/>
        <w:rPr>
          <w:rFonts w:ascii="Times New Roman" w:hAnsi="Times New Roman"/>
        </w:rPr>
      </w:pPr>
      <w:r w:rsidRPr="00380CAD">
        <w:rPr>
          <w:rFonts w:ascii="Times New Roman" w:hAnsi="Times New Roman"/>
        </w:rPr>
        <w:t>图</w:t>
      </w:r>
      <w:r w:rsidR="000976FA" w:rsidRPr="00380CAD">
        <w:rPr>
          <w:rFonts w:ascii="Times New Roman" w:hAnsi="Times New Roman"/>
        </w:rPr>
        <w:fldChar w:fldCharType="begin"/>
      </w:r>
      <w:r w:rsidRPr="00380CAD">
        <w:rPr>
          <w:rFonts w:ascii="Times New Roman" w:hAnsi="Times New Roman"/>
        </w:rPr>
        <w:instrText xml:space="preserve"> SEQ </w:instrText>
      </w:r>
      <w:r w:rsidRPr="00380CAD">
        <w:rPr>
          <w:rFonts w:ascii="Times New Roman" w:hAnsi="Times New Roman"/>
        </w:rPr>
        <w:instrText>图</w:instrText>
      </w:r>
      <w:r w:rsidRPr="00380CAD">
        <w:rPr>
          <w:rFonts w:ascii="Times New Roman" w:hAnsi="Times New Roman"/>
        </w:rPr>
        <w:instrText xml:space="preserve"> \* ARABIC </w:instrText>
      </w:r>
      <w:r w:rsidR="000976FA" w:rsidRPr="00380CAD">
        <w:rPr>
          <w:rFonts w:ascii="Times New Roman" w:hAnsi="Times New Roman"/>
        </w:rPr>
        <w:fldChar w:fldCharType="separate"/>
      </w:r>
      <w:r w:rsidR="00126F69">
        <w:rPr>
          <w:rFonts w:ascii="Times New Roman" w:hAnsi="Times New Roman"/>
          <w:noProof/>
        </w:rPr>
        <w:t>1</w:t>
      </w:r>
      <w:r w:rsidR="000976FA" w:rsidRPr="00380CAD">
        <w:rPr>
          <w:rFonts w:ascii="Times New Roman" w:hAnsi="Times New Roman"/>
        </w:rPr>
        <w:fldChar w:fldCharType="end"/>
      </w:r>
      <w:r w:rsidRPr="00380CAD">
        <w:rPr>
          <w:rFonts w:ascii="Times New Roman" w:hAnsi="Times New Roman" w:hint="eastAsia"/>
        </w:rPr>
        <w:t>硬件</w:t>
      </w:r>
      <w:r w:rsidRPr="00380CAD">
        <w:rPr>
          <w:rFonts w:ascii="Times New Roman" w:hAnsi="Times New Roman" w:hint="eastAsia"/>
        </w:rPr>
        <w:t>V1.0</w:t>
      </w:r>
      <w:r w:rsidRPr="00380CAD">
        <w:rPr>
          <w:rFonts w:ascii="Times New Roman" w:hAnsi="Times New Roman" w:hint="eastAsia"/>
        </w:rPr>
        <w:t>版本</w:t>
      </w:r>
      <w:r w:rsidRPr="00380CAD">
        <w:rPr>
          <w:rFonts w:ascii="Times New Roman" w:hAnsi="Times New Roman"/>
        </w:rPr>
        <w:t>架构</w:t>
      </w:r>
    </w:p>
    <w:p w:rsidR="00380CAD" w:rsidRDefault="00215600" w:rsidP="00215600">
      <w:pPr>
        <w:ind w:firstLine="420"/>
      </w:pPr>
      <w:r>
        <w:rPr>
          <w:rFonts w:hint="eastAsia"/>
        </w:rPr>
        <w:t>此种方案下，将</w:t>
      </w:r>
      <w:r>
        <w:rPr>
          <w:rFonts w:hint="eastAsia"/>
        </w:rPr>
        <w:t>CPU</w:t>
      </w:r>
      <w:r>
        <w:rPr>
          <w:rFonts w:hint="eastAsia"/>
        </w:rPr>
        <w:t>、</w:t>
      </w:r>
      <w:r>
        <w:rPr>
          <w:rFonts w:hint="eastAsia"/>
        </w:rPr>
        <w:t>FPGA</w:t>
      </w:r>
      <w:r>
        <w:rPr>
          <w:rFonts w:hint="eastAsia"/>
        </w:rPr>
        <w:t>以及大交换芯片均集成到板卡中，此种处理方式对于板卡硬件设计、结构设计、散热设计均带来很大挑战。</w:t>
      </w:r>
    </w:p>
    <w:p w:rsidR="00FC62E8" w:rsidRPr="00215600" w:rsidRDefault="00215600" w:rsidP="00215600">
      <w:pPr>
        <w:ind w:firstLine="420"/>
      </w:pPr>
      <w:r>
        <w:rPr>
          <w:rFonts w:hint="eastAsia"/>
        </w:rPr>
        <w:t>尤其</w:t>
      </w:r>
      <w:r>
        <w:rPr>
          <w:rFonts w:hint="eastAsia"/>
        </w:rPr>
        <w:t>CPU</w:t>
      </w:r>
      <w:r>
        <w:rPr>
          <w:rFonts w:hint="eastAsia"/>
        </w:rPr>
        <w:t>模块首次涉及，除却硬件部分，包含大量的</w:t>
      </w:r>
      <w:r>
        <w:rPr>
          <w:rFonts w:hint="eastAsia"/>
        </w:rPr>
        <w:t>BMC</w:t>
      </w:r>
      <w:r>
        <w:rPr>
          <w:rFonts w:hint="eastAsia"/>
        </w:rPr>
        <w:t>、</w:t>
      </w:r>
      <w:r>
        <w:rPr>
          <w:rFonts w:hint="eastAsia"/>
        </w:rPr>
        <w:t>BIOS</w:t>
      </w:r>
      <w:r>
        <w:rPr>
          <w:rFonts w:hint="eastAsia"/>
        </w:rPr>
        <w:t>和驱动方面的工作，工作量大、难度高，大大提高了整个项目的实现风险</w:t>
      </w:r>
      <w:r w:rsidR="00B11F33">
        <w:rPr>
          <w:rFonts w:hint="eastAsia"/>
        </w:rPr>
        <w:t>，</w:t>
      </w:r>
      <w:r w:rsidR="001812F6">
        <w:rPr>
          <w:rFonts w:hint="eastAsia"/>
        </w:rPr>
        <w:t>同时研发周期会拉长，</w:t>
      </w:r>
      <w:r w:rsidR="00D31427">
        <w:rPr>
          <w:rFonts w:hint="eastAsia"/>
        </w:rPr>
        <w:t>而此类设备在市场已经有较成熟产品，完全可通过</w:t>
      </w:r>
      <w:r w:rsidR="00D31427" w:rsidRPr="00007020">
        <w:rPr>
          <w:rFonts w:hint="eastAsia"/>
          <w:highlight w:val="yellow"/>
        </w:rPr>
        <w:t>外购</w:t>
      </w:r>
      <w:r w:rsidR="00D31427">
        <w:rPr>
          <w:rFonts w:hint="eastAsia"/>
        </w:rPr>
        <w:t>方式实现。</w:t>
      </w:r>
    </w:p>
    <w:p w:rsidR="00D9512C" w:rsidRDefault="00D9512C" w:rsidP="00F24AC5">
      <w:pPr>
        <w:pStyle w:val="2"/>
        <w:spacing w:before="0" w:afterLines="50" w:after="120"/>
        <w:rPr>
          <w:rFonts w:ascii="Times New Roman" w:eastAsiaTheme="minorEastAsia" w:hAnsi="Times New Roman"/>
          <w:b w:val="0"/>
          <w:bCs/>
          <w:kern w:val="2"/>
          <w:sz w:val="21"/>
          <w:szCs w:val="21"/>
        </w:rPr>
      </w:pPr>
      <w:bookmarkStart w:id="47" w:name="_Toc29404"/>
      <w:bookmarkStart w:id="48" w:name="_Toc517945842"/>
      <w:r w:rsidRPr="00C4196D">
        <w:rPr>
          <w:rFonts w:ascii="Times New Roman" w:eastAsiaTheme="minorEastAsia" w:hAnsi="Times New Roman"/>
          <w:b w:val="0"/>
          <w:bCs/>
          <w:kern w:val="2"/>
          <w:sz w:val="21"/>
          <w:szCs w:val="21"/>
        </w:rPr>
        <w:lastRenderedPageBreak/>
        <w:t>通用硬件平台</w:t>
      </w:r>
      <w:bookmarkEnd w:id="47"/>
      <w:r w:rsidR="00FC62E8" w:rsidRPr="00C4196D">
        <w:rPr>
          <w:rFonts w:ascii="Times New Roman" w:eastAsiaTheme="minorEastAsia" w:hAnsi="Times New Roman" w:hint="eastAsia"/>
          <w:b w:val="0"/>
          <w:bCs/>
          <w:kern w:val="2"/>
          <w:sz w:val="21"/>
          <w:szCs w:val="21"/>
        </w:rPr>
        <w:t>V2.0</w:t>
      </w:r>
      <w:r w:rsidR="00FC62E8" w:rsidRPr="00C4196D">
        <w:rPr>
          <w:rFonts w:ascii="Times New Roman" w:eastAsiaTheme="minorEastAsia" w:hAnsi="Times New Roman" w:hint="eastAsia"/>
          <w:b w:val="0"/>
          <w:bCs/>
          <w:kern w:val="2"/>
          <w:sz w:val="21"/>
          <w:szCs w:val="21"/>
        </w:rPr>
        <w:t>版本架构</w:t>
      </w:r>
      <w:bookmarkEnd w:id="48"/>
    </w:p>
    <w:p w:rsidR="00C4196D" w:rsidRDefault="00C4196D" w:rsidP="00C4196D">
      <w:pPr>
        <w:ind w:firstLineChars="202" w:firstLine="424"/>
      </w:pPr>
      <w:r>
        <w:rPr>
          <w:rFonts w:hint="eastAsia"/>
        </w:rPr>
        <w:t>通过上述分析，新硬件平台拟保留原</w:t>
      </w:r>
      <w:r>
        <w:rPr>
          <w:rFonts w:hint="eastAsia"/>
        </w:rPr>
        <w:t>FPGA</w:t>
      </w:r>
      <w:r>
        <w:rPr>
          <w:rFonts w:hint="eastAsia"/>
        </w:rPr>
        <w:t>部分设计，将</w:t>
      </w:r>
      <w:r>
        <w:rPr>
          <w:rFonts w:hint="eastAsia"/>
        </w:rPr>
        <w:t>CPU</w:t>
      </w:r>
      <w:r>
        <w:rPr>
          <w:rFonts w:hint="eastAsia"/>
        </w:rPr>
        <w:t>和</w:t>
      </w:r>
      <w:r>
        <w:rPr>
          <w:rFonts w:hint="eastAsia"/>
        </w:rPr>
        <w:t>10GbE</w:t>
      </w:r>
      <w:r>
        <w:rPr>
          <w:rFonts w:hint="eastAsia"/>
        </w:rPr>
        <w:t>交换部分分离出去，同时为增大系统处理能力并保证灵活性，拟在双</w:t>
      </w:r>
      <w:r>
        <w:rPr>
          <w:rFonts w:hint="eastAsia"/>
        </w:rPr>
        <w:t>FPGA</w:t>
      </w:r>
      <w:r>
        <w:rPr>
          <w:rFonts w:hint="eastAsia"/>
        </w:rPr>
        <w:t>基础上增加两片同规格</w:t>
      </w:r>
      <w:r>
        <w:rPr>
          <w:rFonts w:hint="eastAsia"/>
        </w:rPr>
        <w:t>FPGA</w:t>
      </w:r>
      <w:r w:rsidR="001E0C88">
        <w:rPr>
          <w:rFonts w:hint="eastAsia"/>
        </w:rPr>
        <w:t>组成</w:t>
      </w:r>
      <w:r w:rsidR="001E0C88">
        <w:rPr>
          <w:rFonts w:hint="eastAsia"/>
        </w:rPr>
        <w:t>FPGA</w:t>
      </w:r>
      <w:r w:rsidR="001E0C88">
        <w:rPr>
          <w:rFonts w:hint="eastAsia"/>
        </w:rPr>
        <w:t>阵列</w:t>
      </w:r>
      <w:r>
        <w:rPr>
          <w:rFonts w:hint="eastAsia"/>
        </w:rPr>
        <w:t>。</w:t>
      </w:r>
    </w:p>
    <w:p w:rsidR="00750652" w:rsidRDefault="004B1E92" w:rsidP="000B15B5">
      <w:pPr>
        <w:pStyle w:val="aa"/>
        <w:jc w:val="center"/>
      </w:pPr>
      <w:r>
        <w:object w:dxaOrig="9596" w:dyaOrig="6151">
          <v:shape id="_x0000_i1026" type="#_x0000_t75" style="width:501.3pt;height:320.8pt" o:ole="">
            <v:imagedata r:id="rId14" o:title=""/>
          </v:shape>
          <o:OLEObject Type="Embed" ProgID="Visio.Drawing.11" ShapeID="_x0000_i1026" DrawAspect="Content" ObjectID="_1593604447" r:id="rId15"/>
        </w:object>
      </w:r>
    </w:p>
    <w:p w:rsidR="003A2135" w:rsidRPr="000B15B5" w:rsidRDefault="003A2135" w:rsidP="000B15B5">
      <w:pPr>
        <w:pStyle w:val="aa"/>
        <w:jc w:val="center"/>
        <w:rPr>
          <w:rFonts w:ascii="Times New Roman" w:hAnsi="Times New Roman"/>
          <w:noProof/>
        </w:rPr>
      </w:pPr>
      <w:r w:rsidRPr="00132A46">
        <w:rPr>
          <w:rFonts w:ascii="Times New Roman" w:hAnsi="Times New Roman"/>
        </w:rPr>
        <w:t>图</w:t>
      </w:r>
      <w:r w:rsidR="000976FA" w:rsidRPr="00132A46">
        <w:rPr>
          <w:rFonts w:ascii="Times New Roman" w:hAnsi="Times New Roman"/>
        </w:rPr>
        <w:fldChar w:fldCharType="begin"/>
      </w:r>
      <w:r w:rsidRPr="00132A46">
        <w:rPr>
          <w:rFonts w:ascii="Times New Roman" w:hAnsi="Times New Roman"/>
        </w:rPr>
        <w:instrText xml:space="preserve"> SEQ </w:instrText>
      </w:r>
      <w:r w:rsidRPr="00132A46">
        <w:rPr>
          <w:rFonts w:ascii="Times New Roman" w:hAnsi="Times New Roman"/>
        </w:rPr>
        <w:instrText>图</w:instrText>
      </w:r>
      <w:r w:rsidRPr="00132A46">
        <w:rPr>
          <w:rFonts w:ascii="Times New Roman" w:hAnsi="Times New Roman"/>
        </w:rPr>
        <w:instrText xml:space="preserve"> \* ARABIC </w:instrText>
      </w:r>
      <w:r w:rsidR="000976FA" w:rsidRPr="00132A46">
        <w:rPr>
          <w:rFonts w:ascii="Times New Roman" w:hAnsi="Times New Roman"/>
        </w:rPr>
        <w:fldChar w:fldCharType="separate"/>
      </w:r>
      <w:r w:rsidR="004D0261">
        <w:rPr>
          <w:rFonts w:ascii="Times New Roman" w:hAnsi="Times New Roman"/>
          <w:noProof/>
        </w:rPr>
        <w:t>2</w:t>
      </w:r>
      <w:r w:rsidR="000976FA" w:rsidRPr="00132A46">
        <w:rPr>
          <w:rFonts w:ascii="Times New Roman" w:hAnsi="Times New Roman"/>
        </w:rPr>
        <w:fldChar w:fldCharType="end"/>
      </w:r>
      <w:r w:rsidR="000B15B5">
        <w:rPr>
          <w:rFonts w:ascii="Times New Roman" w:hAnsi="Times New Roman" w:hint="eastAsia"/>
        </w:rPr>
        <w:t>硬件</w:t>
      </w:r>
      <w:r w:rsidR="000B15B5">
        <w:rPr>
          <w:rFonts w:ascii="Times New Roman" w:hAnsi="Times New Roman" w:hint="eastAsia"/>
        </w:rPr>
        <w:t>V2.0</w:t>
      </w:r>
      <w:r w:rsidR="000B15B5">
        <w:rPr>
          <w:rFonts w:ascii="Times New Roman" w:hAnsi="Times New Roman" w:hint="eastAsia"/>
        </w:rPr>
        <w:t>版本逻辑架构图</w:t>
      </w:r>
    </w:p>
    <w:p w:rsidR="00D9512C" w:rsidRDefault="00681B51" w:rsidP="00F24AC5">
      <w:pPr>
        <w:pStyle w:val="2"/>
        <w:spacing w:before="0" w:afterLines="50" w:after="120"/>
        <w:rPr>
          <w:rFonts w:ascii="Times New Roman" w:eastAsiaTheme="minorEastAsia" w:hAnsi="Times New Roman"/>
          <w:b w:val="0"/>
          <w:bCs/>
          <w:kern w:val="2"/>
          <w:sz w:val="21"/>
          <w:szCs w:val="21"/>
        </w:rPr>
      </w:pPr>
      <w:bookmarkStart w:id="49" w:name="_Toc517945843"/>
      <w:r>
        <w:rPr>
          <w:rFonts w:ascii="Times New Roman" w:eastAsiaTheme="minorEastAsia" w:hAnsi="Times New Roman" w:hint="eastAsia"/>
          <w:b w:val="0"/>
          <w:bCs/>
          <w:kern w:val="2"/>
          <w:sz w:val="21"/>
          <w:szCs w:val="21"/>
        </w:rPr>
        <w:lastRenderedPageBreak/>
        <w:t>基于</w:t>
      </w:r>
      <w:r>
        <w:rPr>
          <w:rFonts w:ascii="Times New Roman" w:eastAsiaTheme="minorEastAsia" w:hAnsi="Times New Roman" w:hint="eastAsia"/>
          <w:b w:val="0"/>
          <w:bCs/>
          <w:kern w:val="2"/>
          <w:sz w:val="21"/>
          <w:szCs w:val="21"/>
        </w:rPr>
        <w:t>2.0</w:t>
      </w:r>
      <w:r>
        <w:rPr>
          <w:rFonts w:ascii="Times New Roman" w:eastAsiaTheme="minorEastAsia" w:hAnsi="Times New Roman" w:hint="eastAsia"/>
          <w:b w:val="0"/>
          <w:bCs/>
          <w:kern w:val="2"/>
          <w:sz w:val="21"/>
          <w:szCs w:val="21"/>
        </w:rPr>
        <w:t>版本硬件系统</w:t>
      </w:r>
      <w:r w:rsidR="00750652">
        <w:rPr>
          <w:rFonts w:ascii="Times New Roman" w:eastAsiaTheme="minorEastAsia" w:hAnsi="Times New Roman" w:hint="eastAsia"/>
          <w:b w:val="0"/>
          <w:bCs/>
          <w:kern w:val="2"/>
          <w:sz w:val="21"/>
          <w:szCs w:val="21"/>
        </w:rPr>
        <w:t>应用示意图</w:t>
      </w:r>
      <w:bookmarkEnd w:id="49"/>
    </w:p>
    <w:p w:rsidR="005E4153" w:rsidRDefault="004B1E92" w:rsidP="005E04CE">
      <w:pPr>
        <w:jc w:val="center"/>
      </w:pPr>
      <w:r>
        <w:object w:dxaOrig="14522" w:dyaOrig="11717">
          <v:shape id="_x0000_i1027" type="#_x0000_t75" style="width:511pt;height:413.75pt" o:ole="">
            <v:imagedata r:id="rId16" o:title=""/>
          </v:shape>
          <o:OLEObject Type="Embed" ProgID="Visio.Drawing.11" ShapeID="_x0000_i1027" DrawAspect="Content" ObjectID="_1593604448" r:id="rId17"/>
        </w:object>
      </w:r>
    </w:p>
    <w:p w:rsidR="004D0261" w:rsidRPr="00F50A90" w:rsidRDefault="004D0261" w:rsidP="00F50A90">
      <w:pPr>
        <w:pStyle w:val="aa"/>
        <w:jc w:val="center"/>
        <w:rPr>
          <w:rFonts w:ascii="Times New Roman" w:hAnsi="Times New Roman"/>
          <w:noProof/>
        </w:rPr>
      </w:pPr>
      <w:r w:rsidRPr="00132A46">
        <w:rPr>
          <w:rFonts w:ascii="Times New Roman" w:hAnsi="Times New Roman"/>
        </w:rPr>
        <w:t>图</w:t>
      </w:r>
      <w:r w:rsidR="000976FA" w:rsidRPr="00132A46">
        <w:rPr>
          <w:rFonts w:ascii="Times New Roman" w:hAnsi="Times New Roman"/>
        </w:rPr>
        <w:fldChar w:fldCharType="begin"/>
      </w:r>
      <w:r w:rsidRPr="00132A46">
        <w:rPr>
          <w:rFonts w:ascii="Times New Roman" w:hAnsi="Times New Roman"/>
        </w:rPr>
        <w:instrText xml:space="preserve"> SEQ </w:instrText>
      </w:r>
      <w:r w:rsidRPr="00132A46">
        <w:rPr>
          <w:rFonts w:ascii="Times New Roman" w:hAnsi="Times New Roman"/>
        </w:rPr>
        <w:instrText>图</w:instrText>
      </w:r>
      <w:r w:rsidRPr="00132A46">
        <w:rPr>
          <w:rFonts w:ascii="Times New Roman" w:hAnsi="Times New Roman"/>
        </w:rPr>
        <w:instrText xml:space="preserve"> \* ARABIC </w:instrText>
      </w:r>
      <w:r w:rsidR="000976FA" w:rsidRPr="00132A46">
        <w:rPr>
          <w:rFonts w:ascii="Times New Roman" w:hAnsi="Times New Roman"/>
        </w:rPr>
        <w:fldChar w:fldCharType="separate"/>
      </w:r>
      <w:r w:rsidR="00F50A90">
        <w:rPr>
          <w:rFonts w:ascii="Times New Roman" w:hAnsi="Times New Roman"/>
          <w:noProof/>
        </w:rPr>
        <w:t>3</w:t>
      </w:r>
      <w:r w:rsidR="000976FA" w:rsidRPr="00132A46">
        <w:rPr>
          <w:rFonts w:ascii="Times New Roman" w:hAnsi="Times New Roman"/>
        </w:rPr>
        <w:fldChar w:fldCharType="end"/>
      </w:r>
      <w:r w:rsidR="00F50A90">
        <w:rPr>
          <w:rFonts w:ascii="Times New Roman" w:hAnsi="Times New Roman" w:hint="eastAsia"/>
        </w:rPr>
        <w:t>系统应用示意图</w:t>
      </w:r>
    </w:p>
    <w:p w:rsidR="004955E1" w:rsidRPr="00132A46" w:rsidRDefault="00916937" w:rsidP="00F24AC5">
      <w:pPr>
        <w:pStyle w:val="1"/>
        <w:spacing w:before="0" w:afterLines="50" w:after="120"/>
        <w:rPr>
          <w:rFonts w:ascii="Times New Roman" w:eastAsia="宋体" w:hAnsi="Times New Roman"/>
        </w:rPr>
      </w:pPr>
      <w:bookmarkStart w:id="50" w:name="_Toc517945844"/>
      <w:r w:rsidRPr="00132A46">
        <w:rPr>
          <w:rFonts w:ascii="Times New Roman" w:eastAsia="宋体" w:hAnsi="Times New Roman"/>
        </w:rPr>
        <w:lastRenderedPageBreak/>
        <w:t>vBBU</w:t>
      </w:r>
      <w:r w:rsidRPr="00132A46">
        <w:rPr>
          <w:rFonts w:ascii="Times New Roman" w:eastAsia="宋体" w:hAnsi="Times New Roman"/>
        </w:rPr>
        <w:t>硬件</w:t>
      </w:r>
      <w:bookmarkEnd w:id="39"/>
      <w:bookmarkEnd w:id="40"/>
      <w:r w:rsidRPr="00132A46">
        <w:rPr>
          <w:rFonts w:ascii="Times New Roman" w:eastAsia="宋体" w:hAnsi="Times New Roman"/>
        </w:rPr>
        <w:t>总体方案</w:t>
      </w:r>
      <w:bookmarkEnd w:id="50"/>
    </w:p>
    <w:p w:rsidR="00D2139D" w:rsidRPr="00132A46" w:rsidRDefault="00D2139D" w:rsidP="00F24AC5">
      <w:pPr>
        <w:pStyle w:val="2"/>
        <w:spacing w:before="0" w:afterLines="50" w:after="120"/>
        <w:rPr>
          <w:rFonts w:ascii="Times New Roman" w:eastAsia="宋体" w:hAnsi="Times New Roman"/>
        </w:rPr>
      </w:pPr>
      <w:bookmarkStart w:id="51" w:name="_Toc517945845"/>
      <w:bookmarkStart w:id="52" w:name="_Toc27382"/>
      <w:r w:rsidRPr="00132A46">
        <w:rPr>
          <w:rFonts w:ascii="Times New Roman" w:eastAsia="宋体" w:hAnsi="Times New Roman"/>
        </w:rPr>
        <w:t>硬件</w:t>
      </w:r>
      <w:r w:rsidR="00524550" w:rsidRPr="00132A46">
        <w:rPr>
          <w:rFonts w:ascii="Times New Roman" w:eastAsia="宋体" w:hAnsi="Times New Roman"/>
        </w:rPr>
        <w:t>架构</w:t>
      </w:r>
      <w:r w:rsidRPr="00132A46">
        <w:rPr>
          <w:rFonts w:ascii="Times New Roman" w:eastAsia="宋体" w:hAnsi="Times New Roman"/>
        </w:rPr>
        <w:t>逻辑</w:t>
      </w:r>
      <w:r w:rsidR="00524550">
        <w:rPr>
          <w:rFonts w:ascii="Times New Roman" w:eastAsia="宋体" w:hAnsi="Times New Roman" w:hint="eastAsia"/>
        </w:rPr>
        <w:t>框图</w:t>
      </w:r>
      <w:bookmarkEnd w:id="51"/>
    </w:p>
    <w:p w:rsidR="007C4020" w:rsidRPr="00A3038E" w:rsidRDefault="00660215" w:rsidP="003D7D2F">
      <w:pPr>
        <w:keepNext/>
        <w:jc w:val="center"/>
      </w:pPr>
      <w:r>
        <w:object w:dxaOrig="31181" w:dyaOrig="17146">
          <v:shape id="_x0000_i1032" type="#_x0000_t75" style="width:514.75pt;height:283.15pt" o:ole="">
            <v:imagedata r:id="rId18" o:title=""/>
          </v:shape>
          <o:OLEObject Type="Embed" ProgID="Visio.Drawing.11" ShapeID="_x0000_i1032" DrawAspect="Content" ObjectID="_1593604449" r:id="rId19"/>
        </w:object>
      </w:r>
    </w:p>
    <w:p w:rsidR="00726123" w:rsidRPr="00132A46" w:rsidRDefault="007C4020" w:rsidP="007C4020">
      <w:pPr>
        <w:pStyle w:val="aa"/>
        <w:jc w:val="center"/>
        <w:rPr>
          <w:rFonts w:ascii="Times New Roman" w:hAnsi="Times New Roman"/>
        </w:rPr>
      </w:pPr>
      <w:r w:rsidRPr="00132A46">
        <w:rPr>
          <w:rFonts w:ascii="Times New Roman" w:hAnsi="Times New Roman"/>
        </w:rPr>
        <w:t>图</w:t>
      </w:r>
      <w:r w:rsidR="000976FA" w:rsidRPr="00132A46">
        <w:rPr>
          <w:rFonts w:ascii="Times New Roman" w:hAnsi="Times New Roman"/>
        </w:rPr>
        <w:fldChar w:fldCharType="begin"/>
      </w:r>
      <w:r w:rsidRPr="00132A46">
        <w:rPr>
          <w:rFonts w:ascii="Times New Roman" w:hAnsi="Times New Roman"/>
        </w:rPr>
        <w:instrText xml:space="preserve"> SEQ </w:instrText>
      </w:r>
      <w:r w:rsidRPr="00132A46">
        <w:rPr>
          <w:rFonts w:ascii="Times New Roman" w:hAnsi="Times New Roman"/>
        </w:rPr>
        <w:instrText>图</w:instrText>
      </w:r>
      <w:r w:rsidRPr="00132A46">
        <w:rPr>
          <w:rFonts w:ascii="Times New Roman" w:hAnsi="Times New Roman"/>
        </w:rPr>
        <w:instrText xml:space="preserve"> \* ARABIC </w:instrText>
      </w:r>
      <w:r w:rsidR="000976FA" w:rsidRPr="00132A46">
        <w:rPr>
          <w:rFonts w:ascii="Times New Roman" w:hAnsi="Times New Roman"/>
        </w:rPr>
        <w:fldChar w:fldCharType="separate"/>
      </w:r>
      <w:r w:rsidR="000C5616">
        <w:rPr>
          <w:rFonts w:ascii="Times New Roman" w:hAnsi="Times New Roman"/>
          <w:noProof/>
        </w:rPr>
        <w:t>4</w:t>
      </w:r>
      <w:r w:rsidR="000976FA" w:rsidRPr="00132A46">
        <w:rPr>
          <w:rFonts w:ascii="Times New Roman" w:hAnsi="Times New Roman"/>
        </w:rPr>
        <w:fldChar w:fldCharType="end"/>
      </w:r>
      <w:r w:rsidRPr="00132A46">
        <w:rPr>
          <w:rFonts w:ascii="Times New Roman" w:hAnsi="Times New Roman"/>
        </w:rPr>
        <w:t>硬件逻辑架构图</w:t>
      </w:r>
    </w:p>
    <w:p w:rsidR="00131790" w:rsidRDefault="00FA2FB7" w:rsidP="00F50A90">
      <w:pPr>
        <w:ind w:firstLine="420"/>
        <w:rPr>
          <w:ins w:id="53" w:author="Sky123.Org" w:date="2018-06-27T20:33:00Z"/>
        </w:rPr>
      </w:pPr>
      <w:r>
        <w:rPr>
          <w:rFonts w:hint="eastAsia"/>
        </w:rPr>
        <w:t>如上图所示，整板硬件核心处理芯片为四片</w:t>
      </w:r>
      <w:r>
        <w:rPr>
          <w:rFonts w:hint="eastAsia"/>
        </w:rPr>
        <w:t>FPGA</w:t>
      </w:r>
      <w:r>
        <w:rPr>
          <w:rFonts w:hint="eastAsia"/>
        </w:rPr>
        <w:t>，</w:t>
      </w:r>
      <w:r w:rsidR="000A66AC">
        <w:rPr>
          <w:rFonts w:hint="eastAsia"/>
        </w:rPr>
        <w:t>四片</w:t>
      </w:r>
      <w:r w:rsidR="000A66AC">
        <w:rPr>
          <w:rFonts w:hint="eastAsia"/>
        </w:rPr>
        <w:t>FPGA</w:t>
      </w:r>
      <w:r>
        <w:rPr>
          <w:rFonts w:hint="eastAsia"/>
        </w:rPr>
        <w:t>相互之间通过</w:t>
      </w:r>
      <w:r>
        <w:rPr>
          <w:rFonts w:hint="eastAsia"/>
        </w:rPr>
        <w:t>GTY</w:t>
      </w:r>
      <w:r>
        <w:rPr>
          <w:rFonts w:hint="eastAsia"/>
        </w:rPr>
        <w:t>高速接口实现</w:t>
      </w:r>
      <w:r>
        <w:rPr>
          <w:rFonts w:hint="eastAsia"/>
        </w:rPr>
        <w:t>fullmesh</w:t>
      </w:r>
      <w:r w:rsidR="00BD5CAF">
        <w:rPr>
          <w:rFonts w:hint="eastAsia"/>
        </w:rPr>
        <w:t>拓扑互联，互联接口协议可自定义，本方案中暂定采用</w:t>
      </w:r>
      <w:r w:rsidR="00BD5CAF">
        <w:rPr>
          <w:rFonts w:hint="eastAsia"/>
        </w:rPr>
        <w:t>10GbE</w:t>
      </w:r>
      <w:r w:rsidR="0009694C">
        <w:rPr>
          <w:rFonts w:hint="eastAsia"/>
        </w:rPr>
        <w:t>；</w:t>
      </w:r>
      <w:r>
        <w:rPr>
          <w:rFonts w:hint="eastAsia"/>
        </w:rPr>
        <w:t>同时保持</w:t>
      </w:r>
      <w:r>
        <w:rPr>
          <w:rFonts w:hint="eastAsia"/>
        </w:rPr>
        <w:t>FPGA3</w:t>
      </w:r>
      <w:r>
        <w:rPr>
          <w:rFonts w:hint="eastAsia"/>
        </w:rPr>
        <w:t>实现板级管理以及时钟分发功能不变</w:t>
      </w:r>
      <w:r w:rsidR="00BD5CAF">
        <w:rPr>
          <w:rFonts w:hint="eastAsia"/>
        </w:rPr>
        <w:t>，为整板提供同步时钟，同时可支持拓扑级联</w:t>
      </w:r>
      <w:r w:rsidR="0009694C">
        <w:rPr>
          <w:rFonts w:hint="eastAsia"/>
        </w:rPr>
        <w:t>；</w:t>
      </w:r>
      <w:r>
        <w:rPr>
          <w:rFonts w:hint="eastAsia"/>
        </w:rPr>
        <w:t>板级保留</w:t>
      </w:r>
      <w:r>
        <w:rPr>
          <w:rFonts w:hint="eastAsia"/>
        </w:rPr>
        <w:t>1GbE</w:t>
      </w:r>
      <w:r>
        <w:rPr>
          <w:rFonts w:hint="eastAsia"/>
        </w:rPr>
        <w:t>交换芯片不变，实现管理信息对内和对外交互</w:t>
      </w:r>
      <w:r w:rsidR="0009694C">
        <w:rPr>
          <w:rFonts w:hint="eastAsia"/>
        </w:rPr>
        <w:t>；</w:t>
      </w:r>
      <w:r w:rsidR="00EB1400">
        <w:rPr>
          <w:rFonts w:hint="eastAsia"/>
        </w:rPr>
        <w:t>CPLD3</w:t>
      </w:r>
      <w:r w:rsidR="00EB1400">
        <w:rPr>
          <w:rFonts w:hint="eastAsia"/>
        </w:rPr>
        <w:t>实现板级的上电管理</w:t>
      </w:r>
      <w:r w:rsidR="000A66AC">
        <w:rPr>
          <w:rFonts w:hint="eastAsia"/>
        </w:rPr>
        <w:t>，</w:t>
      </w:r>
      <w:r w:rsidR="000A66AC">
        <w:rPr>
          <w:rFonts w:hint="eastAsia"/>
        </w:rPr>
        <w:t>CPLD3</w:t>
      </w:r>
      <w:r w:rsidR="000A66AC">
        <w:rPr>
          <w:rFonts w:hint="eastAsia"/>
        </w:rPr>
        <w:t>和</w:t>
      </w:r>
      <w:r w:rsidR="000A66AC">
        <w:rPr>
          <w:rFonts w:hint="eastAsia"/>
        </w:rPr>
        <w:t>1GbE</w:t>
      </w:r>
      <w:r w:rsidR="000A66AC">
        <w:rPr>
          <w:rFonts w:hint="eastAsia"/>
        </w:rPr>
        <w:t>交换芯片采用</w:t>
      </w:r>
      <w:r w:rsidR="000A66AC">
        <w:rPr>
          <w:rFonts w:hint="eastAsia"/>
        </w:rPr>
        <w:t>stand by</w:t>
      </w:r>
      <w:r w:rsidR="000A66AC">
        <w:rPr>
          <w:rFonts w:hint="eastAsia"/>
        </w:rPr>
        <w:t>供电模式</w:t>
      </w:r>
      <w:r w:rsidR="00754CFE">
        <w:rPr>
          <w:rFonts w:hint="eastAsia"/>
        </w:rPr>
        <w:t>，可以远程控制设备电源开启关断</w:t>
      </w:r>
      <w:r w:rsidR="00EB1400">
        <w:rPr>
          <w:rFonts w:hint="eastAsia"/>
        </w:rPr>
        <w:t>。</w:t>
      </w:r>
    </w:p>
    <w:p w:rsidR="00131790" w:rsidRPr="009A59DE" w:rsidRDefault="009A59DE" w:rsidP="00F50A90">
      <w:pPr>
        <w:ind w:firstLine="420"/>
        <w:rPr>
          <w:ins w:id="54" w:author="Sky123.Org" w:date="2018-06-27T20:33:00Z"/>
        </w:rPr>
      </w:pPr>
      <w:r>
        <w:rPr>
          <w:rFonts w:hint="eastAsia"/>
        </w:rPr>
        <w:t>本设计中，</w:t>
      </w:r>
      <w:r w:rsidRPr="00660215">
        <w:rPr>
          <w:rFonts w:hint="eastAsia"/>
          <w:color w:val="FF0000"/>
        </w:rPr>
        <w:t>四片</w:t>
      </w:r>
      <w:r w:rsidRPr="00660215">
        <w:rPr>
          <w:rFonts w:hint="eastAsia"/>
          <w:color w:val="FF0000"/>
        </w:rPr>
        <w:t>FPGA</w:t>
      </w:r>
      <w:r w:rsidR="00A2187B" w:rsidRPr="00660215">
        <w:rPr>
          <w:rFonts w:hint="eastAsia"/>
          <w:color w:val="FF0000"/>
        </w:rPr>
        <w:t>共</w:t>
      </w:r>
      <w:r w:rsidRPr="00660215">
        <w:rPr>
          <w:rFonts w:hint="eastAsia"/>
          <w:color w:val="FF0000"/>
        </w:rPr>
        <w:t>提供了</w:t>
      </w:r>
      <w:r w:rsidR="00A2187B" w:rsidRPr="00660215">
        <w:rPr>
          <w:rFonts w:hint="eastAsia"/>
          <w:color w:val="FF0000"/>
        </w:rPr>
        <w:t>28</w:t>
      </w:r>
      <w:r w:rsidR="00A2187B" w:rsidRPr="00660215">
        <w:rPr>
          <w:rFonts w:hint="eastAsia"/>
          <w:color w:val="FF0000"/>
        </w:rPr>
        <w:t>个对外</w:t>
      </w:r>
      <w:r w:rsidRPr="00660215">
        <w:rPr>
          <w:rFonts w:hint="eastAsia"/>
          <w:color w:val="FF0000"/>
        </w:rPr>
        <w:t>高速接口</w:t>
      </w:r>
      <w:r>
        <w:rPr>
          <w:rFonts w:hint="eastAsia"/>
        </w:rPr>
        <w:t>，可根据需求配置支持不同</w:t>
      </w:r>
      <w:r w:rsidR="00A2187B">
        <w:rPr>
          <w:rFonts w:hint="eastAsia"/>
        </w:rPr>
        <w:t>接口</w:t>
      </w:r>
      <w:r>
        <w:rPr>
          <w:rFonts w:hint="eastAsia"/>
        </w:rPr>
        <w:t>协议，</w:t>
      </w:r>
      <w:r w:rsidR="00327894">
        <w:rPr>
          <w:rFonts w:hint="eastAsia"/>
        </w:rPr>
        <w:t>本方案中，高速接口默认位置为</w:t>
      </w:r>
      <w:r w:rsidR="00327894">
        <w:rPr>
          <w:rFonts w:hint="eastAsia"/>
        </w:rPr>
        <w:t>16</w:t>
      </w:r>
      <w:r w:rsidR="00327894">
        <w:rPr>
          <w:rFonts w:hint="eastAsia"/>
        </w:rPr>
        <w:t>个</w:t>
      </w:r>
      <w:r w:rsidR="00327894">
        <w:rPr>
          <w:rFonts w:hint="eastAsia"/>
        </w:rPr>
        <w:t>10GbE</w:t>
      </w:r>
      <w:r w:rsidR="00327894">
        <w:rPr>
          <w:rFonts w:hint="eastAsia"/>
        </w:rPr>
        <w:t>口，</w:t>
      </w:r>
      <w:r w:rsidR="00327894" w:rsidRPr="00660215">
        <w:rPr>
          <w:rFonts w:hint="eastAsia"/>
          <w:color w:val="FF0000"/>
        </w:rPr>
        <w:t>每个</w:t>
      </w:r>
      <w:r w:rsidR="00327894" w:rsidRPr="00660215">
        <w:rPr>
          <w:rFonts w:hint="eastAsia"/>
          <w:color w:val="FF0000"/>
        </w:rPr>
        <w:t>FPGA 4</w:t>
      </w:r>
      <w:r w:rsidR="00327894" w:rsidRPr="00660215">
        <w:rPr>
          <w:rFonts w:hint="eastAsia"/>
          <w:color w:val="FF0000"/>
        </w:rPr>
        <w:t>个，</w:t>
      </w:r>
      <w:r w:rsidR="00327894" w:rsidRPr="00660215">
        <w:rPr>
          <w:rFonts w:hint="eastAsia"/>
          <w:color w:val="FF0000"/>
        </w:rPr>
        <w:t>12</w:t>
      </w:r>
      <w:r w:rsidR="00327894" w:rsidRPr="00660215">
        <w:rPr>
          <w:rFonts w:hint="eastAsia"/>
          <w:color w:val="FF0000"/>
        </w:rPr>
        <w:t>个</w:t>
      </w:r>
      <w:r w:rsidR="00327894" w:rsidRPr="00660215">
        <w:rPr>
          <w:rFonts w:hint="eastAsia"/>
          <w:color w:val="FF0000"/>
        </w:rPr>
        <w:t>CPRI</w:t>
      </w:r>
      <w:r w:rsidR="00327894" w:rsidRPr="00660215">
        <w:rPr>
          <w:rFonts w:hint="eastAsia"/>
          <w:color w:val="FF0000"/>
        </w:rPr>
        <w:t>接口，</w:t>
      </w:r>
      <w:r w:rsidR="00327894" w:rsidRPr="00660215">
        <w:rPr>
          <w:rFonts w:hint="eastAsia"/>
          <w:color w:val="FF0000"/>
        </w:rPr>
        <w:t>FPGA1</w:t>
      </w:r>
      <w:r w:rsidR="00327894" w:rsidRPr="00660215">
        <w:rPr>
          <w:rFonts w:hint="eastAsia"/>
          <w:color w:val="FF0000"/>
        </w:rPr>
        <w:t>和</w:t>
      </w:r>
      <w:r w:rsidR="00327894" w:rsidRPr="00660215">
        <w:rPr>
          <w:rFonts w:hint="eastAsia"/>
          <w:color w:val="FF0000"/>
        </w:rPr>
        <w:t>FPGA2</w:t>
      </w:r>
      <w:proofErr w:type="gramStart"/>
      <w:r w:rsidR="00327894" w:rsidRPr="00660215">
        <w:rPr>
          <w:rFonts w:hint="eastAsia"/>
          <w:color w:val="FF0000"/>
        </w:rPr>
        <w:t>各</w:t>
      </w:r>
      <w:proofErr w:type="gramEnd"/>
      <w:r w:rsidR="00327894" w:rsidRPr="00660215">
        <w:rPr>
          <w:rFonts w:hint="eastAsia"/>
          <w:color w:val="FF0000"/>
        </w:rPr>
        <w:t>6</w:t>
      </w:r>
      <w:r w:rsidR="00327894" w:rsidRPr="00660215">
        <w:rPr>
          <w:rFonts w:hint="eastAsia"/>
          <w:color w:val="FF0000"/>
        </w:rPr>
        <w:t>个</w:t>
      </w:r>
      <w:r w:rsidR="00EC31A4">
        <w:rPr>
          <w:rFonts w:hint="eastAsia"/>
        </w:rPr>
        <w:t>，</w:t>
      </w:r>
      <w:r w:rsidR="00412AF9">
        <w:rPr>
          <w:rFonts w:hint="eastAsia"/>
        </w:rPr>
        <w:t>CPRI</w:t>
      </w:r>
      <w:r w:rsidR="00412AF9">
        <w:rPr>
          <w:rFonts w:hint="eastAsia"/>
        </w:rPr>
        <w:t>接口负责接收</w:t>
      </w:r>
      <w:r w:rsidR="00412AF9">
        <w:rPr>
          <w:rFonts w:hint="eastAsia"/>
        </w:rPr>
        <w:t>RRU</w:t>
      </w:r>
      <w:r w:rsidR="00412AF9">
        <w:rPr>
          <w:rFonts w:hint="eastAsia"/>
        </w:rPr>
        <w:t>数据和发送数据到</w:t>
      </w:r>
      <w:r w:rsidR="00412AF9">
        <w:rPr>
          <w:rFonts w:hint="eastAsia"/>
        </w:rPr>
        <w:t>RRU</w:t>
      </w:r>
      <w:r w:rsidR="00EC31A4">
        <w:rPr>
          <w:rFonts w:hint="eastAsia"/>
        </w:rPr>
        <w:t>，</w:t>
      </w:r>
      <w:r w:rsidR="00412AF9">
        <w:rPr>
          <w:rFonts w:hint="eastAsia"/>
        </w:rPr>
        <w:t>10GbE</w:t>
      </w:r>
      <w:r w:rsidR="00412AF9">
        <w:rPr>
          <w:rFonts w:hint="eastAsia"/>
        </w:rPr>
        <w:t>接口负责接收服务器数据和发送数据到服务器；</w:t>
      </w:r>
      <w:r w:rsidR="00EC31A4">
        <w:rPr>
          <w:rFonts w:hint="eastAsia"/>
        </w:rPr>
        <w:t>本方案中，</w:t>
      </w:r>
      <w:r w:rsidR="00824E4A">
        <w:rPr>
          <w:rFonts w:hint="eastAsia"/>
        </w:rPr>
        <w:t>FPGA1A</w:t>
      </w:r>
      <w:r w:rsidR="00824E4A">
        <w:rPr>
          <w:rFonts w:hint="eastAsia"/>
        </w:rPr>
        <w:t>和</w:t>
      </w:r>
      <w:r w:rsidR="00824E4A">
        <w:rPr>
          <w:rFonts w:hint="eastAsia"/>
        </w:rPr>
        <w:t>FPGA2A</w:t>
      </w:r>
      <w:r w:rsidR="00824E4A">
        <w:rPr>
          <w:rFonts w:hint="eastAsia"/>
        </w:rPr>
        <w:t>默认不焊。</w:t>
      </w:r>
    </w:p>
    <w:p w:rsidR="00396244" w:rsidRPr="00132A46" w:rsidRDefault="00916937" w:rsidP="00F24AC5">
      <w:pPr>
        <w:pStyle w:val="2"/>
        <w:spacing w:before="0" w:afterLines="50" w:after="120"/>
        <w:rPr>
          <w:rFonts w:ascii="Times New Roman" w:eastAsia="宋体" w:hAnsi="Times New Roman"/>
        </w:rPr>
      </w:pPr>
      <w:bookmarkStart w:id="55" w:name="_Toc517945846"/>
      <w:r w:rsidRPr="00132A46">
        <w:rPr>
          <w:rFonts w:ascii="Times New Roman" w:eastAsia="宋体" w:hAnsi="Times New Roman"/>
        </w:rPr>
        <w:t>硬件</w:t>
      </w:r>
      <w:bookmarkEnd w:id="52"/>
      <w:r w:rsidR="00D2139D" w:rsidRPr="00132A46">
        <w:rPr>
          <w:rFonts w:ascii="Times New Roman" w:eastAsia="宋体" w:hAnsi="Times New Roman"/>
        </w:rPr>
        <w:t>外观</w:t>
      </w:r>
      <w:bookmarkEnd w:id="55"/>
    </w:p>
    <w:p w:rsidR="00D2139D" w:rsidRDefault="00AB0753" w:rsidP="00AB0753">
      <w:pPr>
        <w:ind w:left="840"/>
      </w:pPr>
      <w:r>
        <w:rPr>
          <w:noProof/>
          <w:szCs w:val="21"/>
        </w:rPr>
        <w:drawing>
          <wp:inline distT="0" distB="0" distL="0" distR="0">
            <wp:extent cx="4746928" cy="1025719"/>
            <wp:effectExtent l="19050" t="0" r="0" b="0"/>
            <wp:docPr id="4" name="图片 3" descr="untitled.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01.jpg"/>
                    <pic:cNvPicPr/>
                  </pic:nvPicPr>
                  <pic:blipFill>
                    <a:blip r:embed="rId20" cstate="print"/>
                    <a:srcRect l="7750" t="53669" r="7522" b="19287"/>
                    <a:stretch>
                      <a:fillRect/>
                    </a:stretch>
                  </pic:blipFill>
                  <pic:spPr>
                    <a:xfrm>
                      <a:off x="0" y="0"/>
                      <a:ext cx="4746928" cy="1025719"/>
                    </a:xfrm>
                    <a:prstGeom prst="rect">
                      <a:avLst/>
                    </a:prstGeom>
                  </pic:spPr>
                </pic:pic>
              </a:graphicData>
            </a:graphic>
          </wp:inline>
        </w:drawing>
      </w:r>
    </w:p>
    <w:p w:rsidR="004955E1" w:rsidRPr="00132A46" w:rsidRDefault="00D2139D" w:rsidP="008D38ED">
      <w:pPr>
        <w:pStyle w:val="aa"/>
        <w:jc w:val="center"/>
        <w:rPr>
          <w:rFonts w:ascii="Times New Roman" w:hAnsi="Times New Roman"/>
          <w:noProof/>
        </w:rPr>
      </w:pPr>
      <w:r w:rsidRPr="00132A46">
        <w:rPr>
          <w:rFonts w:ascii="Times New Roman" w:hAnsi="Times New Roman"/>
        </w:rPr>
        <w:t>图</w:t>
      </w:r>
      <w:r w:rsidR="000976FA" w:rsidRPr="00132A46">
        <w:rPr>
          <w:rFonts w:ascii="Times New Roman" w:hAnsi="Times New Roman"/>
        </w:rPr>
        <w:fldChar w:fldCharType="begin"/>
      </w:r>
      <w:r w:rsidRPr="00132A46">
        <w:rPr>
          <w:rFonts w:ascii="Times New Roman" w:hAnsi="Times New Roman"/>
        </w:rPr>
        <w:instrText xml:space="preserve"> SEQ </w:instrText>
      </w:r>
      <w:r w:rsidRPr="00132A46">
        <w:rPr>
          <w:rFonts w:ascii="Times New Roman" w:hAnsi="Times New Roman"/>
        </w:rPr>
        <w:instrText>图</w:instrText>
      </w:r>
      <w:r w:rsidRPr="00132A46">
        <w:rPr>
          <w:rFonts w:ascii="Times New Roman" w:hAnsi="Times New Roman"/>
        </w:rPr>
        <w:instrText xml:space="preserve"> \* ARABIC </w:instrText>
      </w:r>
      <w:r w:rsidR="000976FA" w:rsidRPr="00132A46">
        <w:rPr>
          <w:rFonts w:ascii="Times New Roman" w:hAnsi="Times New Roman"/>
        </w:rPr>
        <w:fldChar w:fldCharType="separate"/>
      </w:r>
      <w:r w:rsidR="00315659">
        <w:rPr>
          <w:rFonts w:ascii="Times New Roman" w:hAnsi="Times New Roman"/>
          <w:noProof/>
        </w:rPr>
        <w:t>5</w:t>
      </w:r>
      <w:r w:rsidR="000976FA" w:rsidRPr="00132A46">
        <w:rPr>
          <w:rFonts w:ascii="Times New Roman" w:hAnsi="Times New Roman"/>
        </w:rPr>
        <w:fldChar w:fldCharType="end"/>
      </w:r>
      <w:r w:rsidRPr="00132A46">
        <w:rPr>
          <w:rFonts w:ascii="Times New Roman" w:hAnsi="Times New Roman"/>
        </w:rPr>
        <w:t>机箱外观结构图</w:t>
      </w:r>
    </w:p>
    <w:p w:rsidR="004955E1" w:rsidRPr="00132A46" w:rsidRDefault="003D7D2F" w:rsidP="003B0164">
      <w:pPr>
        <w:ind w:firstLine="198"/>
      </w:pPr>
      <w:bookmarkStart w:id="56" w:name="_Toc292184089"/>
      <w:bookmarkStart w:id="57" w:name="_Toc3745"/>
      <w:r w:rsidRPr="00132A46">
        <w:t>如图</w:t>
      </w:r>
      <w:r w:rsidRPr="00132A46">
        <w:t>6</w:t>
      </w:r>
      <w:r w:rsidRPr="00132A46">
        <w:t>所示，为机箱外观结构图，出现</w:t>
      </w:r>
      <w:r w:rsidR="001E598E" w:rsidRPr="00132A46">
        <w:t>方式为前出线</w:t>
      </w:r>
      <w:r w:rsidR="005E4338">
        <w:t>，散热方式为前进后出，表</w:t>
      </w:r>
      <w:r w:rsidR="001660B7">
        <w:rPr>
          <w:rFonts w:hint="eastAsia"/>
        </w:rPr>
        <w:t>面</w:t>
      </w:r>
      <w:r w:rsidRPr="00132A46">
        <w:t>处理为磨砂</w:t>
      </w:r>
      <w:r w:rsidR="001E598E" w:rsidRPr="00132A46">
        <w:t>，尺寸</w:t>
      </w:r>
      <w:r w:rsidR="001E598E" w:rsidRPr="00132A46">
        <w:t>1U*19inch*</w:t>
      </w:r>
      <w:r w:rsidR="003B0164">
        <w:rPr>
          <w:rFonts w:hint="eastAsia"/>
        </w:rPr>
        <w:t>382</w:t>
      </w:r>
      <w:r w:rsidR="001E598E" w:rsidRPr="00132A46">
        <w:t>mm</w:t>
      </w:r>
      <w:r w:rsidRPr="00132A46">
        <w:t>。</w:t>
      </w:r>
      <w:bookmarkEnd w:id="56"/>
      <w:bookmarkEnd w:id="57"/>
    </w:p>
    <w:p w:rsidR="004955E1" w:rsidRPr="00132A46" w:rsidRDefault="00916937">
      <w:pPr>
        <w:pStyle w:val="3"/>
        <w:rPr>
          <w:rFonts w:ascii="Times New Roman" w:hAnsi="Times New Roman"/>
          <w:b w:val="0"/>
          <w:bCs w:val="0"/>
        </w:rPr>
      </w:pPr>
      <w:bookmarkStart w:id="58" w:name="_Toc17513"/>
      <w:bookmarkStart w:id="59" w:name="_Toc517945847"/>
      <w:r w:rsidRPr="00132A46">
        <w:rPr>
          <w:rFonts w:ascii="Times New Roman" w:hAnsi="Times New Roman"/>
          <w:b w:val="0"/>
          <w:bCs w:val="0"/>
        </w:rPr>
        <w:lastRenderedPageBreak/>
        <w:t>关键技术指标要求</w:t>
      </w:r>
      <w:bookmarkEnd w:id="58"/>
      <w:bookmarkEnd w:id="59"/>
    </w:p>
    <w:p w:rsidR="004955E1" w:rsidRPr="00132A46" w:rsidRDefault="00916937">
      <w:pPr>
        <w:pStyle w:val="a"/>
        <w:ind w:left="851"/>
        <w:rPr>
          <w:rFonts w:ascii="Times New Roman" w:hAnsi="Times New Roman" w:cs="Times New Roman"/>
        </w:rPr>
      </w:pPr>
      <w:bookmarkStart w:id="60" w:name="_Toc517706900"/>
      <w:r w:rsidRPr="00132A46">
        <w:rPr>
          <w:rFonts w:ascii="Times New Roman" w:hAnsi="Times New Roman" w:cs="Times New Roman"/>
        </w:rPr>
        <w:t>关键技术指标</w:t>
      </w:r>
      <w:bookmarkEnd w:id="60"/>
    </w:p>
    <w:tbl>
      <w:tblPr>
        <w:tblW w:w="8385" w:type="dxa"/>
        <w:jc w:val="center"/>
        <w:tblLayout w:type="fixed"/>
        <w:tblCellMar>
          <w:left w:w="0" w:type="dxa"/>
          <w:right w:w="0" w:type="dxa"/>
        </w:tblCellMar>
        <w:tblLook w:val="04A0" w:firstRow="1" w:lastRow="0" w:firstColumn="1" w:lastColumn="0" w:noHBand="0" w:noVBand="1"/>
      </w:tblPr>
      <w:tblGrid>
        <w:gridCol w:w="828"/>
        <w:gridCol w:w="3198"/>
        <w:gridCol w:w="4359"/>
      </w:tblGrid>
      <w:tr w:rsidR="004955E1" w:rsidRPr="00132A46" w:rsidTr="00D84E6D">
        <w:trPr>
          <w:trHeight w:val="137"/>
          <w:jc w:val="center"/>
        </w:trPr>
        <w:tc>
          <w:tcPr>
            <w:tcW w:w="828" w:type="dxa"/>
            <w:tcBorders>
              <w:top w:val="single" w:sz="8" w:space="0" w:color="auto"/>
              <w:left w:val="single" w:sz="8" w:space="0" w:color="auto"/>
              <w:bottom w:val="single" w:sz="4" w:space="0" w:color="auto"/>
              <w:right w:val="single" w:sz="8" w:space="0" w:color="auto"/>
            </w:tcBorders>
            <w:tcMar>
              <w:left w:w="108" w:type="dxa"/>
              <w:right w:w="108" w:type="dxa"/>
            </w:tcMar>
          </w:tcPr>
          <w:p w:rsidR="004955E1" w:rsidRPr="00132A46" w:rsidRDefault="00916937" w:rsidP="009F0411">
            <w:pPr>
              <w:widowControl/>
              <w:spacing w:before="100" w:beforeAutospacing="1" w:after="100" w:afterAutospacing="1"/>
              <w:jc w:val="center"/>
              <w:rPr>
                <w:szCs w:val="21"/>
              </w:rPr>
            </w:pPr>
            <w:r w:rsidRPr="00132A46">
              <w:rPr>
                <w:szCs w:val="21"/>
              </w:rPr>
              <w:t>编号</w:t>
            </w:r>
          </w:p>
        </w:tc>
        <w:tc>
          <w:tcPr>
            <w:tcW w:w="3198" w:type="dxa"/>
            <w:tcBorders>
              <w:top w:val="single" w:sz="8" w:space="0" w:color="auto"/>
              <w:left w:val="nil"/>
              <w:bottom w:val="single" w:sz="4" w:space="0" w:color="auto"/>
              <w:right w:val="single" w:sz="8" w:space="0" w:color="auto"/>
            </w:tcBorders>
            <w:tcMar>
              <w:left w:w="108" w:type="dxa"/>
              <w:right w:w="108" w:type="dxa"/>
            </w:tcMar>
          </w:tcPr>
          <w:p w:rsidR="004955E1" w:rsidRPr="00132A46" w:rsidRDefault="00916937" w:rsidP="009F0411">
            <w:pPr>
              <w:widowControl/>
              <w:spacing w:before="100" w:beforeAutospacing="1" w:after="100" w:afterAutospacing="1"/>
              <w:jc w:val="center"/>
              <w:rPr>
                <w:szCs w:val="21"/>
              </w:rPr>
            </w:pPr>
            <w:r w:rsidRPr="00132A46">
              <w:rPr>
                <w:szCs w:val="21"/>
              </w:rPr>
              <w:t>项目</w:t>
            </w:r>
          </w:p>
        </w:tc>
        <w:tc>
          <w:tcPr>
            <w:tcW w:w="4359" w:type="dxa"/>
            <w:tcBorders>
              <w:top w:val="single" w:sz="8" w:space="0" w:color="auto"/>
              <w:left w:val="nil"/>
              <w:bottom w:val="single" w:sz="4" w:space="0" w:color="auto"/>
              <w:right w:val="single" w:sz="8" w:space="0" w:color="auto"/>
            </w:tcBorders>
            <w:tcMar>
              <w:left w:w="108" w:type="dxa"/>
              <w:right w:w="108" w:type="dxa"/>
            </w:tcMar>
          </w:tcPr>
          <w:p w:rsidR="004955E1" w:rsidRPr="00132A46" w:rsidRDefault="00916937" w:rsidP="009F0411">
            <w:pPr>
              <w:widowControl/>
              <w:spacing w:before="100" w:beforeAutospacing="1" w:after="100" w:afterAutospacing="1"/>
              <w:jc w:val="center"/>
              <w:rPr>
                <w:szCs w:val="21"/>
              </w:rPr>
            </w:pPr>
            <w:r w:rsidRPr="00132A46">
              <w:rPr>
                <w:szCs w:val="21"/>
              </w:rPr>
              <w:t>要求</w:t>
            </w:r>
          </w:p>
        </w:tc>
      </w:tr>
      <w:tr w:rsidR="00D84E6D" w:rsidRPr="00132A46" w:rsidTr="00D84E6D">
        <w:trPr>
          <w:trHeight w:val="137"/>
          <w:jc w:val="center"/>
        </w:trPr>
        <w:tc>
          <w:tcPr>
            <w:tcW w:w="828" w:type="dxa"/>
            <w:tcBorders>
              <w:top w:val="single" w:sz="8" w:space="0" w:color="auto"/>
              <w:left w:val="single" w:sz="8" w:space="0" w:color="auto"/>
              <w:bottom w:val="single" w:sz="4" w:space="0" w:color="auto"/>
              <w:right w:val="single" w:sz="8" w:space="0" w:color="auto"/>
            </w:tcBorders>
            <w:tcMar>
              <w:left w:w="108" w:type="dxa"/>
              <w:right w:w="108" w:type="dxa"/>
            </w:tcMar>
          </w:tcPr>
          <w:p w:rsidR="00D84E6D" w:rsidRPr="00132A46" w:rsidRDefault="00D84E6D" w:rsidP="009F0411">
            <w:pPr>
              <w:widowControl/>
              <w:spacing w:before="100" w:beforeAutospacing="1" w:after="100" w:afterAutospacing="1"/>
              <w:jc w:val="center"/>
              <w:rPr>
                <w:szCs w:val="21"/>
              </w:rPr>
            </w:pPr>
            <w:r w:rsidRPr="00132A46">
              <w:rPr>
                <w:szCs w:val="21"/>
              </w:rPr>
              <w:t>1</w:t>
            </w:r>
          </w:p>
        </w:tc>
        <w:tc>
          <w:tcPr>
            <w:tcW w:w="3198" w:type="dxa"/>
            <w:tcBorders>
              <w:top w:val="single" w:sz="8" w:space="0" w:color="auto"/>
              <w:left w:val="nil"/>
              <w:bottom w:val="single" w:sz="4" w:space="0" w:color="auto"/>
              <w:right w:val="single" w:sz="8" w:space="0" w:color="auto"/>
            </w:tcBorders>
            <w:tcMar>
              <w:left w:w="108" w:type="dxa"/>
              <w:right w:w="108" w:type="dxa"/>
            </w:tcMar>
          </w:tcPr>
          <w:p w:rsidR="00D84E6D" w:rsidRPr="00132A46" w:rsidRDefault="001D707E">
            <w:pPr>
              <w:widowControl/>
              <w:spacing w:before="100" w:beforeAutospacing="1" w:after="100" w:afterAutospacing="1"/>
              <w:jc w:val="both"/>
              <w:rPr>
                <w:szCs w:val="21"/>
              </w:rPr>
            </w:pPr>
            <w:r w:rsidRPr="00132A46">
              <w:rPr>
                <w:szCs w:val="21"/>
              </w:rPr>
              <w:t>基带信号</w:t>
            </w:r>
            <w:r w:rsidR="00D84E6D" w:rsidRPr="00132A46">
              <w:rPr>
                <w:szCs w:val="21"/>
              </w:rPr>
              <w:t>处理能力</w:t>
            </w:r>
          </w:p>
        </w:tc>
        <w:tc>
          <w:tcPr>
            <w:tcW w:w="4359" w:type="dxa"/>
            <w:tcBorders>
              <w:top w:val="single" w:sz="8" w:space="0" w:color="auto"/>
              <w:left w:val="nil"/>
              <w:bottom w:val="single" w:sz="4" w:space="0" w:color="auto"/>
              <w:right w:val="single" w:sz="8" w:space="0" w:color="auto"/>
            </w:tcBorders>
            <w:tcMar>
              <w:left w:w="108" w:type="dxa"/>
              <w:right w:w="108" w:type="dxa"/>
            </w:tcMar>
          </w:tcPr>
          <w:p w:rsidR="00D84E6D" w:rsidRPr="00132A46" w:rsidRDefault="001D707E" w:rsidP="00F57FE5">
            <w:pPr>
              <w:widowControl/>
              <w:spacing w:before="100" w:beforeAutospacing="1" w:after="100" w:afterAutospacing="1"/>
              <w:jc w:val="both"/>
              <w:rPr>
                <w:szCs w:val="21"/>
              </w:rPr>
            </w:pPr>
            <w:r w:rsidRPr="00132A46">
              <w:rPr>
                <w:szCs w:val="21"/>
              </w:rPr>
              <w:t>支持</w:t>
            </w:r>
            <w:r w:rsidRPr="00132A46">
              <w:rPr>
                <w:szCs w:val="21"/>
              </w:rPr>
              <w:t>FPGA</w:t>
            </w:r>
            <w:r w:rsidR="00F56ABA">
              <w:rPr>
                <w:rFonts w:hint="eastAsia"/>
                <w:szCs w:val="21"/>
              </w:rPr>
              <w:t>阵列</w:t>
            </w:r>
            <w:r w:rsidRPr="00132A46">
              <w:rPr>
                <w:szCs w:val="21"/>
              </w:rPr>
              <w:t>架构</w:t>
            </w:r>
          </w:p>
        </w:tc>
      </w:tr>
      <w:tr w:rsidR="004955E1" w:rsidRPr="00132A46" w:rsidTr="00D84E6D">
        <w:trPr>
          <w:trHeight w:val="301"/>
          <w:jc w:val="center"/>
        </w:trPr>
        <w:tc>
          <w:tcPr>
            <w:tcW w:w="828" w:type="dxa"/>
            <w:tcBorders>
              <w:top w:val="single" w:sz="4" w:space="0" w:color="auto"/>
              <w:left w:val="single" w:sz="4" w:space="0" w:color="auto"/>
              <w:bottom w:val="single" w:sz="4" w:space="0" w:color="auto"/>
              <w:right w:val="single" w:sz="4" w:space="0" w:color="auto"/>
            </w:tcBorders>
            <w:tcMar>
              <w:left w:w="108" w:type="dxa"/>
              <w:right w:w="108" w:type="dxa"/>
            </w:tcMar>
          </w:tcPr>
          <w:p w:rsidR="004955E1" w:rsidRPr="00132A46" w:rsidRDefault="00D84E6D" w:rsidP="009F0411">
            <w:pPr>
              <w:widowControl/>
              <w:spacing w:before="100" w:beforeAutospacing="1" w:after="100" w:afterAutospacing="1"/>
              <w:jc w:val="center"/>
              <w:rPr>
                <w:szCs w:val="21"/>
              </w:rPr>
            </w:pPr>
            <w:r w:rsidRPr="00132A46">
              <w:rPr>
                <w:szCs w:val="21"/>
              </w:rPr>
              <w:t>2</w:t>
            </w:r>
          </w:p>
        </w:tc>
        <w:tc>
          <w:tcPr>
            <w:tcW w:w="3198" w:type="dxa"/>
            <w:tcBorders>
              <w:top w:val="single" w:sz="4" w:space="0" w:color="auto"/>
              <w:left w:val="single" w:sz="4" w:space="0" w:color="auto"/>
              <w:bottom w:val="single" w:sz="4" w:space="0" w:color="auto"/>
              <w:right w:val="single" w:sz="4" w:space="0" w:color="auto"/>
            </w:tcBorders>
            <w:tcMar>
              <w:left w:w="108" w:type="dxa"/>
              <w:right w:w="108" w:type="dxa"/>
            </w:tcMar>
            <w:vAlign w:val="center"/>
          </w:tcPr>
          <w:p w:rsidR="004955E1" w:rsidRPr="00132A46" w:rsidRDefault="00916937">
            <w:pPr>
              <w:widowControl/>
              <w:spacing w:before="100" w:beforeAutospacing="1" w:after="100" w:afterAutospacing="1"/>
              <w:jc w:val="both"/>
              <w:rPr>
                <w:szCs w:val="21"/>
              </w:rPr>
            </w:pPr>
            <w:r w:rsidRPr="00132A46">
              <w:rPr>
                <w:szCs w:val="21"/>
              </w:rPr>
              <w:t>同步要求</w:t>
            </w:r>
          </w:p>
        </w:tc>
        <w:tc>
          <w:tcPr>
            <w:tcW w:w="4359" w:type="dxa"/>
            <w:tcBorders>
              <w:top w:val="single" w:sz="4" w:space="0" w:color="auto"/>
              <w:left w:val="single" w:sz="4" w:space="0" w:color="auto"/>
              <w:bottom w:val="single" w:sz="4" w:space="0" w:color="auto"/>
              <w:right w:val="single" w:sz="4" w:space="0" w:color="auto"/>
            </w:tcBorders>
            <w:tcMar>
              <w:left w:w="108" w:type="dxa"/>
              <w:right w:w="108" w:type="dxa"/>
            </w:tcMar>
            <w:vAlign w:val="center"/>
          </w:tcPr>
          <w:p w:rsidR="004955E1" w:rsidRPr="00132A46" w:rsidRDefault="00D84E6D" w:rsidP="001D707E">
            <w:pPr>
              <w:widowControl/>
              <w:spacing w:before="100" w:beforeAutospacing="1" w:after="100" w:afterAutospacing="1"/>
              <w:jc w:val="both"/>
              <w:rPr>
                <w:szCs w:val="21"/>
              </w:rPr>
            </w:pPr>
            <w:r w:rsidRPr="00132A46">
              <w:rPr>
                <w:szCs w:val="21"/>
              </w:rPr>
              <w:t>延时和分发形式</w:t>
            </w:r>
            <w:r w:rsidR="00916937" w:rsidRPr="00132A46">
              <w:rPr>
                <w:szCs w:val="21"/>
              </w:rPr>
              <w:t>满足要求</w:t>
            </w:r>
          </w:p>
        </w:tc>
      </w:tr>
      <w:tr w:rsidR="004955E1" w:rsidRPr="00132A46" w:rsidTr="00D84E6D">
        <w:trPr>
          <w:trHeight w:val="301"/>
          <w:jc w:val="center"/>
        </w:trPr>
        <w:tc>
          <w:tcPr>
            <w:tcW w:w="828" w:type="dxa"/>
            <w:tcBorders>
              <w:top w:val="single" w:sz="4" w:space="0" w:color="auto"/>
              <w:left w:val="single" w:sz="4" w:space="0" w:color="auto"/>
              <w:bottom w:val="single" w:sz="4" w:space="0" w:color="auto"/>
              <w:right w:val="single" w:sz="4" w:space="0" w:color="auto"/>
            </w:tcBorders>
            <w:tcMar>
              <w:left w:w="108" w:type="dxa"/>
              <w:right w:w="108" w:type="dxa"/>
            </w:tcMar>
          </w:tcPr>
          <w:p w:rsidR="004955E1" w:rsidRPr="00132A46" w:rsidRDefault="00D84E6D" w:rsidP="009F0411">
            <w:pPr>
              <w:widowControl/>
              <w:spacing w:before="100" w:beforeAutospacing="1" w:after="100" w:afterAutospacing="1"/>
              <w:jc w:val="center"/>
              <w:rPr>
                <w:szCs w:val="21"/>
              </w:rPr>
            </w:pPr>
            <w:r w:rsidRPr="00132A46">
              <w:rPr>
                <w:szCs w:val="21"/>
              </w:rPr>
              <w:t>3</w:t>
            </w:r>
          </w:p>
        </w:tc>
        <w:tc>
          <w:tcPr>
            <w:tcW w:w="3198" w:type="dxa"/>
            <w:tcBorders>
              <w:top w:val="single" w:sz="4" w:space="0" w:color="auto"/>
              <w:left w:val="single" w:sz="4" w:space="0" w:color="auto"/>
              <w:bottom w:val="single" w:sz="4" w:space="0" w:color="auto"/>
              <w:right w:val="single" w:sz="4" w:space="0" w:color="auto"/>
            </w:tcBorders>
            <w:tcMar>
              <w:left w:w="108" w:type="dxa"/>
              <w:right w:w="108" w:type="dxa"/>
            </w:tcMar>
            <w:vAlign w:val="center"/>
          </w:tcPr>
          <w:p w:rsidR="004955E1" w:rsidRPr="00132A46" w:rsidRDefault="00916937">
            <w:pPr>
              <w:pStyle w:val="af5"/>
              <w:ind w:firstLineChars="0" w:firstLine="0"/>
              <w:rPr>
                <w:rFonts w:ascii="Times New Roman" w:hAnsi="Times New Roman" w:cs="Times New Roman"/>
                <w:i w:val="0"/>
                <w:color w:val="auto"/>
              </w:rPr>
            </w:pPr>
            <w:r w:rsidRPr="00132A46">
              <w:rPr>
                <w:rFonts w:ascii="Times New Roman" w:hAnsi="Times New Roman" w:cs="Times New Roman"/>
                <w:i w:val="0"/>
                <w:color w:val="auto"/>
              </w:rPr>
              <w:t>RRU</w:t>
            </w:r>
            <w:r w:rsidRPr="00132A46">
              <w:rPr>
                <w:rFonts w:ascii="Times New Roman" w:hAnsi="Times New Roman" w:cs="Times New Roman"/>
                <w:i w:val="0"/>
                <w:color w:val="auto"/>
              </w:rPr>
              <w:t>接入</w:t>
            </w:r>
          </w:p>
        </w:tc>
        <w:tc>
          <w:tcPr>
            <w:tcW w:w="4359" w:type="dxa"/>
            <w:tcBorders>
              <w:top w:val="single" w:sz="4" w:space="0" w:color="auto"/>
              <w:left w:val="single" w:sz="4" w:space="0" w:color="auto"/>
              <w:bottom w:val="single" w:sz="4" w:space="0" w:color="auto"/>
              <w:right w:val="single" w:sz="4" w:space="0" w:color="auto"/>
            </w:tcBorders>
            <w:tcMar>
              <w:left w:w="108" w:type="dxa"/>
              <w:right w:w="108" w:type="dxa"/>
            </w:tcMar>
            <w:vAlign w:val="center"/>
          </w:tcPr>
          <w:p w:rsidR="004955E1" w:rsidRPr="00132A46" w:rsidRDefault="001D707E">
            <w:pPr>
              <w:pStyle w:val="af5"/>
              <w:ind w:firstLineChars="0" w:firstLine="0"/>
              <w:rPr>
                <w:rFonts w:ascii="Times New Roman" w:hAnsi="Times New Roman" w:cs="Times New Roman"/>
                <w:i w:val="0"/>
                <w:color w:val="auto"/>
              </w:rPr>
            </w:pPr>
            <w:r w:rsidRPr="00132A46">
              <w:rPr>
                <w:rFonts w:ascii="Times New Roman" w:hAnsi="Times New Roman" w:cs="Times New Roman"/>
                <w:i w:val="0"/>
                <w:color w:val="auto"/>
              </w:rPr>
              <w:t>支持</w:t>
            </w:r>
            <w:r w:rsidRPr="00132A46">
              <w:rPr>
                <w:rFonts w:ascii="Times New Roman" w:hAnsi="Times New Roman" w:cs="Times New Roman"/>
                <w:i w:val="0"/>
                <w:color w:val="auto"/>
              </w:rPr>
              <w:t>CPRI</w:t>
            </w:r>
            <w:r w:rsidRPr="00132A46">
              <w:rPr>
                <w:rFonts w:ascii="Times New Roman" w:hAnsi="Times New Roman" w:cs="Times New Roman"/>
                <w:i w:val="0"/>
                <w:color w:val="auto"/>
              </w:rPr>
              <w:t>接口输入，</w:t>
            </w:r>
            <w:r w:rsidR="002B3C24" w:rsidRPr="00132A46">
              <w:rPr>
                <w:rFonts w:ascii="Times New Roman" w:hAnsi="Times New Roman" w:cs="Times New Roman"/>
                <w:i w:val="0"/>
                <w:color w:val="auto"/>
              </w:rPr>
              <w:t>与</w:t>
            </w:r>
            <w:r w:rsidR="002B3C24" w:rsidRPr="00132A46">
              <w:rPr>
                <w:rFonts w:ascii="Times New Roman" w:hAnsi="Times New Roman" w:cs="Times New Roman"/>
                <w:i w:val="0"/>
                <w:color w:val="auto"/>
              </w:rPr>
              <w:t>RRU</w:t>
            </w:r>
            <w:r w:rsidR="002B3C24" w:rsidRPr="00132A46">
              <w:rPr>
                <w:rFonts w:ascii="Times New Roman" w:hAnsi="Times New Roman" w:cs="Times New Roman"/>
                <w:i w:val="0"/>
                <w:color w:val="auto"/>
              </w:rPr>
              <w:t>互连接口</w:t>
            </w:r>
            <w:r w:rsidR="007D21D5" w:rsidRPr="00132A46">
              <w:rPr>
                <w:rFonts w:ascii="Times New Roman" w:hAnsi="Times New Roman" w:cs="Times New Roman"/>
                <w:i w:val="0"/>
                <w:color w:val="auto"/>
              </w:rPr>
              <w:t>满足</w:t>
            </w:r>
            <w:r w:rsidR="00916937" w:rsidRPr="00132A46">
              <w:rPr>
                <w:rFonts w:ascii="Times New Roman" w:hAnsi="Times New Roman" w:cs="Times New Roman"/>
                <w:i w:val="0"/>
                <w:color w:val="auto"/>
              </w:rPr>
              <w:t>速率</w:t>
            </w:r>
            <w:r w:rsidR="00916937" w:rsidRPr="00132A46">
              <w:rPr>
                <w:rFonts w:ascii="Times New Roman" w:hAnsi="Times New Roman" w:cs="Times New Roman"/>
                <w:i w:val="0"/>
                <w:color w:val="auto"/>
              </w:rPr>
              <w:t>25Gbps</w:t>
            </w:r>
            <w:r w:rsidRPr="00132A46">
              <w:rPr>
                <w:rFonts w:ascii="Times New Roman" w:hAnsi="Times New Roman" w:cs="Times New Roman"/>
                <w:i w:val="0"/>
                <w:color w:val="auto"/>
              </w:rPr>
              <w:t>，不具备中频及射频信号处理能力</w:t>
            </w:r>
          </w:p>
        </w:tc>
      </w:tr>
      <w:tr w:rsidR="004955E1" w:rsidRPr="00132A46" w:rsidTr="00D84E6D">
        <w:trPr>
          <w:trHeight w:val="301"/>
          <w:jc w:val="center"/>
        </w:trPr>
        <w:tc>
          <w:tcPr>
            <w:tcW w:w="828" w:type="dxa"/>
            <w:tcBorders>
              <w:top w:val="single" w:sz="4" w:space="0" w:color="auto"/>
              <w:left w:val="single" w:sz="4" w:space="0" w:color="auto"/>
              <w:bottom w:val="single" w:sz="4" w:space="0" w:color="auto"/>
              <w:right w:val="single" w:sz="4" w:space="0" w:color="auto"/>
            </w:tcBorders>
            <w:tcMar>
              <w:left w:w="108" w:type="dxa"/>
              <w:right w:w="108" w:type="dxa"/>
            </w:tcMar>
          </w:tcPr>
          <w:p w:rsidR="004955E1" w:rsidRPr="00132A46" w:rsidRDefault="00D84E6D" w:rsidP="009F0411">
            <w:pPr>
              <w:widowControl/>
              <w:spacing w:before="100" w:beforeAutospacing="1" w:after="100" w:afterAutospacing="1"/>
              <w:jc w:val="center"/>
              <w:rPr>
                <w:szCs w:val="21"/>
              </w:rPr>
            </w:pPr>
            <w:r w:rsidRPr="00132A46">
              <w:rPr>
                <w:szCs w:val="21"/>
              </w:rPr>
              <w:t>4</w:t>
            </w:r>
          </w:p>
        </w:tc>
        <w:tc>
          <w:tcPr>
            <w:tcW w:w="3198" w:type="dxa"/>
            <w:tcBorders>
              <w:top w:val="single" w:sz="4" w:space="0" w:color="auto"/>
              <w:left w:val="single" w:sz="4" w:space="0" w:color="auto"/>
              <w:bottom w:val="single" w:sz="4" w:space="0" w:color="auto"/>
              <w:right w:val="single" w:sz="4" w:space="0" w:color="auto"/>
            </w:tcBorders>
            <w:tcMar>
              <w:left w:w="108" w:type="dxa"/>
              <w:right w:w="108" w:type="dxa"/>
            </w:tcMar>
            <w:vAlign w:val="center"/>
          </w:tcPr>
          <w:p w:rsidR="004955E1" w:rsidRPr="00132A46" w:rsidRDefault="00E431E7">
            <w:pPr>
              <w:pStyle w:val="af5"/>
              <w:ind w:firstLineChars="0" w:firstLine="0"/>
              <w:rPr>
                <w:rFonts w:ascii="Times New Roman" w:hAnsi="Times New Roman" w:cs="Times New Roman"/>
                <w:i w:val="0"/>
                <w:color w:val="auto"/>
              </w:rPr>
            </w:pPr>
            <w:r w:rsidRPr="00132A46">
              <w:rPr>
                <w:rFonts w:ascii="Times New Roman" w:hAnsi="Times New Roman" w:cs="Times New Roman"/>
                <w:i w:val="0"/>
                <w:color w:val="auto"/>
              </w:rPr>
              <w:t>互连网络</w:t>
            </w:r>
          </w:p>
        </w:tc>
        <w:tc>
          <w:tcPr>
            <w:tcW w:w="4359" w:type="dxa"/>
            <w:tcBorders>
              <w:top w:val="single" w:sz="4" w:space="0" w:color="auto"/>
              <w:left w:val="single" w:sz="4" w:space="0" w:color="auto"/>
              <w:bottom w:val="single" w:sz="4" w:space="0" w:color="auto"/>
              <w:right w:val="single" w:sz="4" w:space="0" w:color="auto"/>
            </w:tcBorders>
            <w:tcMar>
              <w:left w:w="108" w:type="dxa"/>
              <w:right w:w="108" w:type="dxa"/>
            </w:tcMar>
            <w:vAlign w:val="center"/>
          </w:tcPr>
          <w:p w:rsidR="004955E1" w:rsidRPr="00132A46" w:rsidRDefault="00916937">
            <w:pPr>
              <w:pStyle w:val="af5"/>
              <w:ind w:firstLineChars="0" w:firstLine="0"/>
              <w:rPr>
                <w:rFonts w:ascii="Times New Roman" w:hAnsi="Times New Roman" w:cs="Times New Roman"/>
                <w:i w:val="0"/>
                <w:color w:val="auto"/>
              </w:rPr>
            </w:pPr>
            <w:r w:rsidRPr="00132A46">
              <w:rPr>
                <w:rFonts w:ascii="Times New Roman" w:hAnsi="Times New Roman" w:cs="Times New Roman"/>
                <w:i w:val="0"/>
                <w:color w:val="auto"/>
              </w:rPr>
              <w:t>满足单端口速率</w:t>
            </w:r>
            <w:r w:rsidRPr="00132A46">
              <w:rPr>
                <w:rFonts w:ascii="Times New Roman" w:hAnsi="Times New Roman" w:cs="Times New Roman"/>
                <w:i w:val="0"/>
                <w:color w:val="auto"/>
              </w:rPr>
              <w:t>10Gbps</w:t>
            </w:r>
          </w:p>
        </w:tc>
      </w:tr>
      <w:tr w:rsidR="008A0A28" w:rsidRPr="00132A46" w:rsidTr="00D84E6D">
        <w:trPr>
          <w:trHeight w:val="301"/>
          <w:jc w:val="center"/>
        </w:trPr>
        <w:tc>
          <w:tcPr>
            <w:tcW w:w="828" w:type="dxa"/>
            <w:tcBorders>
              <w:top w:val="single" w:sz="4" w:space="0" w:color="auto"/>
              <w:left w:val="single" w:sz="4" w:space="0" w:color="auto"/>
              <w:bottom w:val="single" w:sz="4" w:space="0" w:color="auto"/>
              <w:right w:val="single" w:sz="4" w:space="0" w:color="auto"/>
            </w:tcBorders>
            <w:tcMar>
              <w:left w:w="108" w:type="dxa"/>
              <w:right w:w="108" w:type="dxa"/>
            </w:tcMar>
          </w:tcPr>
          <w:p w:rsidR="008A0A28" w:rsidRPr="00132A46" w:rsidRDefault="008A0A28" w:rsidP="009F0411">
            <w:pPr>
              <w:widowControl/>
              <w:spacing w:before="100" w:beforeAutospacing="1" w:after="100" w:afterAutospacing="1"/>
              <w:jc w:val="center"/>
              <w:rPr>
                <w:szCs w:val="21"/>
              </w:rPr>
            </w:pPr>
            <w:r w:rsidRPr="00132A46">
              <w:rPr>
                <w:szCs w:val="21"/>
              </w:rPr>
              <w:t>5</w:t>
            </w:r>
          </w:p>
        </w:tc>
        <w:tc>
          <w:tcPr>
            <w:tcW w:w="3198" w:type="dxa"/>
            <w:tcBorders>
              <w:top w:val="single" w:sz="4" w:space="0" w:color="auto"/>
              <w:left w:val="single" w:sz="4" w:space="0" w:color="auto"/>
              <w:bottom w:val="single" w:sz="4" w:space="0" w:color="auto"/>
              <w:right w:val="single" w:sz="4" w:space="0" w:color="auto"/>
            </w:tcBorders>
            <w:tcMar>
              <w:left w:w="108" w:type="dxa"/>
              <w:right w:w="108" w:type="dxa"/>
            </w:tcMar>
            <w:vAlign w:val="center"/>
          </w:tcPr>
          <w:p w:rsidR="008A0A28" w:rsidRPr="00132A46" w:rsidRDefault="008A0A28">
            <w:pPr>
              <w:pStyle w:val="af5"/>
              <w:ind w:firstLineChars="0" w:firstLine="0"/>
              <w:rPr>
                <w:rFonts w:ascii="Times New Roman" w:hAnsi="Times New Roman" w:cs="Times New Roman"/>
                <w:i w:val="0"/>
                <w:color w:val="auto"/>
              </w:rPr>
            </w:pPr>
            <w:r w:rsidRPr="00132A46">
              <w:rPr>
                <w:rFonts w:ascii="Times New Roman" w:hAnsi="Times New Roman" w:cs="Times New Roman"/>
                <w:i w:val="0"/>
                <w:color w:val="auto"/>
              </w:rPr>
              <w:t>可扩展</w:t>
            </w:r>
          </w:p>
        </w:tc>
        <w:tc>
          <w:tcPr>
            <w:tcW w:w="4359" w:type="dxa"/>
            <w:tcBorders>
              <w:top w:val="single" w:sz="4" w:space="0" w:color="auto"/>
              <w:left w:val="single" w:sz="4" w:space="0" w:color="auto"/>
              <w:bottom w:val="single" w:sz="4" w:space="0" w:color="auto"/>
              <w:right w:val="single" w:sz="4" w:space="0" w:color="auto"/>
            </w:tcBorders>
            <w:tcMar>
              <w:left w:w="108" w:type="dxa"/>
              <w:right w:w="108" w:type="dxa"/>
            </w:tcMar>
            <w:vAlign w:val="center"/>
          </w:tcPr>
          <w:p w:rsidR="008A0A28" w:rsidRPr="00132A46" w:rsidRDefault="008A0A28">
            <w:pPr>
              <w:pStyle w:val="af5"/>
              <w:ind w:firstLineChars="0" w:firstLine="0"/>
              <w:rPr>
                <w:rFonts w:ascii="Times New Roman" w:hAnsi="Times New Roman" w:cs="Times New Roman"/>
                <w:i w:val="0"/>
                <w:color w:val="auto"/>
              </w:rPr>
            </w:pPr>
            <w:r w:rsidRPr="00132A46">
              <w:rPr>
                <w:rFonts w:ascii="Times New Roman" w:hAnsi="Times New Roman" w:cs="Times New Roman"/>
                <w:i w:val="0"/>
                <w:color w:val="auto"/>
              </w:rPr>
              <w:t>支持平台间互连接口，满足可扩展要求</w:t>
            </w:r>
          </w:p>
        </w:tc>
      </w:tr>
      <w:tr w:rsidR="008A0A28" w:rsidRPr="00132A46" w:rsidTr="00D84E6D">
        <w:trPr>
          <w:trHeight w:val="301"/>
          <w:jc w:val="center"/>
        </w:trPr>
        <w:tc>
          <w:tcPr>
            <w:tcW w:w="828" w:type="dxa"/>
            <w:tcBorders>
              <w:top w:val="single" w:sz="4" w:space="0" w:color="auto"/>
              <w:left w:val="single" w:sz="4" w:space="0" w:color="auto"/>
              <w:bottom w:val="single" w:sz="4" w:space="0" w:color="auto"/>
              <w:right w:val="single" w:sz="4" w:space="0" w:color="auto"/>
            </w:tcBorders>
            <w:tcMar>
              <w:left w:w="108" w:type="dxa"/>
              <w:right w:w="108" w:type="dxa"/>
            </w:tcMar>
          </w:tcPr>
          <w:p w:rsidR="008A0A28" w:rsidRPr="00132A46" w:rsidRDefault="008A0A28" w:rsidP="009F0411">
            <w:pPr>
              <w:widowControl/>
              <w:spacing w:before="100" w:beforeAutospacing="1" w:after="100" w:afterAutospacing="1"/>
              <w:jc w:val="center"/>
              <w:rPr>
                <w:szCs w:val="21"/>
              </w:rPr>
            </w:pPr>
            <w:r w:rsidRPr="00132A46">
              <w:rPr>
                <w:szCs w:val="21"/>
              </w:rPr>
              <w:t>6</w:t>
            </w:r>
          </w:p>
        </w:tc>
        <w:tc>
          <w:tcPr>
            <w:tcW w:w="3198" w:type="dxa"/>
            <w:tcBorders>
              <w:top w:val="single" w:sz="4" w:space="0" w:color="auto"/>
              <w:left w:val="single" w:sz="4" w:space="0" w:color="auto"/>
              <w:bottom w:val="single" w:sz="4" w:space="0" w:color="auto"/>
              <w:right w:val="single" w:sz="4" w:space="0" w:color="auto"/>
            </w:tcBorders>
            <w:tcMar>
              <w:left w:w="108" w:type="dxa"/>
              <w:right w:w="108" w:type="dxa"/>
            </w:tcMar>
            <w:vAlign w:val="center"/>
          </w:tcPr>
          <w:p w:rsidR="008A0A28" w:rsidRPr="00132A46" w:rsidRDefault="008A0A28">
            <w:pPr>
              <w:pStyle w:val="af5"/>
              <w:ind w:firstLineChars="0" w:firstLine="0"/>
              <w:rPr>
                <w:rFonts w:ascii="Times New Roman" w:hAnsi="Times New Roman" w:cs="Times New Roman"/>
                <w:i w:val="0"/>
                <w:color w:val="auto"/>
              </w:rPr>
            </w:pPr>
            <w:r w:rsidRPr="00132A46">
              <w:rPr>
                <w:rFonts w:ascii="Times New Roman" w:hAnsi="Times New Roman" w:cs="Times New Roman"/>
                <w:i w:val="0"/>
                <w:color w:val="auto"/>
              </w:rPr>
              <w:t>可管理</w:t>
            </w:r>
          </w:p>
        </w:tc>
        <w:tc>
          <w:tcPr>
            <w:tcW w:w="4359" w:type="dxa"/>
            <w:tcBorders>
              <w:top w:val="single" w:sz="4" w:space="0" w:color="auto"/>
              <w:left w:val="single" w:sz="4" w:space="0" w:color="auto"/>
              <w:bottom w:val="single" w:sz="4" w:space="0" w:color="auto"/>
              <w:right w:val="single" w:sz="4" w:space="0" w:color="auto"/>
            </w:tcBorders>
            <w:tcMar>
              <w:left w:w="108" w:type="dxa"/>
              <w:right w:w="108" w:type="dxa"/>
            </w:tcMar>
            <w:vAlign w:val="center"/>
          </w:tcPr>
          <w:p w:rsidR="008A0A28" w:rsidRPr="00132A46" w:rsidRDefault="008A0A28">
            <w:pPr>
              <w:pStyle w:val="af5"/>
              <w:ind w:firstLineChars="0" w:firstLine="0"/>
              <w:rPr>
                <w:rFonts w:ascii="Times New Roman" w:hAnsi="Times New Roman" w:cs="Times New Roman"/>
                <w:i w:val="0"/>
                <w:color w:val="auto"/>
              </w:rPr>
            </w:pPr>
            <w:r w:rsidRPr="00132A46">
              <w:rPr>
                <w:rFonts w:ascii="Times New Roman" w:hAnsi="Times New Roman" w:cs="Times New Roman"/>
                <w:i w:val="0"/>
                <w:color w:val="auto"/>
              </w:rPr>
              <w:t>支持可管理性要求，通过远程可访问系统</w:t>
            </w:r>
          </w:p>
        </w:tc>
      </w:tr>
      <w:tr w:rsidR="008A0A28" w:rsidRPr="00132A46" w:rsidTr="00D84E6D">
        <w:trPr>
          <w:trHeight w:val="301"/>
          <w:jc w:val="center"/>
        </w:trPr>
        <w:tc>
          <w:tcPr>
            <w:tcW w:w="828" w:type="dxa"/>
            <w:tcBorders>
              <w:top w:val="single" w:sz="4" w:space="0" w:color="auto"/>
              <w:left w:val="single" w:sz="4" w:space="0" w:color="auto"/>
              <w:bottom w:val="single" w:sz="4" w:space="0" w:color="auto"/>
              <w:right w:val="single" w:sz="4" w:space="0" w:color="auto"/>
            </w:tcBorders>
            <w:tcMar>
              <w:left w:w="108" w:type="dxa"/>
              <w:right w:w="108" w:type="dxa"/>
            </w:tcMar>
          </w:tcPr>
          <w:p w:rsidR="008A0A28" w:rsidRPr="00132A46" w:rsidRDefault="008A0A28" w:rsidP="009F0411">
            <w:pPr>
              <w:widowControl/>
              <w:spacing w:before="100" w:beforeAutospacing="1" w:after="100" w:afterAutospacing="1"/>
              <w:jc w:val="center"/>
              <w:rPr>
                <w:szCs w:val="21"/>
              </w:rPr>
            </w:pPr>
            <w:r w:rsidRPr="00132A46">
              <w:rPr>
                <w:szCs w:val="21"/>
              </w:rPr>
              <w:t>7</w:t>
            </w:r>
          </w:p>
        </w:tc>
        <w:tc>
          <w:tcPr>
            <w:tcW w:w="3198" w:type="dxa"/>
            <w:tcBorders>
              <w:top w:val="single" w:sz="4" w:space="0" w:color="auto"/>
              <w:left w:val="single" w:sz="4" w:space="0" w:color="auto"/>
              <w:bottom w:val="single" w:sz="4" w:space="0" w:color="auto"/>
              <w:right w:val="single" w:sz="4" w:space="0" w:color="auto"/>
            </w:tcBorders>
            <w:tcMar>
              <w:left w:w="108" w:type="dxa"/>
              <w:right w:w="108" w:type="dxa"/>
            </w:tcMar>
            <w:vAlign w:val="center"/>
          </w:tcPr>
          <w:p w:rsidR="008A0A28" w:rsidRPr="00132A46" w:rsidRDefault="00A02993">
            <w:pPr>
              <w:pStyle w:val="af5"/>
              <w:ind w:firstLineChars="0" w:firstLine="0"/>
              <w:rPr>
                <w:rFonts w:ascii="Times New Roman" w:hAnsi="Times New Roman" w:cs="Times New Roman"/>
                <w:i w:val="0"/>
                <w:color w:val="auto"/>
              </w:rPr>
            </w:pPr>
            <w:r w:rsidRPr="00132A46">
              <w:rPr>
                <w:rFonts w:ascii="Times New Roman" w:hAnsi="Times New Roman" w:cs="Times New Roman"/>
                <w:i w:val="0"/>
                <w:color w:val="auto"/>
              </w:rPr>
              <w:t>操作系统</w:t>
            </w:r>
          </w:p>
        </w:tc>
        <w:tc>
          <w:tcPr>
            <w:tcW w:w="4359" w:type="dxa"/>
            <w:tcBorders>
              <w:top w:val="single" w:sz="4" w:space="0" w:color="auto"/>
              <w:left w:val="single" w:sz="4" w:space="0" w:color="auto"/>
              <w:bottom w:val="single" w:sz="4" w:space="0" w:color="auto"/>
              <w:right w:val="single" w:sz="4" w:space="0" w:color="auto"/>
            </w:tcBorders>
            <w:tcMar>
              <w:left w:w="108" w:type="dxa"/>
              <w:right w:w="108" w:type="dxa"/>
            </w:tcMar>
            <w:vAlign w:val="center"/>
          </w:tcPr>
          <w:p w:rsidR="008A0A28" w:rsidRPr="00C55136" w:rsidRDefault="00A02993">
            <w:pPr>
              <w:pStyle w:val="af5"/>
              <w:ind w:firstLineChars="0" w:firstLine="0"/>
              <w:rPr>
                <w:rFonts w:ascii="Times New Roman" w:hAnsi="Times New Roman" w:cs="Times New Roman"/>
                <w:i w:val="0"/>
                <w:color w:val="FF0000"/>
              </w:rPr>
            </w:pPr>
            <w:r w:rsidRPr="00C55136">
              <w:rPr>
                <w:rFonts w:ascii="Times New Roman" w:hAnsi="Times New Roman" w:cs="Times New Roman"/>
                <w:i w:val="0"/>
                <w:color w:val="FF0000"/>
              </w:rPr>
              <w:t>支持</w:t>
            </w:r>
            <w:r w:rsidRPr="00C55136">
              <w:rPr>
                <w:rFonts w:ascii="Times New Roman" w:hAnsi="Times New Roman" w:cs="Times New Roman"/>
                <w:i w:val="0"/>
                <w:color w:val="FF0000"/>
              </w:rPr>
              <w:t>Linux</w:t>
            </w:r>
            <w:r w:rsidRPr="00C55136">
              <w:rPr>
                <w:rFonts w:ascii="Times New Roman" w:hAnsi="Times New Roman" w:cs="Times New Roman"/>
                <w:i w:val="0"/>
                <w:color w:val="FF0000"/>
              </w:rPr>
              <w:t>操作系统，不支持</w:t>
            </w:r>
            <w:r w:rsidRPr="00C55136">
              <w:rPr>
                <w:rFonts w:ascii="Times New Roman" w:hAnsi="Times New Roman" w:cs="Times New Roman"/>
                <w:i w:val="0"/>
                <w:color w:val="FF0000"/>
              </w:rPr>
              <w:t>Vxworks</w:t>
            </w:r>
          </w:p>
        </w:tc>
      </w:tr>
    </w:tbl>
    <w:p w:rsidR="004955E1" w:rsidRPr="00132A46" w:rsidRDefault="004955E1">
      <w:pPr>
        <w:pStyle w:val="a0"/>
        <w:numPr>
          <w:ilvl w:val="0"/>
          <w:numId w:val="0"/>
        </w:numPr>
        <w:tabs>
          <w:tab w:val="clear" w:pos="3828"/>
          <w:tab w:val="left" w:pos="0"/>
        </w:tabs>
        <w:jc w:val="left"/>
        <w:rPr>
          <w:rFonts w:ascii="Times New Roman" w:cs="Times New Roman"/>
        </w:rPr>
      </w:pPr>
    </w:p>
    <w:p w:rsidR="004955E1" w:rsidRPr="00132A46" w:rsidRDefault="00916937" w:rsidP="00F24AC5">
      <w:pPr>
        <w:pStyle w:val="2"/>
        <w:spacing w:before="0" w:afterLines="50" w:after="120"/>
        <w:rPr>
          <w:rFonts w:ascii="Times New Roman" w:eastAsia="宋体" w:hAnsi="Times New Roman"/>
        </w:rPr>
      </w:pPr>
      <w:bookmarkStart w:id="61" w:name="_Toc26555"/>
      <w:bookmarkStart w:id="62" w:name="_Toc517945848"/>
      <w:bookmarkStart w:id="63" w:name="_Toc292184105"/>
      <w:r w:rsidRPr="00132A46">
        <w:rPr>
          <w:rFonts w:ascii="Times New Roman" w:eastAsia="宋体" w:hAnsi="Times New Roman"/>
        </w:rPr>
        <w:t>系统对外接口</w:t>
      </w:r>
      <w:bookmarkEnd w:id="61"/>
      <w:r w:rsidRPr="00132A46">
        <w:rPr>
          <w:rFonts w:ascii="Times New Roman" w:eastAsia="宋体" w:hAnsi="Times New Roman"/>
        </w:rPr>
        <w:t>设计</w:t>
      </w:r>
      <w:bookmarkEnd w:id="62"/>
    </w:p>
    <w:p w:rsidR="004955E1" w:rsidRPr="00467BD0" w:rsidRDefault="00916937" w:rsidP="00F24AC5">
      <w:pPr>
        <w:pStyle w:val="3"/>
        <w:spacing w:before="0" w:afterLines="50" w:after="120" w:line="360" w:lineRule="auto"/>
        <w:rPr>
          <w:rFonts w:ascii="Times New Roman" w:eastAsia="宋体" w:hAnsi="Times New Roman"/>
          <w:color w:val="FF0000"/>
        </w:rPr>
      </w:pPr>
      <w:bookmarkStart w:id="64" w:name="_Toc20089"/>
      <w:bookmarkStart w:id="65" w:name="_Toc292184100"/>
      <w:bookmarkStart w:id="66" w:name="_Toc517945849"/>
      <w:r w:rsidRPr="00467BD0">
        <w:rPr>
          <w:rFonts w:ascii="Times New Roman" w:eastAsia="宋体" w:hAnsi="Times New Roman"/>
          <w:color w:val="FF0000"/>
        </w:rPr>
        <w:t>RRU</w:t>
      </w:r>
      <w:r w:rsidRPr="00467BD0">
        <w:rPr>
          <w:rFonts w:ascii="Times New Roman" w:eastAsia="宋体" w:hAnsi="Times New Roman"/>
          <w:color w:val="FF0000"/>
        </w:rPr>
        <w:t>接口</w:t>
      </w:r>
      <w:bookmarkEnd w:id="64"/>
      <w:bookmarkEnd w:id="65"/>
      <w:bookmarkEnd w:id="66"/>
    </w:p>
    <w:p w:rsidR="004955E1" w:rsidRPr="00132A46" w:rsidRDefault="00EC6168" w:rsidP="00F24AC5">
      <w:pPr>
        <w:spacing w:afterLines="50" w:after="120"/>
        <w:ind w:firstLineChars="200" w:firstLine="420"/>
      </w:pPr>
      <w:r w:rsidRPr="00132A46">
        <w:t>通用平台</w:t>
      </w:r>
      <w:r w:rsidR="00916937" w:rsidRPr="00132A46">
        <w:t>连接</w:t>
      </w:r>
      <w:r w:rsidR="00916937" w:rsidRPr="00132A46">
        <w:t>RRU</w:t>
      </w:r>
      <w:r w:rsidR="00916937" w:rsidRPr="00132A46">
        <w:t>采用标准的</w:t>
      </w:r>
      <w:r w:rsidR="00916937" w:rsidRPr="00132A46">
        <w:t>CPRI</w:t>
      </w:r>
      <w:r w:rsidR="00916937" w:rsidRPr="00132A46">
        <w:t>接口，</w:t>
      </w:r>
      <w:r w:rsidR="00916937" w:rsidRPr="00132A46">
        <w:rPr>
          <w:color w:val="000000"/>
          <w:sz w:val="22"/>
          <w:szCs w:val="22"/>
        </w:rPr>
        <w:t>遵循</w:t>
      </w:r>
      <w:r w:rsidR="00916937" w:rsidRPr="00132A46">
        <w:rPr>
          <w:color w:val="000000"/>
          <w:sz w:val="22"/>
          <w:szCs w:val="22"/>
        </w:rPr>
        <w:t xml:space="preserve">CPRI Specification V4.2 </w:t>
      </w:r>
      <w:r w:rsidR="00916937" w:rsidRPr="00132A46">
        <w:rPr>
          <w:color w:val="000000"/>
          <w:sz w:val="22"/>
          <w:szCs w:val="22"/>
        </w:rPr>
        <w:t>规范要求。</w:t>
      </w:r>
      <w:r w:rsidR="00916937" w:rsidRPr="00132A46">
        <w:t>该接口具体物理实现形式为</w:t>
      </w:r>
      <w:r w:rsidR="00916937" w:rsidRPr="00132A46">
        <w:t>SFP28</w:t>
      </w:r>
      <w:r w:rsidR="00916937" w:rsidRPr="00132A46">
        <w:t>光口，最高速率</w:t>
      </w:r>
      <w:r w:rsidR="00916937" w:rsidRPr="00132A46">
        <w:t>25Gbps</w:t>
      </w:r>
      <w:r w:rsidR="00916937" w:rsidRPr="00132A46">
        <w:t>，接口数量为</w:t>
      </w:r>
      <w:r w:rsidR="00916937" w:rsidRPr="00132A46">
        <w:t>1</w:t>
      </w:r>
      <w:r w:rsidR="00AB2EC1" w:rsidRPr="009A59DE">
        <w:rPr>
          <w:rFonts w:hint="eastAsia"/>
        </w:rPr>
        <w:t>2</w:t>
      </w:r>
      <w:r w:rsidR="00BA4F71">
        <w:rPr>
          <w:rFonts w:hint="eastAsia"/>
        </w:rPr>
        <w:t>，最大支持</w:t>
      </w:r>
      <w:r w:rsidR="00BA4F71">
        <w:rPr>
          <w:rFonts w:hint="eastAsia"/>
        </w:rPr>
        <w:t>9</w:t>
      </w:r>
      <w:r w:rsidR="00AB2EC1">
        <w:rPr>
          <w:rFonts w:hint="eastAsia"/>
        </w:rPr>
        <w:t>6</w:t>
      </w:r>
      <w:r w:rsidR="00BA4F71">
        <w:rPr>
          <w:rFonts w:hint="eastAsia"/>
        </w:rPr>
        <w:t>天线</w:t>
      </w:r>
      <w:r w:rsidR="00916937" w:rsidRPr="00132A46">
        <w:t>。</w:t>
      </w:r>
      <w:r w:rsidR="00AB2EC1">
        <w:rPr>
          <w:rFonts w:hint="eastAsia"/>
        </w:rPr>
        <w:t>可支持自定义接口扩展，</w:t>
      </w:r>
      <w:r w:rsidR="00AB2EC1">
        <w:rPr>
          <w:rFonts w:hint="eastAsia"/>
        </w:rPr>
        <w:t>CPRI</w:t>
      </w:r>
      <w:r w:rsidR="00AB2EC1">
        <w:rPr>
          <w:rFonts w:hint="eastAsia"/>
        </w:rPr>
        <w:t>接口扩展到</w:t>
      </w:r>
      <w:r w:rsidR="00AB2EC1">
        <w:rPr>
          <w:rFonts w:hint="eastAsia"/>
        </w:rPr>
        <w:t>16</w:t>
      </w:r>
      <w:r w:rsidR="00AB2EC1">
        <w:rPr>
          <w:rFonts w:hint="eastAsia"/>
        </w:rPr>
        <w:t>接口，最大支持</w:t>
      </w:r>
      <w:r w:rsidR="00AB2EC1">
        <w:rPr>
          <w:rFonts w:hint="eastAsia"/>
        </w:rPr>
        <w:t>128</w:t>
      </w:r>
      <w:r w:rsidR="00AB2EC1">
        <w:rPr>
          <w:rFonts w:hint="eastAsia"/>
        </w:rPr>
        <w:t>天线</w:t>
      </w:r>
      <w:r w:rsidR="00FE326C">
        <w:rPr>
          <w:rFonts w:hint="eastAsia"/>
        </w:rPr>
        <w:t>（焊接四片</w:t>
      </w:r>
      <w:r w:rsidR="00FE326C">
        <w:rPr>
          <w:rFonts w:hint="eastAsia"/>
        </w:rPr>
        <w:t>FPGA</w:t>
      </w:r>
      <w:r w:rsidR="00FE326C">
        <w:rPr>
          <w:rFonts w:hint="eastAsia"/>
        </w:rPr>
        <w:t>时支持，两片不支持）。</w:t>
      </w:r>
    </w:p>
    <w:p w:rsidR="004955E1" w:rsidRPr="00132A46" w:rsidRDefault="00916937" w:rsidP="00F24AC5">
      <w:pPr>
        <w:pStyle w:val="3"/>
        <w:spacing w:before="0" w:afterLines="50" w:after="120" w:line="360" w:lineRule="auto"/>
        <w:rPr>
          <w:rFonts w:ascii="Times New Roman" w:eastAsia="宋体" w:hAnsi="Times New Roman"/>
        </w:rPr>
      </w:pPr>
      <w:bookmarkStart w:id="67" w:name="_Toc292184101"/>
      <w:bookmarkStart w:id="68" w:name="_Toc7952"/>
      <w:bookmarkStart w:id="69" w:name="_Toc517945850"/>
      <w:r w:rsidRPr="00132A46">
        <w:rPr>
          <w:rFonts w:ascii="Times New Roman" w:eastAsia="宋体" w:hAnsi="Times New Roman"/>
        </w:rPr>
        <w:t>同步时钟源接口</w:t>
      </w:r>
      <w:bookmarkEnd w:id="67"/>
      <w:bookmarkEnd w:id="68"/>
      <w:bookmarkEnd w:id="69"/>
    </w:p>
    <w:p w:rsidR="00754B3D" w:rsidRPr="00132A46" w:rsidRDefault="00754B3D" w:rsidP="00F24AC5">
      <w:pPr>
        <w:spacing w:afterLines="50" w:after="120"/>
        <w:ind w:firstLineChars="200" w:firstLine="420"/>
      </w:pPr>
      <w:r w:rsidRPr="00132A46">
        <w:t>通用平台支持</w:t>
      </w:r>
      <w:r w:rsidRPr="00132A46">
        <w:t>GPS</w:t>
      </w:r>
      <w:r w:rsidRPr="00132A46">
        <w:t>、北斗、</w:t>
      </w:r>
      <w:r w:rsidRPr="00132A46">
        <w:t>RS422</w:t>
      </w:r>
      <w:r w:rsidRPr="00132A46">
        <w:t>、</w:t>
      </w:r>
      <w:r w:rsidRPr="00132A46">
        <w:t>IEEE1588</w:t>
      </w:r>
      <w:r w:rsidRPr="00132A46">
        <w:t>模式同步，接口包含</w:t>
      </w:r>
      <w:r w:rsidRPr="00132A46">
        <w:t>GPS/</w:t>
      </w:r>
      <w:r w:rsidRPr="00132A46">
        <w:t>北斗模块接收接口、</w:t>
      </w:r>
      <w:r w:rsidRPr="00132A46">
        <w:t>IEEE1588</w:t>
      </w:r>
      <w:r w:rsidRPr="00132A46">
        <w:t>输入接口</w:t>
      </w:r>
      <w:r w:rsidRPr="00132A46">
        <w:t>/</w:t>
      </w:r>
      <w:r w:rsidRPr="00132A46">
        <w:t>输出接口、</w:t>
      </w:r>
      <w:r w:rsidRPr="00132A46">
        <w:t>RS422</w:t>
      </w:r>
      <w:r w:rsidRPr="00132A46">
        <w:t>（实训平台与</w:t>
      </w:r>
      <w:r w:rsidRPr="00132A46">
        <w:t>XGZ</w:t>
      </w:r>
      <w:r w:rsidRPr="00132A46">
        <w:t>可配置）输入输出接口</w:t>
      </w:r>
      <w:r w:rsidR="00387285" w:rsidRPr="00132A46">
        <w:t>、</w:t>
      </w:r>
      <w:r w:rsidR="00387285" w:rsidRPr="00132A46">
        <w:t>10MHz</w:t>
      </w:r>
      <w:r w:rsidR="00387285" w:rsidRPr="00132A46">
        <w:t>输入</w:t>
      </w:r>
      <w:r w:rsidR="00387285" w:rsidRPr="00132A46">
        <w:t>/</w:t>
      </w:r>
      <w:r w:rsidR="00387285" w:rsidRPr="00132A46">
        <w:t>输出接口</w:t>
      </w:r>
      <w:r w:rsidRPr="00132A46">
        <w:t>。</w:t>
      </w:r>
    </w:p>
    <w:p w:rsidR="004955E1" w:rsidRPr="00132A46" w:rsidRDefault="00916937" w:rsidP="00F24AC5">
      <w:pPr>
        <w:pStyle w:val="3"/>
        <w:spacing w:before="0" w:afterLines="50" w:after="120" w:line="360" w:lineRule="auto"/>
        <w:rPr>
          <w:rFonts w:ascii="Times New Roman" w:eastAsia="宋体" w:hAnsi="Times New Roman"/>
        </w:rPr>
      </w:pPr>
      <w:bookmarkStart w:id="70" w:name="_Toc13260"/>
      <w:bookmarkStart w:id="71" w:name="_Toc292184102"/>
      <w:bookmarkStart w:id="72" w:name="_Toc517945851"/>
      <w:r w:rsidRPr="00132A46">
        <w:rPr>
          <w:rFonts w:ascii="Times New Roman" w:eastAsia="宋体" w:hAnsi="Times New Roman"/>
        </w:rPr>
        <w:t>电源输入接口</w:t>
      </w:r>
      <w:bookmarkEnd w:id="70"/>
      <w:bookmarkEnd w:id="71"/>
      <w:bookmarkEnd w:id="72"/>
    </w:p>
    <w:p w:rsidR="004955E1" w:rsidRPr="00132A46" w:rsidRDefault="00BC686E" w:rsidP="00F24AC5">
      <w:pPr>
        <w:spacing w:afterLines="50" w:after="120"/>
        <w:ind w:firstLineChars="200" w:firstLine="420"/>
      </w:pPr>
      <w:r w:rsidRPr="00132A46">
        <w:t>通用平台支持</w:t>
      </w:r>
      <w:r w:rsidR="00AF336A" w:rsidRPr="00132A46">
        <w:t xml:space="preserve">AC </w:t>
      </w:r>
      <w:r w:rsidR="00916937" w:rsidRPr="00132A46">
        <w:t>220</w:t>
      </w:r>
      <w:r w:rsidR="00366B1D">
        <w:rPr>
          <w:rFonts w:hint="eastAsia"/>
        </w:rPr>
        <w:t>V</w:t>
      </w:r>
      <w:r w:rsidR="00916937" w:rsidRPr="00132A46">
        <w:t>/</w:t>
      </w:r>
      <w:r w:rsidR="00AF336A" w:rsidRPr="00132A46">
        <w:t>DC</w:t>
      </w:r>
      <w:r w:rsidR="00916937" w:rsidRPr="00132A46">
        <w:t>－</w:t>
      </w:r>
      <w:r w:rsidR="00916937" w:rsidRPr="00132A46">
        <w:t>48V</w:t>
      </w:r>
      <w:r w:rsidR="00916937" w:rsidRPr="00132A46">
        <w:t>电源。</w:t>
      </w:r>
    </w:p>
    <w:p w:rsidR="004955E1" w:rsidRPr="00132A46" w:rsidRDefault="00916937" w:rsidP="00F24AC5">
      <w:pPr>
        <w:pStyle w:val="3"/>
        <w:spacing w:before="0" w:afterLines="50" w:after="120" w:line="360" w:lineRule="auto"/>
        <w:rPr>
          <w:rFonts w:ascii="Times New Roman" w:eastAsia="宋体" w:hAnsi="Times New Roman"/>
        </w:rPr>
      </w:pPr>
      <w:bookmarkStart w:id="73" w:name="_Toc292184104"/>
      <w:bookmarkStart w:id="74" w:name="_Toc1730"/>
      <w:bookmarkStart w:id="75" w:name="_Toc517945852"/>
      <w:r w:rsidRPr="00132A46">
        <w:rPr>
          <w:rFonts w:ascii="Times New Roman" w:eastAsia="宋体" w:hAnsi="Times New Roman"/>
        </w:rPr>
        <w:t>调测接口</w:t>
      </w:r>
      <w:bookmarkEnd w:id="73"/>
      <w:bookmarkEnd w:id="74"/>
      <w:bookmarkEnd w:id="75"/>
    </w:p>
    <w:p w:rsidR="00565342" w:rsidRDefault="00916937">
      <w:pPr>
        <w:ind w:firstLineChars="200" w:firstLine="420"/>
      </w:pPr>
      <w:r w:rsidRPr="00132A46">
        <w:t>调测接口是为调试</w:t>
      </w:r>
      <w:r w:rsidR="00EC6168" w:rsidRPr="00132A46">
        <w:t>通用平台</w:t>
      </w:r>
      <w:r w:rsidRPr="00132A46">
        <w:t>的功能、性能的接口，包括</w:t>
      </w:r>
      <w:r w:rsidR="005E7894" w:rsidRPr="00132A46">
        <w:t>OAM</w:t>
      </w:r>
      <w:r w:rsidRPr="00132A46">
        <w:t>调试接口、硬件管理调试接口等。</w:t>
      </w:r>
    </w:p>
    <w:p w:rsidR="00A70BED" w:rsidRDefault="00A70BED">
      <w:pPr>
        <w:ind w:firstLineChars="200" w:firstLine="420"/>
      </w:pPr>
      <w:r>
        <w:rPr>
          <w:rFonts w:hint="eastAsia"/>
        </w:rPr>
        <w:t>本方案中</w:t>
      </w:r>
      <w:r>
        <w:rPr>
          <w:rFonts w:hint="eastAsia"/>
        </w:rPr>
        <w:t>OAM</w:t>
      </w:r>
      <w:r>
        <w:rPr>
          <w:rFonts w:hint="eastAsia"/>
        </w:rPr>
        <w:t>调试接口数量为</w:t>
      </w:r>
      <w:r>
        <w:rPr>
          <w:rFonts w:hint="eastAsia"/>
        </w:rPr>
        <w:t>1</w:t>
      </w:r>
      <w:r>
        <w:rPr>
          <w:rFonts w:hint="eastAsia"/>
        </w:rPr>
        <w:t>，接口形式为</w:t>
      </w:r>
      <w:r>
        <w:rPr>
          <w:rFonts w:hint="eastAsia"/>
        </w:rPr>
        <w:t>1GbE</w:t>
      </w:r>
      <w:r>
        <w:rPr>
          <w:rFonts w:hint="eastAsia"/>
        </w:rPr>
        <w:t>网口（</w:t>
      </w:r>
      <w:r>
        <w:rPr>
          <w:rFonts w:hint="eastAsia"/>
        </w:rPr>
        <w:t>RJ45</w:t>
      </w:r>
      <w:r>
        <w:rPr>
          <w:rFonts w:hint="eastAsia"/>
        </w:rPr>
        <w:t>）；硬件调试接口包含两个</w:t>
      </w:r>
      <w:r w:rsidR="001660B7">
        <w:rPr>
          <w:rFonts w:hint="eastAsia"/>
        </w:rPr>
        <w:t>UART</w:t>
      </w:r>
      <w:r>
        <w:rPr>
          <w:rFonts w:hint="eastAsia"/>
        </w:rPr>
        <w:t>接口，物理形式为</w:t>
      </w:r>
      <w:r>
        <w:rPr>
          <w:rFonts w:hint="eastAsia"/>
        </w:rPr>
        <w:t>M</w:t>
      </w:r>
      <w:r w:rsidR="009230A0">
        <w:rPr>
          <w:rFonts w:hint="eastAsia"/>
        </w:rPr>
        <w:t>I</w:t>
      </w:r>
      <w:r>
        <w:rPr>
          <w:rFonts w:hint="eastAsia"/>
        </w:rPr>
        <w:t>CRO-B</w:t>
      </w:r>
      <w:r>
        <w:rPr>
          <w:rFonts w:hint="eastAsia"/>
        </w:rPr>
        <w:t>接口，用于</w:t>
      </w:r>
      <w:r>
        <w:rPr>
          <w:rFonts w:hint="eastAsia"/>
        </w:rPr>
        <w:t>FPGA</w:t>
      </w:r>
      <w:r>
        <w:rPr>
          <w:rFonts w:hint="eastAsia"/>
        </w:rPr>
        <w:t>调试</w:t>
      </w:r>
      <w:r w:rsidR="001660B7">
        <w:rPr>
          <w:rFonts w:hint="eastAsia"/>
        </w:rPr>
        <w:t>使用。</w:t>
      </w:r>
    </w:p>
    <w:p w:rsidR="004955E1" w:rsidRPr="00132A46" w:rsidRDefault="00916937" w:rsidP="00F24AC5">
      <w:pPr>
        <w:pStyle w:val="3"/>
        <w:spacing w:before="0" w:afterLines="50" w:after="120" w:line="360" w:lineRule="auto"/>
        <w:rPr>
          <w:rFonts w:ascii="Times New Roman" w:hAnsi="Times New Roman"/>
        </w:rPr>
      </w:pPr>
      <w:bookmarkStart w:id="76" w:name="_Toc517945853"/>
      <w:r w:rsidRPr="00132A46">
        <w:rPr>
          <w:rFonts w:ascii="Times New Roman" w:hAnsi="Times New Roman"/>
        </w:rPr>
        <w:t>接口汇总</w:t>
      </w:r>
      <w:bookmarkEnd w:id="76"/>
    </w:p>
    <w:p w:rsidR="004955E1" w:rsidRPr="00132A46" w:rsidRDefault="00916937">
      <w:pPr>
        <w:pStyle w:val="a"/>
        <w:ind w:left="851"/>
        <w:rPr>
          <w:rFonts w:ascii="Times New Roman" w:hAnsi="Times New Roman" w:cs="Times New Roman"/>
        </w:rPr>
      </w:pPr>
      <w:bookmarkStart w:id="77" w:name="_Toc517706901"/>
      <w:r w:rsidRPr="00132A46">
        <w:rPr>
          <w:rFonts w:ascii="Times New Roman" w:hAnsi="Times New Roman" w:cs="Times New Roman"/>
        </w:rPr>
        <w:t>系统对外接口一览表</w:t>
      </w:r>
      <w:bookmarkEnd w:id="77"/>
    </w:p>
    <w:tbl>
      <w:tblPr>
        <w:tblW w:w="9036" w:type="dxa"/>
        <w:jc w:val="center"/>
        <w:tblLayout w:type="fixed"/>
        <w:tblLook w:val="04A0" w:firstRow="1" w:lastRow="0" w:firstColumn="1" w:lastColumn="0" w:noHBand="0" w:noVBand="1"/>
      </w:tblPr>
      <w:tblGrid>
        <w:gridCol w:w="595"/>
        <w:gridCol w:w="1214"/>
        <w:gridCol w:w="1134"/>
        <w:gridCol w:w="1985"/>
        <w:gridCol w:w="2126"/>
        <w:gridCol w:w="992"/>
        <w:gridCol w:w="990"/>
      </w:tblGrid>
      <w:tr w:rsidR="004955E1" w:rsidRPr="00132A46" w:rsidTr="00B26B81">
        <w:trPr>
          <w:trHeight w:val="270"/>
          <w:jc w:val="center"/>
        </w:trPr>
        <w:tc>
          <w:tcPr>
            <w:tcW w:w="595" w:type="dxa"/>
            <w:tcBorders>
              <w:top w:val="single" w:sz="4" w:space="0" w:color="auto"/>
              <w:left w:val="single" w:sz="4" w:space="0" w:color="auto"/>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序号</w:t>
            </w:r>
          </w:p>
        </w:tc>
        <w:tc>
          <w:tcPr>
            <w:tcW w:w="1214" w:type="dxa"/>
            <w:tcBorders>
              <w:top w:val="single" w:sz="4" w:space="0" w:color="auto"/>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接口类型</w:t>
            </w:r>
          </w:p>
        </w:tc>
        <w:tc>
          <w:tcPr>
            <w:tcW w:w="1134" w:type="dxa"/>
            <w:tcBorders>
              <w:top w:val="single" w:sz="4" w:space="0" w:color="auto"/>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物理形式</w:t>
            </w:r>
          </w:p>
        </w:tc>
        <w:tc>
          <w:tcPr>
            <w:tcW w:w="1985" w:type="dxa"/>
            <w:tcBorders>
              <w:top w:val="single" w:sz="4" w:space="0" w:color="auto"/>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物理特性</w:t>
            </w:r>
            <w:r w:rsidRPr="00132A46">
              <w:rPr>
                <w:color w:val="000000"/>
                <w:szCs w:val="21"/>
              </w:rPr>
              <w:t>/</w:t>
            </w:r>
            <w:r w:rsidRPr="00132A46">
              <w:rPr>
                <w:color w:val="000000"/>
                <w:szCs w:val="21"/>
              </w:rPr>
              <w:t>速率</w:t>
            </w:r>
          </w:p>
        </w:tc>
        <w:tc>
          <w:tcPr>
            <w:tcW w:w="2126" w:type="dxa"/>
            <w:tcBorders>
              <w:top w:val="single" w:sz="4" w:space="0" w:color="auto"/>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技术规范</w:t>
            </w:r>
          </w:p>
        </w:tc>
        <w:tc>
          <w:tcPr>
            <w:tcW w:w="992" w:type="dxa"/>
            <w:tcBorders>
              <w:top w:val="single" w:sz="4" w:space="0" w:color="auto"/>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接口数量</w:t>
            </w:r>
          </w:p>
        </w:tc>
        <w:tc>
          <w:tcPr>
            <w:tcW w:w="990" w:type="dxa"/>
            <w:tcBorders>
              <w:top w:val="single" w:sz="4" w:space="0" w:color="auto"/>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接口位置</w:t>
            </w:r>
          </w:p>
        </w:tc>
      </w:tr>
      <w:tr w:rsidR="004955E1" w:rsidRPr="00132A46" w:rsidTr="00B26B81">
        <w:trPr>
          <w:trHeight w:val="420"/>
          <w:jc w:val="center"/>
        </w:trPr>
        <w:tc>
          <w:tcPr>
            <w:tcW w:w="595" w:type="dxa"/>
            <w:tcBorders>
              <w:top w:val="nil"/>
              <w:left w:val="single" w:sz="4" w:space="0" w:color="auto"/>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jc w:val="right"/>
              <w:rPr>
                <w:color w:val="000000"/>
                <w:szCs w:val="21"/>
              </w:rPr>
            </w:pPr>
            <w:r w:rsidRPr="00132A46">
              <w:rPr>
                <w:color w:val="000000"/>
                <w:szCs w:val="21"/>
              </w:rPr>
              <w:t>2</w:t>
            </w:r>
          </w:p>
        </w:tc>
        <w:tc>
          <w:tcPr>
            <w:tcW w:w="1214" w:type="dxa"/>
            <w:tcBorders>
              <w:top w:val="nil"/>
              <w:left w:val="nil"/>
              <w:bottom w:val="single" w:sz="4" w:space="0" w:color="auto"/>
              <w:right w:val="single" w:sz="4" w:space="0" w:color="auto"/>
            </w:tcBorders>
            <w:shd w:val="clear" w:color="auto" w:fill="auto"/>
            <w:vAlign w:val="center"/>
          </w:tcPr>
          <w:p w:rsidR="004955E1" w:rsidRPr="00132A46" w:rsidRDefault="008B1FA5" w:rsidP="008B1FA5">
            <w:pPr>
              <w:widowControl/>
              <w:autoSpaceDE/>
              <w:autoSpaceDN/>
              <w:adjustRightInd/>
              <w:spacing w:line="240" w:lineRule="auto"/>
              <w:rPr>
                <w:color w:val="000000"/>
                <w:szCs w:val="21"/>
              </w:rPr>
            </w:pPr>
            <w:r>
              <w:rPr>
                <w:rFonts w:hint="eastAsia"/>
                <w:color w:val="000000"/>
                <w:szCs w:val="21"/>
              </w:rPr>
              <w:t>后传接口（接</w:t>
            </w:r>
            <w:r>
              <w:rPr>
                <w:rFonts w:hint="eastAsia"/>
                <w:color w:val="000000"/>
                <w:szCs w:val="21"/>
              </w:rPr>
              <w:t>CPU server</w:t>
            </w:r>
            <w:r>
              <w:rPr>
                <w:rFonts w:hint="eastAsia"/>
                <w:color w:val="000000"/>
                <w:szCs w:val="21"/>
              </w:rPr>
              <w:t>）</w:t>
            </w:r>
          </w:p>
        </w:tc>
        <w:tc>
          <w:tcPr>
            <w:tcW w:w="1134"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SFP+</w:t>
            </w:r>
          </w:p>
        </w:tc>
        <w:tc>
          <w:tcPr>
            <w:tcW w:w="1985"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ETH/10GbE</w:t>
            </w:r>
          </w:p>
        </w:tc>
        <w:tc>
          <w:tcPr>
            <w:tcW w:w="2126"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3GPP TS 36.42x</w:t>
            </w:r>
          </w:p>
        </w:tc>
        <w:tc>
          <w:tcPr>
            <w:tcW w:w="992" w:type="dxa"/>
            <w:tcBorders>
              <w:top w:val="nil"/>
              <w:left w:val="nil"/>
              <w:bottom w:val="single" w:sz="4" w:space="0" w:color="auto"/>
              <w:right w:val="single" w:sz="4" w:space="0" w:color="auto"/>
            </w:tcBorders>
            <w:shd w:val="clear" w:color="auto" w:fill="auto"/>
            <w:vAlign w:val="center"/>
          </w:tcPr>
          <w:p w:rsidR="004955E1" w:rsidRPr="00132A46" w:rsidRDefault="003C3E76" w:rsidP="00845A8D">
            <w:pPr>
              <w:widowControl/>
              <w:autoSpaceDE/>
              <w:autoSpaceDN/>
              <w:adjustRightInd/>
              <w:spacing w:line="240" w:lineRule="auto"/>
              <w:jc w:val="right"/>
              <w:rPr>
                <w:color w:val="000000"/>
                <w:szCs w:val="21"/>
              </w:rPr>
            </w:pPr>
            <w:r>
              <w:rPr>
                <w:rFonts w:hint="eastAsia"/>
                <w:color w:val="000000"/>
                <w:szCs w:val="21"/>
              </w:rPr>
              <w:t>8</w:t>
            </w:r>
          </w:p>
        </w:tc>
        <w:tc>
          <w:tcPr>
            <w:tcW w:w="990"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前面板</w:t>
            </w:r>
          </w:p>
        </w:tc>
      </w:tr>
      <w:tr w:rsidR="004955E1" w:rsidRPr="00132A46" w:rsidTr="00B26B81">
        <w:trPr>
          <w:trHeight w:val="810"/>
          <w:jc w:val="center"/>
        </w:trPr>
        <w:tc>
          <w:tcPr>
            <w:tcW w:w="595" w:type="dxa"/>
            <w:tcBorders>
              <w:top w:val="nil"/>
              <w:left w:val="single" w:sz="4" w:space="0" w:color="auto"/>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jc w:val="right"/>
              <w:rPr>
                <w:color w:val="000000"/>
                <w:szCs w:val="21"/>
              </w:rPr>
            </w:pPr>
            <w:r w:rsidRPr="00132A46">
              <w:rPr>
                <w:color w:val="000000"/>
                <w:szCs w:val="21"/>
              </w:rPr>
              <w:lastRenderedPageBreak/>
              <w:t>3</w:t>
            </w:r>
          </w:p>
        </w:tc>
        <w:tc>
          <w:tcPr>
            <w:tcW w:w="1214"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RRU</w:t>
            </w:r>
            <w:r w:rsidRPr="00132A46">
              <w:rPr>
                <w:color w:val="000000"/>
                <w:szCs w:val="21"/>
              </w:rPr>
              <w:t>接口</w:t>
            </w:r>
          </w:p>
        </w:tc>
        <w:tc>
          <w:tcPr>
            <w:tcW w:w="1134"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SFP28</w:t>
            </w:r>
          </w:p>
        </w:tc>
        <w:tc>
          <w:tcPr>
            <w:tcW w:w="1985"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CPRI/25Gbps</w:t>
            </w:r>
          </w:p>
        </w:tc>
        <w:tc>
          <w:tcPr>
            <w:tcW w:w="2126"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 xml:space="preserve">CPRI Specification V4.2 </w:t>
            </w:r>
          </w:p>
        </w:tc>
        <w:tc>
          <w:tcPr>
            <w:tcW w:w="992" w:type="dxa"/>
            <w:tcBorders>
              <w:top w:val="nil"/>
              <w:left w:val="nil"/>
              <w:bottom w:val="single" w:sz="4" w:space="0" w:color="auto"/>
              <w:right w:val="single" w:sz="4" w:space="0" w:color="auto"/>
            </w:tcBorders>
            <w:shd w:val="clear" w:color="auto" w:fill="auto"/>
            <w:vAlign w:val="center"/>
          </w:tcPr>
          <w:p w:rsidR="004955E1" w:rsidRPr="00132A46" w:rsidRDefault="00315659">
            <w:pPr>
              <w:widowControl/>
              <w:autoSpaceDE/>
              <w:autoSpaceDN/>
              <w:adjustRightInd/>
              <w:spacing w:line="240" w:lineRule="auto"/>
              <w:jc w:val="right"/>
              <w:rPr>
                <w:color w:val="000000"/>
                <w:szCs w:val="21"/>
              </w:rPr>
            </w:pPr>
            <w:r>
              <w:rPr>
                <w:rFonts w:hint="eastAsia"/>
                <w:color w:val="000000"/>
                <w:szCs w:val="21"/>
              </w:rPr>
              <w:t>12</w:t>
            </w:r>
          </w:p>
        </w:tc>
        <w:tc>
          <w:tcPr>
            <w:tcW w:w="990"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前面板</w:t>
            </w:r>
          </w:p>
        </w:tc>
      </w:tr>
      <w:tr w:rsidR="004955E1" w:rsidRPr="00132A46" w:rsidTr="00B26B81">
        <w:trPr>
          <w:trHeight w:val="930"/>
          <w:jc w:val="center"/>
        </w:trPr>
        <w:tc>
          <w:tcPr>
            <w:tcW w:w="595" w:type="dxa"/>
            <w:tcBorders>
              <w:top w:val="nil"/>
              <w:left w:val="single" w:sz="4" w:space="0" w:color="auto"/>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jc w:val="right"/>
              <w:rPr>
                <w:color w:val="000000"/>
                <w:szCs w:val="21"/>
              </w:rPr>
            </w:pPr>
            <w:r w:rsidRPr="00132A46">
              <w:rPr>
                <w:color w:val="000000"/>
                <w:szCs w:val="21"/>
              </w:rPr>
              <w:t>4</w:t>
            </w:r>
          </w:p>
        </w:tc>
        <w:tc>
          <w:tcPr>
            <w:tcW w:w="1214" w:type="dxa"/>
            <w:vMerge w:val="restart"/>
            <w:tcBorders>
              <w:top w:val="nil"/>
              <w:left w:val="single" w:sz="4" w:space="0" w:color="auto"/>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jc w:val="center"/>
              <w:rPr>
                <w:color w:val="000000"/>
                <w:szCs w:val="21"/>
              </w:rPr>
            </w:pPr>
            <w:r w:rsidRPr="00132A46">
              <w:rPr>
                <w:color w:val="000000"/>
                <w:szCs w:val="21"/>
              </w:rPr>
              <w:t>时钟同步接口</w:t>
            </w:r>
          </w:p>
        </w:tc>
        <w:tc>
          <w:tcPr>
            <w:tcW w:w="1134"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RJ45</w:t>
            </w:r>
          </w:p>
        </w:tc>
        <w:tc>
          <w:tcPr>
            <w:tcW w:w="1985"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1588/100Mbps</w:t>
            </w:r>
          </w:p>
        </w:tc>
        <w:tc>
          <w:tcPr>
            <w:tcW w:w="2126"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1588 Specification v2</w:t>
            </w:r>
          </w:p>
        </w:tc>
        <w:tc>
          <w:tcPr>
            <w:tcW w:w="992"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jc w:val="right"/>
              <w:rPr>
                <w:color w:val="000000"/>
                <w:szCs w:val="21"/>
              </w:rPr>
            </w:pPr>
            <w:r w:rsidRPr="00132A46">
              <w:rPr>
                <w:color w:val="000000"/>
                <w:szCs w:val="21"/>
              </w:rPr>
              <w:t>2</w:t>
            </w:r>
          </w:p>
        </w:tc>
        <w:tc>
          <w:tcPr>
            <w:tcW w:w="990"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前面板</w:t>
            </w:r>
          </w:p>
        </w:tc>
      </w:tr>
      <w:tr w:rsidR="004955E1" w:rsidRPr="00132A46" w:rsidTr="00B26B81">
        <w:trPr>
          <w:trHeight w:val="960"/>
          <w:jc w:val="center"/>
        </w:trPr>
        <w:tc>
          <w:tcPr>
            <w:tcW w:w="595" w:type="dxa"/>
            <w:tcBorders>
              <w:top w:val="nil"/>
              <w:left w:val="single" w:sz="4" w:space="0" w:color="auto"/>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jc w:val="right"/>
              <w:rPr>
                <w:color w:val="000000"/>
                <w:szCs w:val="21"/>
              </w:rPr>
            </w:pPr>
            <w:r w:rsidRPr="00132A46">
              <w:rPr>
                <w:color w:val="000000"/>
                <w:szCs w:val="21"/>
              </w:rPr>
              <w:t>5</w:t>
            </w:r>
          </w:p>
        </w:tc>
        <w:tc>
          <w:tcPr>
            <w:tcW w:w="1214" w:type="dxa"/>
            <w:vMerge/>
            <w:tcBorders>
              <w:top w:val="nil"/>
              <w:left w:val="single" w:sz="4" w:space="0" w:color="auto"/>
              <w:bottom w:val="single" w:sz="4" w:space="0" w:color="auto"/>
              <w:right w:val="single" w:sz="4" w:space="0" w:color="auto"/>
            </w:tcBorders>
            <w:vAlign w:val="center"/>
          </w:tcPr>
          <w:p w:rsidR="004955E1" w:rsidRPr="00132A46" w:rsidRDefault="004955E1">
            <w:pPr>
              <w:widowControl/>
              <w:autoSpaceDE/>
              <w:autoSpaceDN/>
              <w:adjustRightInd/>
              <w:spacing w:line="240" w:lineRule="auto"/>
              <w:rPr>
                <w:color w:val="000000"/>
                <w:szCs w:val="21"/>
              </w:rPr>
            </w:pPr>
          </w:p>
        </w:tc>
        <w:tc>
          <w:tcPr>
            <w:tcW w:w="1134"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SMA</w:t>
            </w:r>
          </w:p>
        </w:tc>
        <w:tc>
          <w:tcPr>
            <w:tcW w:w="1985"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Frequency/10MHz</w:t>
            </w:r>
          </w:p>
        </w:tc>
        <w:tc>
          <w:tcPr>
            <w:tcW w:w="2126"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 xml:space="preserve">　</w:t>
            </w:r>
          </w:p>
        </w:tc>
        <w:tc>
          <w:tcPr>
            <w:tcW w:w="992" w:type="dxa"/>
            <w:tcBorders>
              <w:top w:val="nil"/>
              <w:left w:val="nil"/>
              <w:bottom w:val="single" w:sz="4" w:space="0" w:color="auto"/>
              <w:right w:val="single" w:sz="4" w:space="0" w:color="auto"/>
            </w:tcBorders>
            <w:shd w:val="clear" w:color="auto" w:fill="auto"/>
            <w:vAlign w:val="center"/>
          </w:tcPr>
          <w:p w:rsidR="004955E1" w:rsidRPr="00132A46" w:rsidRDefault="00916937" w:rsidP="00C9285D">
            <w:pPr>
              <w:widowControl/>
              <w:autoSpaceDE/>
              <w:autoSpaceDN/>
              <w:adjustRightInd/>
              <w:spacing w:line="240" w:lineRule="auto"/>
              <w:rPr>
                <w:color w:val="000000"/>
                <w:szCs w:val="21"/>
              </w:rPr>
            </w:pPr>
            <w:r w:rsidRPr="00132A46">
              <w:rPr>
                <w:color w:val="000000"/>
                <w:szCs w:val="21"/>
              </w:rPr>
              <w:t>2</w:t>
            </w:r>
            <w:r w:rsidR="00C9285D" w:rsidRPr="00132A46">
              <w:rPr>
                <w:color w:val="000000"/>
                <w:szCs w:val="21"/>
              </w:rPr>
              <w:t>（</w:t>
            </w:r>
            <w:r w:rsidR="00C9285D" w:rsidRPr="00132A46">
              <w:rPr>
                <w:color w:val="000000"/>
                <w:szCs w:val="21"/>
              </w:rPr>
              <w:t>I/O</w:t>
            </w:r>
            <w:r w:rsidR="00C9285D" w:rsidRPr="00132A46">
              <w:rPr>
                <w:color w:val="000000"/>
                <w:szCs w:val="21"/>
              </w:rPr>
              <w:t>）</w:t>
            </w:r>
          </w:p>
        </w:tc>
        <w:tc>
          <w:tcPr>
            <w:tcW w:w="990"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前面板</w:t>
            </w:r>
          </w:p>
        </w:tc>
      </w:tr>
      <w:tr w:rsidR="004955E1" w:rsidRPr="00132A46" w:rsidTr="00B26B81">
        <w:trPr>
          <w:trHeight w:val="405"/>
          <w:jc w:val="center"/>
        </w:trPr>
        <w:tc>
          <w:tcPr>
            <w:tcW w:w="595" w:type="dxa"/>
            <w:tcBorders>
              <w:top w:val="nil"/>
              <w:left w:val="single" w:sz="4" w:space="0" w:color="auto"/>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jc w:val="right"/>
              <w:rPr>
                <w:color w:val="000000"/>
                <w:szCs w:val="21"/>
              </w:rPr>
            </w:pPr>
            <w:r w:rsidRPr="00132A46">
              <w:rPr>
                <w:color w:val="000000"/>
                <w:szCs w:val="21"/>
              </w:rPr>
              <w:t>6</w:t>
            </w:r>
          </w:p>
        </w:tc>
        <w:tc>
          <w:tcPr>
            <w:tcW w:w="1214" w:type="dxa"/>
            <w:vMerge/>
            <w:tcBorders>
              <w:top w:val="nil"/>
              <w:left w:val="single" w:sz="4" w:space="0" w:color="auto"/>
              <w:bottom w:val="single" w:sz="4" w:space="0" w:color="auto"/>
              <w:right w:val="single" w:sz="4" w:space="0" w:color="auto"/>
            </w:tcBorders>
            <w:vAlign w:val="center"/>
          </w:tcPr>
          <w:p w:rsidR="004955E1" w:rsidRPr="00132A46" w:rsidRDefault="004955E1">
            <w:pPr>
              <w:widowControl/>
              <w:autoSpaceDE/>
              <w:autoSpaceDN/>
              <w:adjustRightInd/>
              <w:spacing w:line="240" w:lineRule="auto"/>
              <w:rPr>
                <w:color w:val="000000"/>
                <w:szCs w:val="21"/>
              </w:rPr>
            </w:pPr>
          </w:p>
        </w:tc>
        <w:tc>
          <w:tcPr>
            <w:tcW w:w="1134"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SMA</w:t>
            </w:r>
          </w:p>
        </w:tc>
        <w:tc>
          <w:tcPr>
            <w:tcW w:w="1985"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GNSS</w:t>
            </w:r>
          </w:p>
        </w:tc>
        <w:tc>
          <w:tcPr>
            <w:tcW w:w="2126"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 xml:space="preserve">　</w:t>
            </w:r>
          </w:p>
        </w:tc>
        <w:tc>
          <w:tcPr>
            <w:tcW w:w="992"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jc w:val="right"/>
              <w:rPr>
                <w:color w:val="000000"/>
                <w:szCs w:val="21"/>
              </w:rPr>
            </w:pPr>
            <w:r w:rsidRPr="00132A46">
              <w:rPr>
                <w:color w:val="000000"/>
                <w:szCs w:val="21"/>
              </w:rPr>
              <w:t>1</w:t>
            </w:r>
          </w:p>
        </w:tc>
        <w:tc>
          <w:tcPr>
            <w:tcW w:w="990"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前面板</w:t>
            </w:r>
          </w:p>
        </w:tc>
      </w:tr>
      <w:tr w:rsidR="004955E1" w:rsidRPr="00132A46" w:rsidTr="00B26B81">
        <w:trPr>
          <w:trHeight w:val="780"/>
          <w:jc w:val="center"/>
        </w:trPr>
        <w:tc>
          <w:tcPr>
            <w:tcW w:w="595" w:type="dxa"/>
            <w:tcBorders>
              <w:top w:val="nil"/>
              <w:left w:val="single" w:sz="4" w:space="0" w:color="auto"/>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jc w:val="right"/>
              <w:rPr>
                <w:color w:val="000000"/>
                <w:szCs w:val="21"/>
              </w:rPr>
            </w:pPr>
            <w:r w:rsidRPr="00132A46">
              <w:rPr>
                <w:color w:val="000000"/>
                <w:szCs w:val="21"/>
              </w:rPr>
              <w:t>7</w:t>
            </w:r>
          </w:p>
        </w:tc>
        <w:tc>
          <w:tcPr>
            <w:tcW w:w="1214" w:type="dxa"/>
            <w:vMerge/>
            <w:tcBorders>
              <w:top w:val="nil"/>
              <w:left w:val="single" w:sz="4" w:space="0" w:color="auto"/>
              <w:bottom w:val="single" w:sz="4" w:space="0" w:color="auto"/>
              <w:right w:val="single" w:sz="4" w:space="0" w:color="auto"/>
            </w:tcBorders>
            <w:vAlign w:val="center"/>
          </w:tcPr>
          <w:p w:rsidR="004955E1" w:rsidRPr="00132A46" w:rsidRDefault="004955E1">
            <w:pPr>
              <w:widowControl/>
              <w:autoSpaceDE/>
              <w:autoSpaceDN/>
              <w:adjustRightInd/>
              <w:spacing w:line="240" w:lineRule="auto"/>
              <w:rPr>
                <w:color w:val="000000"/>
                <w:szCs w:val="21"/>
              </w:rPr>
            </w:pPr>
          </w:p>
        </w:tc>
        <w:tc>
          <w:tcPr>
            <w:tcW w:w="1134"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RJ45</w:t>
            </w:r>
          </w:p>
        </w:tc>
        <w:tc>
          <w:tcPr>
            <w:tcW w:w="1985"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RS422/1PPS+TOD</w:t>
            </w:r>
          </w:p>
        </w:tc>
        <w:tc>
          <w:tcPr>
            <w:tcW w:w="2126"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QB-B-016-2010</w:t>
            </w:r>
          </w:p>
        </w:tc>
        <w:tc>
          <w:tcPr>
            <w:tcW w:w="992" w:type="dxa"/>
            <w:tcBorders>
              <w:top w:val="nil"/>
              <w:left w:val="nil"/>
              <w:bottom w:val="single" w:sz="4" w:space="0" w:color="auto"/>
              <w:right w:val="single" w:sz="4" w:space="0" w:color="auto"/>
            </w:tcBorders>
            <w:shd w:val="clear" w:color="auto" w:fill="auto"/>
            <w:vAlign w:val="center"/>
          </w:tcPr>
          <w:p w:rsidR="004955E1" w:rsidRPr="00132A46" w:rsidRDefault="00C9285D">
            <w:pPr>
              <w:widowControl/>
              <w:autoSpaceDE/>
              <w:autoSpaceDN/>
              <w:adjustRightInd/>
              <w:spacing w:line="240" w:lineRule="auto"/>
              <w:rPr>
                <w:color w:val="000000"/>
                <w:szCs w:val="21"/>
              </w:rPr>
            </w:pPr>
            <w:r w:rsidRPr="00132A46">
              <w:rPr>
                <w:color w:val="000000"/>
                <w:szCs w:val="21"/>
              </w:rPr>
              <w:t>2</w:t>
            </w:r>
            <w:r w:rsidRPr="00132A46">
              <w:rPr>
                <w:color w:val="000000"/>
                <w:szCs w:val="21"/>
              </w:rPr>
              <w:t>（</w:t>
            </w:r>
            <w:r w:rsidRPr="00132A46">
              <w:rPr>
                <w:color w:val="000000"/>
                <w:szCs w:val="21"/>
              </w:rPr>
              <w:t>I/O</w:t>
            </w:r>
            <w:r w:rsidRPr="00132A46">
              <w:rPr>
                <w:color w:val="000000"/>
                <w:szCs w:val="21"/>
              </w:rPr>
              <w:t>）</w:t>
            </w:r>
          </w:p>
        </w:tc>
        <w:tc>
          <w:tcPr>
            <w:tcW w:w="990"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前面板</w:t>
            </w:r>
          </w:p>
        </w:tc>
      </w:tr>
      <w:tr w:rsidR="004955E1" w:rsidRPr="00132A46" w:rsidTr="00B26B81">
        <w:trPr>
          <w:trHeight w:val="315"/>
          <w:jc w:val="center"/>
        </w:trPr>
        <w:tc>
          <w:tcPr>
            <w:tcW w:w="595" w:type="dxa"/>
            <w:tcBorders>
              <w:top w:val="nil"/>
              <w:left w:val="single" w:sz="4" w:space="0" w:color="auto"/>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jc w:val="right"/>
              <w:rPr>
                <w:color w:val="000000"/>
                <w:szCs w:val="21"/>
              </w:rPr>
            </w:pPr>
            <w:r w:rsidRPr="00132A46">
              <w:rPr>
                <w:color w:val="000000"/>
                <w:szCs w:val="21"/>
              </w:rPr>
              <w:t>8</w:t>
            </w:r>
          </w:p>
        </w:tc>
        <w:tc>
          <w:tcPr>
            <w:tcW w:w="1214"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电源接口</w:t>
            </w:r>
          </w:p>
        </w:tc>
        <w:tc>
          <w:tcPr>
            <w:tcW w:w="1134"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 xml:space="preserve">　</w:t>
            </w:r>
          </w:p>
        </w:tc>
        <w:tc>
          <w:tcPr>
            <w:tcW w:w="1985"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220VAC/-48VDC</w:t>
            </w:r>
          </w:p>
        </w:tc>
        <w:tc>
          <w:tcPr>
            <w:tcW w:w="2126"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 xml:space="preserve">　</w:t>
            </w:r>
          </w:p>
        </w:tc>
        <w:tc>
          <w:tcPr>
            <w:tcW w:w="992" w:type="dxa"/>
            <w:tcBorders>
              <w:top w:val="nil"/>
              <w:left w:val="nil"/>
              <w:bottom w:val="single" w:sz="4" w:space="0" w:color="auto"/>
              <w:right w:val="single" w:sz="4" w:space="0" w:color="auto"/>
            </w:tcBorders>
            <w:shd w:val="clear" w:color="auto" w:fill="auto"/>
            <w:vAlign w:val="center"/>
          </w:tcPr>
          <w:p w:rsidR="004955E1" w:rsidRPr="00132A46" w:rsidRDefault="008B1FA5">
            <w:pPr>
              <w:widowControl/>
              <w:autoSpaceDE/>
              <w:autoSpaceDN/>
              <w:adjustRightInd/>
              <w:spacing w:line="240" w:lineRule="auto"/>
              <w:jc w:val="right"/>
              <w:rPr>
                <w:color w:val="000000"/>
                <w:szCs w:val="21"/>
              </w:rPr>
            </w:pPr>
            <w:r>
              <w:rPr>
                <w:rFonts w:hint="eastAsia"/>
                <w:color w:val="000000"/>
                <w:szCs w:val="21"/>
              </w:rPr>
              <w:t>2</w:t>
            </w:r>
          </w:p>
        </w:tc>
        <w:tc>
          <w:tcPr>
            <w:tcW w:w="990"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后面板</w:t>
            </w:r>
          </w:p>
        </w:tc>
      </w:tr>
      <w:tr w:rsidR="004955E1" w:rsidRPr="00132A46" w:rsidTr="00B26B81">
        <w:trPr>
          <w:trHeight w:val="270"/>
          <w:jc w:val="center"/>
        </w:trPr>
        <w:tc>
          <w:tcPr>
            <w:tcW w:w="595" w:type="dxa"/>
            <w:tcBorders>
              <w:top w:val="single" w:sz="4" w:space="0" w:color="auto"/>
              <w:left w:val="single" w:sz="4" w:space="0" w:color="auto"/>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jc w:val="right"/>
              <w:rPr>
                <w:color w:val="000000"/>
                <w:szCs w:val="21"/>
              </w:rPr>
            </w:pPr>
            <w:r w:rsidRPr="00132A46">
              <w:rPr>
                <w:color w:val="000000"/>
                <w:szCs w:val="21"/>
              </w:rPr>
              <w:t>11</w:t>
            </w:r>
          </w:p>
        </w:tc>
        <w:tc>
          <w:tcPr>
            <w:tcW w:w="1214" w:type="dxa"/>
            <w:vMerge w:val="restart"/>
            <w:tcBorders>
              <w:left w:val="single" w:sz="4" w:space="0" w:color="auto"/>
              <w:right w:val="single" w:sz="4" w:space="0" w:color="auto"/>
            </w:tcBorders>
            <w:vAlign w:val="center"/>
          </w:tcPr>
          <w:p w:rsidR="004955E1" w:rsidRPr="00132A46" w:rsidRDefault="00A70BED">
            <w:pPr>
              <w:widowControl/>
              <w:autoSpaceDE/>
              <w:autoSpaceDN/>
              <w:adjustRightInd/>
              <w:spacing w:line="240" w:lineRule="auto"/>
              <w:rPr>
                <w:color w:val="000000"/>
                <w:szCs w:val="21"/>
              </w:rPr>
            </w:pPr>
            <w:r>
              <w:rPr>
                <w:rFonts w:hint="eastAsia"/>
                <w:color w:val="000000"/>
                <w:szCs w:val="21"/>
              </w:rPr>
              <w:t>调试</w:t>
            </w:r>
            <w:r w:rsidR="008B1FA5">
              <w:rPr>
                <w:rFonts w:hint="eastAsia"/>
                <w:color w:val="000000"/>
                <w:szCs w:val="21"/>
              </w:rPr>
              <w:t>接口</w:t>
            </w:r>
          </w:p>
        </w:tc>
        <w:tc>
          <w:tcPr>
            <w:tcW w:w="1134" w:type="dxa"/>
            <w:tcBorders>
              <w:top w:val="single" w:sz="4" w:space="0" w:color="auto"/>
              <w:left w:val="nil"/>
              <w:bottom w:val="single" w:sz="4" w:space="0" w:color="auto"/>
              <w:right w:val="single" w:sz="4" w:space="0" w:color="auto"/>
            </w:tcBorders>
            <w:shd w:val="clear" w:color="auto" w:fill="auto"/>
            <w:vAlign w:val="center"/>
          </w:tcPr>
          <w:p w:rsidR="004955E1" w:rsidRPr="00315659" w:rsidRDefault="00916937">
            <w:pPr>
              <w:widowControl/>
              <w:autoSpaceDE/>
              <w:autoSpaceDN/>
              <w:adjustRightInd/>
              <w:spacing w:line="240" w:lineRule="auto"/>
              <w:rPr>
                <w:color w:val="000000"/>
                <w:szCs w:val="21"/>
              </w:rPr>
            </w:pPr>
            <w:r w:rsidRPr="00315659">
              <w:rPr>
                <w:color w:val="000000"/>
                <w:szCs w:val="21"/>
              </w:rPr>
              <w:t>USB Micro-B</w:t>
            </w:r>
          </w:p>
        </w:tc>
        <w:tc>
          <w:tcPr>
            <w:tcW w:w="1985" w:type="dxa"/>
            <w:tcBorders>
              <w:top w:val="single" w:sz="4" w:space="0" w:color="auto"/>
              <w:left w:val="nil"/>
              <w:bottom w:val="single" w:sz="4" w:space="0" w:color="auto"/>
              <w:right w:val="single" w:sz="4" w:space="0" w:color="auto"/>
            </w:tcBorders>
            <w:shd w:val="clear" w:color="auto" w:fill="auto"/>
            <w:vAlign w:val="center"/>
          </w:tcPr>
          <w:p w:rsidR="004955E1" w:rsidRPr="00315659" w:rsidRDefault="00916937">
            <w:pPr>
              <w:widowControl/>
              <w:autoSpaceDE/>
              <w:autoSpaceDN/>
              <w:adjustRightInd/>
              <w:spacing w:line="240" w:lineRule="auto"/>
              <w:rPr>
                <w:color w:val="000000"/>
                <w:szCs w:val="21"/>
              </w:rPr>
            </w:pPr>
            <w:r w:rsidRPr="00315659">
              <w:rPr>
                <w:color w:val="000000"/>
                <w:szCs w:val="21"/>
              </w:rPr>
              <w:t xml:space="preserve">　</w:t>
            </w:r>
          </w:p>
        </w:tc>
        <w:tc>
          <w:tcPr>
            <w:tcW w:w="2126" w:type="dxa"/>
            <w:tcBorders>
              <w:top w:val="single" w:sz="4" w:space="0" w:color="auto"/>
              <w:left w:val="nil"/>
              <w:bottom w:val="single" w:sz="4" w:space="0" w:color="auto"/>
              <w:right w:val="single" w:sz="4" w:space="0" w:color="auto"/>
            </w:tcBorders>
            <w:shd w:val="clear" w:color="auto" w:fill="auto"/>
            <w:vAlign w:val="center"/>
          </w:tcPr>
          <w:p w:rsidR="004955E1" w:rsidRPr="00315659" w:rsidRDefault="00916937">
            <w:pPr>
              <w:widowControl/>
              <w:autoSpaceDE/>
              <w:autoSpaceDN/>
              <w:adjustRightInd/>
              <w:spacing w:line="240" w:lineRule="auto"/>
              <w:rPr>
                <w:color w:val="000000"/>
                <w:szCs w:val="21"/>
              </w:rPr>
            </w:pPr>
            <w:r w:rsidRPr="00315659">
              <w:rPr>
                <w:color w:val="000000"/>
                <w:szCs w:val="21"/>
              </w:rPr>
              <w:t>UART</w:t>
            </w:r>
          </w:p>
        </w:tc>
        <w:tc>
          <w:tcPr>
            <w:tcW w:w="992" w:type="dxa"/>
            <w:tcBorders>
              <w:top w:val="single" w:sz="4" w:space="0" w:color="auto"/>
              <w:left w:val="nil"/>
              <w:bottom w:val="single" w:sz="4" w:space="0" w:color="auto"/>
              <w:right w:val="single" w:sz="4" w:space="0" w:color="auto"/>
            </w:tcBorders>
            <w:shd w:val="clear" w:color="auto" w:fill="auto"/>
            <w:vAlign w:val="center"/>
          </w:tcPr>
          <w:p w:rsidR="004955E1" w:rsidRPr="007F772E" w:rsidRDefault="008B1FA5">
            <w:pPr>
              <w:widowControl/>
              <w:autoSpaceDE/>
              <w:autoSpaceDN/>
              <w:adjustRightInd/>
              <w:spacing w:line="240" w:lineRule="auto"/>
              <w:jc w:val="right"/>
              <w:rPr>
                <w:szCs w:val="21"/>
              </w:rPr>
            </w:pPr>
            <w:r w:rsidRPr="007F772E">
              <w:rPr>
                <w:rFonts w:hint="eastAsia"/>
                <w:szCs w:val="21"/>
              </w:rPr>
              <w:t>2</w:t>
            </w:r>
          </w:p>
          <w:p w:rsidR="00A9426E" w:rsidRPr="00315659" w:rsidRDefault="00A9426E">
            <w:pPr>
              <w:widowControl/>
              <w:autoSpaceDE/>
              <w:autoSpaceDN/>
              <w:adjustRightInd/>
              <w:spacing w:line="240" w:lineRule="auto"/>
              <w:jc w:val="right"/>
              <w:rPr>
                <w:color w:val="000000"/>
                <w:szCs w:val="21"/>
              </w:rPr>
            </w:pPr>
          </w:p>
        </w:tc>
        <w:tc>
          <w:tcPr>
            <w:tcW w:w="990" w:type="dxa"/>
            <w:tcBorders>
              <w:top w:val="single" w:sz="4" w:space="0" w:color="auto"/>
              <w:left w:val="nil"/>
              <w:bottom w:val="single" w:sz="4" w:space="0" w:color="auto"/>
              <w:right w:val="single" w:sz="4" w:space="0" w:color="auto"/>
            </w:tcBorders>
            <w:shd w:val="clear" w:color="auto" w:fill="auto"/>
            <w:vAlign w:val="center"/>
          </w:tcPr>
          <w:p w:rsidR="004955E1" w:rsidRPr="00315659" w:rsidRDefault="00916937">
            <w:pPr>
              <w:widowControl/>
              <w:autoSpaceDE/>
              <w:autoSpaceDN/>
              <w:adjustRightInd/>
              <w:spacing w:line="240" w:lineRule="auto"/>
              <w:rPr>
                <w:color w:val="000000"/>
                <w:szCs w:val="21"/>
              </w:rPr>
            </w:pPr>
            <w:r w:rsidRPr="00315659">
              <w:rPr>
                <w:color w:val="000000"/>
                <w:szCs w:val="21"/>
              </w:rPr>
              <w:t>前面板</w:t>
            </w:r>
          </w:p>
        </w:tc>
      </w:tr>
      <w:tr w:rsidR="004955E1" w:rsidRPr="00132A46" w:rsidTr="00B26B81">
        <w:trPr>
          <w:trHeight w:val="270"/>
          <w:jc w:val="center"/>
        </w:trPr>
        <w:tc>
          <w:tcPr>
            <w:tcW w:w="595" w:type="dxa"/>
            <w:tcBorders>
              <w:top w:val="single" w:sz="4" w:space="0" w:color="auto"/>
              <w:left w:val="single" w:sz="4" w:space="0" w:color="auto"/>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jc w:val="right"/>
              <w:rPr>
                <w:color w:val="000000"/>
                <w:szCs w:val="21"/>
              </w:rPr>
            </w:pPr>
            <w:r w:rsidRPr="00132A46">
              <w:rPr>
                <w:color w:val="000000"/>
                <w:szCs w:val="21"/>
              </w:rPr>
              <w:t>12</w:t>
            </w:r>
          </w:p>
        </w:tc>
        <w:tc>
          <w:tcPr>
            <w:tcW w:w="1214" w:type="dxa"/>
            <w:vMerge/>
            <w:tcBorders>
              <w:left w:val="single" w:sz="4" w:space="0" w:color="auto"/>
              <w:bottom w:val="single" w:sz="4" w:space="0" w:color="auto"/>
              <w:right w:val="single" w:sz="4" w:space="0" w:color="auto"/>
            </w:tcBorders>
            <w:vAlign w:val="center"/>
          </w:tcPr>
          <w:p w:rsidR="004955E1" w:rsidRPr="00132A46" w:rsidRDefault="004955E1">
            <w:pPr>
              <w:widowControl/>
              <w:autoSpaceDE/>
              <w:autoSpaceDN/>
              <w:adjustRightInd/>
              <w:spacing w:line="240" w:lineRule="auto"/>
              <w:rPr>
                <w:color w:val="000000"/>
                <w:szCs w:val="21"/>
              </w:rPr>
            </w:pPr>
          </w:p>
        </w:tc>
        <w:tc>
          <w:tcPr>
            <w:tcW w:w="1134" w:type="dxa"/>
            <w:tcBorders>
              <w:top w:val="single" w:sz="4" w:space="0" w:color="auto"/>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RJ45</w:t>
            </w:r>
          </w:p>
        </w:tc>
        <w:tc>
          <w:tcPr>
            <w:tcW w:w="1985" w:type="dxa"/>
            <w:tcBorders>
              <w:top w:val="single" w:sz="4" w:space="0" w:color="auto"/>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1GbE</w:t>
            </w:r>
          </w:p>
        </w:tc>
        <w:tc>
          <w:tcPr>
            <w:tcW w:w="2126" w:type="dxa"/>
            <w:tcBorders>
              <w:top w:val="single" w:sz="4" w:space="0" w:color="auto"/>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1000BASE-T</w:t>
            </w:r>
          </w:p>
        </w:tc>
        <w:tc>
          <w:tcPr>
            <w:tcW w:w="992" w:type="dxa"/>
            <w:tcBorders>
              <w:top w:val="single" w:sz="4" w:space="0" w:color="auto"/>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jc w:val="right"/>
              <w:rPr>
                <w:color w:val="000000"/>
                <w:szCs w:val="21"/>
              </w:rPr>
            </w:pPr>
            <w:r w:rsidRPr="00132A46">
              <w:rPr>
                <w:color w:val="000000"/>
                <w:szCs w:val="21"/>
              </w:rPr>
              <w:t>1</w:t>
            </w:r>
          </w:p>
        </w:tc>
        <w:tc>
          <w:tcPr>
            <w:tcW w:w="990" w:type="dxa"/>
            <w:tcBorders>
              <w:top w:val="single" w:sz="4" w:space="0" w:color="auto"/>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前面板</w:t>
            </w:r>
          </w:p>
        </w:tc>
      </w:tr>
      <w:bookmarkEnd w:id="63"/>
    </w:tbl>
    <w:p w:rsidR="004955E1" w:rsidRPr="00132A46" w:rsidRDefault="004955E1">
      <w:pPr>
        <w:pStyle w:val="af5"/>
        <w:ind w:firstLineChars="0" w:firstLine="0"/>
        <w:rPr>
          <w:rFonts w:ascii="Times New Roman" w:hAnsi="Times New Roman" w:cs="Times New Roman"/>
        </w:rPr>
      </w:pPr>
    </w:p>
    <w:p w:rsidR="004955E1" w:rsidRPr="00132A46" w:rsidRDefault="00916937">
      <w:pPr>
        <w:pStyle w:val="1"/>
        <w:rPr>
          <w:rFonts w:ascii="Times New Roman" w:hAnsi="Times New Roman"/>
        </w:rPr>
      </w:pPr>
      <w:bookmarkStart w:id="78" w:name="_Toc30799"/>
      <w:bookmarkStart w:id="79" w:name="_Toc517945854"/>
      <w:r w:rsidRPr="00132A46">
        <w:rPr>
          <w:rFonts w:ascii="Times New Roman" w:hAnsi="Times New Roman"/>
        </w:rPr>
        <w:t>硬件方案实现设计</w:t>
      </w:r>
      <w:bookmarkEnd w:id="78"/>
      <w:bookmarkEnd w:id="79"/>
    </w:p>
    <w:p w:rsidR="004955E1" w:rsidRPr="00132A46" w:rsidRDefault="00916937">
      <w:pPr>
        <w:pStyle w:val="2"/>
        <w:rPr>
          <w:rFonts w:ascii="Times New Roman" w:hAnsi="Times New Roman"/>
        </w:rPr>
      </w:pPr>
      <w:bookmarkStart w:id="80" w:name="_Toc13310"/>
      <w:bookmarkStart w:id="81" w:name="_Toc517945855"/>
      <w:r w:rsidRPr="00132A46">
        <w:rPr>
          <w:rFonts w:ascii="Times New Roman" w:hAnsi="Times New Roman"/>
        </w:rPr>
        <w:t>交互总线方案</w:t>
      </w:r>
      <w:bookmarkEnd w:id="80"/>
      <w:bookmarkEnd w:id="81"/>
    </w:p>
    <w:p w:rsidR="00387285" w:rsidRPr="00132A46" w:rsidRDefault="00387285" w:rsidP="00387285">
      <w:pPr>
        <w:ind w:firstLine="420"/>
        <w:rPr>
          <w:rFonts w:eastAsiaTheme="minorEastAsia"/>
          <w:szCs w:val="21"/>
        </w:rPr>
      </w:pPr>
      <w:r w:rsidRPr="00132A46">
        <w:t>根据需求分析以及调研目前设备采用的总线标准，</w:t>
      </w:r>
      <w:r w:rsidRPr="00132A46">
        <w:rPr>
          <w:rFonts w:eastAsiaTheme="minorEastAsia"/>
          <w:szCs w:val="21"/>
        </w:rPr>
        <w:t>总结出支撑池化网络的互连总线对比表。</w:t>
      </w:r>
    </w:p>
    <w:p w:rsidR="00A33343" w:rsidRPr="00132A46" w:rsidRDefault="00A33343" w:rsidP="00A33343">
      <w:pPr>
        <w:pStyle w:val="a"/>
        <w:jc w:val="left"/>
        <w:rPr>
          <w:rFonts w:ascii="Times New Roman" w:hAnsi="Times New Roman" w:cs="Times New Roman"/>
        </w:rPr>
      </w:pPr>
      <w:bookmarkStart w:id="82" w:name="_Toc517706902"/>
      <w:r w:rsidRPr="00132A46">
        <w:rPr>
          <w:rFonts w:ascii="Times New Roman" w:eastAsiaTheme="minorEastAsia" w:hAnsi="Times New Roman" w:cs="Times New Roman"/>
        </w:rPr>
        <w:t>常见总线性能对比表</w:t>
      </w:r>
      <w:bookmarkEnd w:id="82"/>
    </w:p>
    <w:tbl>
      <w:tblPr>
        <w:tblStyle w:val="af3"/>
        <w:tblW w:w="0" w:type="auto"/>
        <w:tblInd w:w="892" w:type="dxa"/>
        <w:tblLook w:val="04A0" w:firstRow="1" w:lastRow="0" w:firstColumn="1" w:lastColumn="0" w:noHBand="0" w:noVBand="1"/>
      </w:tblPr>
      <w:tblGrid>
        <w:gridCol w:w="2976"/>
        <w:gridCol w:w="1276"/>
        <w:gridCol w:w="1091"/>
        <w:gridCol w:w="940"/>
        <w:gridCol w:w="1796"/>
      </w:tblGrid>
      <w:tr w:rsidR="00387285" w:rsidRPr="00132A46" w:rsidTr="008B0146">
        <w:tc>
          <w:tcPr>
            <w:tcW w:w="2976" w:type="dxa"/>
          </w:tcPr>
          <w:p w:rsidR="00387285" w:rsidRPr="00132A46" w:rsidRDefault="00387285" w:rsidP="008B0146">
            <w:pPr>
              <w:pStyle w:val="aff2"/>
              <w:ind w:firstLineChars="0" w:firstLine="0"/>
              <w:jc w:val="center"/>
              <w:rPr>
                <w:rFonts w:eastAsiaTheme="minorEastAsia"/>
                <w:szCs w:val="21"/>
              </w:rPr>
            </w:pPr>
          </w:p>
        </w:tc>
        <w:tc>
          <w:tcPr>
            <w:tcW w:w="1276" w:type="dxa"/>
          </w:tcPr>
          <w:p w:rsidR="00387285" w:rsidRPr="00132A46" w:rsidRDefault="00387285" w:rsidP="008B0146">
            <w:pPr>
              <w:pStyle w:val="aff2"/>
              <w:ind w:firstLineChars="0" w:firstLine="0"/>
              <w:jc w:val="center"/>
              <w:rPr>
                <w:rFonts w:eastAsiaTheme="minorEastAsia"/>
                <w:szCs w:val="21"/>
              </w:rPr>
            </w:pPr>
            <w:r w:rsidRPr="00132A46">
              <w:rPr>
                <w:rFonts w:eastAsiaTheme="minorEastAsia"/>
                <w:szCs w:val="21"/>
              </w:rPr>
              <w:t>Rapid IO</w:t>
            </w:r>
          </w:p>
        </w:tc>
        <w:tc>
          <w:tcPr>
            <w:tcW w:w="1091" w:type="dxa"/>
          </w:tcPr>
          <w:p w:rsidR="00387285" w:rsidRPr="00132A46" w:rsidRDefault="00387285" w:rsidP="008B0146">
            <w:pPr>
              <w:pStyle w:val="aff2"/>
              <w:ind w:firstLineChars="0" w:firstLine="0"/>
              <w:jc w:val="center"/>
              <w:rPr>
                <w:rFonts w:eastAsiaTheme="minorEastAsia"/>
                <w:szCs w:val="21"/>
              </w:rPr>
            </w:pPr>
            <w:r w:rsidRPr="00132A46">
              <w:rPr>
                <w:rFonts w:eastAsiaTheme="minorEastAsia"/>
                <w:szCs w:val="21"/>
              </w:rPr>
              <w:t>Infiniband</w:t>
            </w:r>
          </w:p>
        </w:tc>
        <w:tc>
          <w:tcPr>
            <w:tcW w:w="940" w:type="dxa"/>
          </w:tcPr>
          <w:p w:rsidR="00387285" w:rsidRPr="00132A46" w:rsidRDefault="00387285" w:rsidP="008B0146">
            <w:pPr>
              <w:pStyle w:val="aff2"/>
              <w:ind w:firstLineChars="0" w:firstLine="0"/>
              <w:jc w:val="center"/>
              <w:rPr>
                <w:rFonts w:eastAsiaTheme="minorEastAsia"/>
                <w:szCs w:val="21"/>
              </w:rPr>
            </w:pPr>
            <w:r w:rsidRPr="00132A46">
              <w:rPr>
                <w:rFonts w:eastAsiaTheme="minorEastAsia"/>
                <w:szCs w:val="21"/>
              </w:rPr>
              <w:t>Ethernet</w:t>
            </w:r>
          </w:p>
        </w:tc>
        <w:tc>
          <w:tcPr>
            <w:tcW w:w="1796" w:type="dxa"/>
          </w:tcPr>
          <w:p w:rsidR="00387285" w:rsidRPr="00132A46" w:rsidRDefault="00387285" w:rsidP="008B0146">
            <w:pPr>
              <w:pStyle w:val="aff2"/>
              <w:ind w:firstLineChars="0" w:firstLine="0"/>
              <w:jc w:val="center"/>
              <w:rPr>
                <w:rFonts w:eastAsiaTheme="minorEastAsia"/>
                <w:szCs w:val="21"/>
              </w:rPr>
            </w:pPr>
            <w:r w:rsidRPr="00132A46">
              <w:rPr>
                <w:rFonts w:eastAsiaTheme="minorEastAsia"/>
                <w:szCs w:val="21"/>
              </w:rPr>
              <w:t>PCI Express</w:t>
            </w:r>
          </w:p>
        </w:tc>
      </w:tr>
      <w:tr w:rsidR="00387285" w:rsidRPr="00132A46" w:rsidTr="008B0146">
        <w:tc>
          <w:tcPr>
            <w:tcW w:w="2976" w:type="dxa"/>
          </w:tcPr>
          <w:p w:rsidR="00387285" w:rsidRPr="00132A46" w:rsidRDefault="00387285" w:rsidP="008B0146">
            <w:pPr>
              <w:pStyle w:val="aff2"/>
              <w:ind w:firstLineChars="0" w:firstLine="0"/>
              <w:jc w:val="center"/>
              <w:rPr>
                <w:rFonts w:eastAsiaTheme="minorEastAsia"/>
                <w:szCs w:val="21"/>
              </w:rPr>
            </w:pPr>
            <w:r w:rsidRPr="00132A46">
              <w:rPr>
                <w:rFonts w:eastAsiaTheme="minorEastAsia"/>
                <w:szCs w:val="21"/>
              </w:rPr>
              <w:t>组网方式</w:t>
            </w:r>
            <w:r w:rsidRPr="00132A46">
              <w:rPr>
                <w:rFonts w:eastAsiaTheme="minorEastAsia"/>
                <w:szCs w:val="21"/>
              </w:rPr>
              <w:t>-</w:t>
            </w:r>
            <w:r w:rsidRPr="00132A46">
              <w:rPr>
                <w:rFonts w:eastAsiaTheme="minorEastAsia"/>
                <w:szCs w:val="21"/>
              </w:rPr>
              <w:t>多主支持</w:t>
            </w:r>
          </w:p>
        </w:tc>
        <w:tc>
          <w:tcPr>
            <w:tcW w:w="1276" w:type="dxa"/>
          </w:tcPr>
          <w:p w:rsidR="00387285" w:rsidRPr="00132A46" w:rsidRDefault="00387285" w:rsidP="008B0146">
            <w:pPr>
              <w:pStyle w:val="aff2"/>
              <w:ind w:firstLineChars="0" w:firstLine="0"/>
              <w:jc w:val="center"/>
              <w:rPr>
                <w:rFonts w:eastAsiaTheme="minorEastAsia"/>
                <w:szCs w:val="21"/>
              </w:rPr>
            </w:pPr>
            <w:r w:rsidRPr="00132A46">
              <w:rPr>
                <w:rFonts w:eastAsiaTheme="minorEastAsia"/>
                <w:szCs w:val="21"/>
              </w:rPr>
              <w:t>好</w:t>
            </w:r>
          </w:p>
        </w:tc>
        <w:tc>
          <w:tcPr>
            <w:tcW w:w="1091" w:type="dxa"/>
          </w:tcPr>
          <w:p w:rsidR="00387285" w:rsidRPr="00132A46" w:rsidRDefault="00387285" w:rsidP="008B0146">
            <w:pPr>
              <w:pStyle w:val="aff2"/>
              <w:ind w:firstLineChars="0" w:firstLine="0"/>
              <w:jc w:val="center"/>
              <w:rPr>
                <w:rFonts w:eastAsiaTheme="minorEastAsia"/>
                <w:szCs w:val="21"/>
              </w:rPr>
            </w:pPr>
            <w:r w:rsidRPr="00132A46">
              <w:rPr>
                <w:rFonts w:eastAsiaTheme="minorEastAsia"/>
                <w:szCs w:val="21"/>
              </w:rPr>
              <w:t>好</w:t>
            </w:r>
          </w:p>
        </w:tc>
        <w:tc>
          <w:tcPr>
            <w:tcW w:w="940" w:type="dxa"/>
          </w:tcPr>
          <w:p w:rsidR="00387285" w:rsidRPr="00132A46" w:rsidRDefault="00387285" w:rsidP="008B0146">
            <w:pPr>
              <w:pStyle w:val="aff2"/>
              <w:ind w:firstLineChars="0" w:firstLine="0"/>
              <w:jc w:val="center"/>
              <w:rPr>
                <w:rFonts w:eastAsiaTheme="minorEastAsia"/>
                <w:szCs w:val="21"/>
              </w:rPr>
            </w:pPr>
            <w:r w:rsidRPr="00132A46">
              <w:rPr>
                <w:rFonts w:eastAsiaTheme="minorEastAsia"/>
                <w:szCs w:val="21"/>
              </w:rPr>
              <w:t>好</w:t>
            </w:r>
          </w:p>
        </w:tc>
        <w:tc>
          <w:tcPr>
            <w:tcW w:w="1796" w:type="dxa"/>
          </w:tcPr>
          <w:p w:rsidR="00387285" w:rsidRPr="00132A46" w:rsidRDefault="00387285" w:rsidP="008B0146">
            <w:pPr>
              <w:pStyle w:val="aff2"/>
              <w:ind w:firstLineChars="0" w:firstLine="0"/>
              <w:jc w:val="center"/>
              <w:rPr>
                <w:rFonts w:eastAsiaTheme="minorEastAsia"/>
                <w:szCs w:val="21"/>
              </w:rPr>
            </w:pPr>
            <w:r w:rsidRPr="00132A46">
              <w:rPr>
                <w:rFonts w:eastAsiaTheme="minorEastAsia"/>
                <w:szCs w:val="21"/>
              </w:rPr>
              <w:t>中</w:t>
            </w:r>
          </w:p>
        </w:tc>
      </w:tr>
      <w:tr w:rsidR="00387285" w:rsidRPr="00132A46" w:rsidTr="008B0146">
        <w:tc>
          <w:tcPr>
            <w:tcW w:w="2976" w:type="dxa"/>
          </w:tcPr>
          <w:p w:rsidR="00387285" w:rsidRPr="00132A46" w:rsidRDefault="00387285" w:rsidP="008B0146">
            <w:pPr>
              <w:pStyle w:val="aff2"/>
              <w:ind w:firstLineChars="0" w:firstLine="0"/>
              <w:jc w:val="center"/>
              <w:rPr>
                <w:rFonts w:eastAsiaTheme="minorEastAsia"/>
                <w:szCs w:val="21"/>
              </w:rPr>
            </w:pPr>
            <w:r w:rsidRPr="00132A46">
              <w:rPr>
                <w:rFonts w:eastAsiaTheme="minorEastAsia"/>
                <w:szCs w:val="21"/>
              </w:rPr>
              <w:t>最高线速率</w:t>
            </w:r>
          </w:p>
        </w:tc>
        <w:tc>
          <w:tcPr>
            <w:tcW w:w="1276" w:type="dxa"/>
          </w:tcPr>
          <w:p w:rsidR="00387285" w:rsidRPr="00132A46" w:rsidRDefault="00387285" w:rsidP="008B0146">
            <w:pPr>
              <w:pStyle w:val="aff2"/>
              <w:ind w:firstLineChars="0" w:firstLine="0"/>
              <w:jc w:val="center"/>
              <w:rPr>
                <w:rFonts w:eastAsiaTheme="minorEastAsia"/>
                <w:szCs w:val="21"/>
              </w:rPr>
            </w:pPr>
            <w:r w:rsidRPr="00132A46">
              <w:rPr>
                <w:rFonts w:eastAsiaTheme="minorEastAsia"/>
                <w:szCs w:val="21"/>
              </w:rPr>
              <w:t>中</w:t>
            </w:r>
          </w:p>
        </w:tc>
        <w:tc>
          <w:tcPr>
            <w:tcW w:w="1091" w:type="dxa"/>
          </w:tcPr>
          <w:p w:rsidR="00387285" w:rsidRPr="00132A46" w:rsidRDefault="00387285" w:rsidP="008B0146">
            <w:pPr>
              <w:pStyle w:val="aff2"/>
              <w:ind w:firstLineChars="0" w:firstLine="0"/>
              <w:jc w:val="center"/>
              <w:rPr>
                <w:rFonts w:eastAsiaTheme="minorEastAsia"/>
                <w:szCs w:val="21"/>
              </w:rPr>
            </w:pPr>
            <w:r w:rsidRPr="00132A46">
              <w:rPr>
                <w:rFonts w:eastAsiaTheme="minorEastAsia"/>
                <w:szCs w:val="21"/>
              </w:rPr>
              <w:t>好</w:t>
            </w:r>
          </w:p>
        </w:tc>
        <w:tc>
          <w:tcPr>
            <w:tcW w:w="940" w:type="dxa"/>
          </w:tcPr>
          <w:p w:rsidR="00387285" w:rsidRPr="00132A46" w:rsidRDefault="00387285" w:rsidP="008B0146">
            <w:pPr>
              <w:pStyle w:val="aff2"/>
              <w:ind w:firstLineChars="0" w:firstLine="0"/>
              <w:jc w:val="center"/>
              <w:rPr>
                <w:rFonts w:eastAsiaTheme="minorEastAsia"/>
                <w:szCs w:val="21"/>
              </w:rPr>
            </w:pPr>
            <w:r w:rsidRPr="00132A46">
              <w:rPr>
                <w:rFonts w:eastAsiaTheme="minorEastAsia"/>
                <w:szCs w:val="21"/>
              </w:rPr>
              <w:t>好</w:t>
            </w:r>
          </w:p>
        </w:tc>
        <w:tc>
          <w:tcPr>
            <w:tcW w:w="1796" w:type="dxa"/>
          </w:tcPr>
          <w:p w:rsidR="00387285" w:rsidRPr="00132A46" w:rsidRDefault="00387285" w:rsidP="008B0146">
            <w:pPr>
              <w:pStyle w:val="aff2"/>
              <w:ind w:firstLineChars="0" w:firstLine="0"/>
              <w:jc w:val="center"/>
              <w:rPr>
                <w:rFonts w:eastAsiaTheme="minorEastAsia"/>
                <w:szCs w:val="21"/>
              </w:rPr>
            </w:pPr>
            <w:r w:rsidRPr="00132A46">
              <w:rPr>
                <w:rFonts w:eastAsiaTheme="minorEastAsia"/>
                <w:szCs w:val="21"/>
              </w:rPr>
              <w:t>好</w:t>
            </w:r>
          </w:p>
        </w:tc>
      </w:tr>
      <w:tr w:rsidR="00387285" w:rsidRPr="00132A46" w:rsidTr="008B0146">
        <w:tc>
          <w:tcPr>
            <w:tcW w:w="2976" w:type="dxa"/>
          </w:tcPr>
          <w:p w:rsidR="00387285" w:rsidRPr="00132A46" w:rsidRDefault="00387285" w:rsidP="008B0146">
            <w:pPr>
              <w:pStyle w:val="aff2"/>
              <w:ind w:firstLineChars="0" w:firstLine="0"/>
              <w:jc w:val="center"/>
              <w:rPr>
                <w:rFonts w:eastAsiaTheme="minorEastAsia"/>
                <w:szCs w:val="21"/>
              </w:rPr>
            </w:pPr>
            <w:r w:rsidRPr="00132A46">
              <w:rPr>
                <w:rFonts w:eastAsiaTheme="minorEastAsia"/>
                <w:szCs w:val="21"/>
              </w:rPr>
              <w:t>低延时（＜</w:t>
            </w:r>
            <w:r w:rsidRPr="00132A46">
              <w:rPr>
                <w:rFonts w:eastAsiaTheme="minorEastAsia"/>
                <w:szCs w:val="21"/>
              </w:rPr>
              <w:t>1us Mem2Mem</w:t>
            </w:r>
            <w:r w:rsidRPr="00132A46">
              <w:rPr>
                <w:rFonts w:eastAsiaTheme="minorEastAsia"/>
                <w:szCs w:val="21"/>
              </w:rPr>
              <w:t>）</w:t>
            </w:r>
          </w:p>
        </w:tc>
        <w:tc>
          <w:tcPr>
            <w:tcW w:w="1276" w:type="dxa"/>
          </w:tcPr>
          <w:p w:rsidR="00387285" w:rsidRPr="00132A46" w:rsidRDefault="00387285" w:rsidP="008B0146">
            <w:pPr>
              <w:pStyle w:val="aff2"/>
              <w:ind w:firstLineChars="0" w:firstLine="0"/>
              <w:jc w:val="center"/>
              <w:rPr>
                <w:rFonts w:eastAsiaTheme="minorEastAsia"/>
                <w:szCs w:val="21"/>
              </w:rPr>
            </w:pPr>
            <w:r w:rsidRPr="00132A46">
              <w:rPr>
                <w:rFonts w:eastAsiaTheme="minorEastAsia"/>
                <w:szCs w:val="21"/>
              </w:rPr>
              <w:t>好</w:t>
            </w:r>
          </w:p>
        </w:tc>
        <w:tc>
          <w:tcPr>
            <w:tcW w:w="1091" w:type="dxa"/>
          </w:tcPr>
          <w:p w:rsidR="00387285" w:rsidRPr="00132A46" w:rsidRDefault="00387285" w:rsidP="008B0146">
            <w:pPr>
              <w:pStyle w:val="aff2"/>
              <w:ind w:firstLineChars="0" w:firstLine="0"/>
              <w:jc w:val="center"/>
              <w:rPr>
                <w:rFonts w:eastAsiaTheme="minorEastAsia"/>
                <w:szCs w:val="21"/>
              </w:rPr>
            </w:pPr>
            <w:r w:rsidRPr="00132A46">
              <w:rPr>
                <w:rFonts w:eastAsiaTheme="minorEastAsia"/>
                <w:szCs w:val="21"/>
              </w:rPr>
              <w:t>好</w:t>
            </w:r>
          </w:p>
        </w:tc>
        <w:tc>
          <w:tcPr>
            <w:tcW w:w="940" w:type="dxa"/>
          </w:tcPr>
          <w:p w:rsidR="00387285" w:rsidRPr="00132A46" w:rsidRDefault="00387285" w:rsidP="008B0146">
            <w:pPr>
              <w:pStyle w:val="aff2"/>
              <w:ind w:firstLineChars="0" w:firstLine="0"/>
              <w:jc w:val="center"/>
              <w:rPr>
                <w:rFonts w:eastAsiaTheme="minorEastAsia"/>
                <w:szCs w:val="21"/>
              </w:rPr>
            </w:pPr>
            <w:r w:rsidRPr="00132A46">
              <w:rPr>
                <w:rFonts w:eastAsiaTheme="minorEastAsia"/>
                <w:szCs w:val="21"/>
              </w:rPr>
              <w:t>差</w:t>
            </w:r>
          </w:p>
        </w:tc>
        <w:tc>
          <w:tcPr>
            <w:tcW w:w="1796" w:type="dxa"/>
          </w:tcPr>
          <w:p w:rsidR="00387285" w:rsidRPr="00132A46" w:rsidRDefault="00387285" w:rsidP="008B0146">
            <w:pPr>
              <w:pStyle w:val="aff2"/>
              <w:ind w:firstLineChars="0" w:firstLine="0"/>
              <w:jc w:val="center"/>
              <w:rPr>
                <w:rFonts w:eastAsiaTheme="minorEastAsia"/>
                <w:szCs w:val="21"/>
              </w:rPr>
            </w:pPr>
            <w:r w:rsidRPr="00132A46">
              <w:rPr>
                <w:rFonts w:eastAsiaTheme="minorEastAsia"/>
                <w:szCs w:val="21"/>
              </w:rPr>
              <w:t>好</w:t>
            </w:r>
          </w:p>
        </w:tc>
      </w:tr>
      <w:tr w:rsidR="00387285" w:rsidRPr="00132A46" w:rsidTr="008B0146">
        <w:tc>
          <w:tcPr>
            <w:tcW w:w="2976" w:type="dxa"/>
          </w:tcPr>
          <w:p w:rsidR="00387285" w:rsidRPr="00132A46" w:rsidRDefault="00387285" w:rsidP="008B0146">
            <w:pPr>
              <w:pStyle w:val="aff2"/>
              <w:ind w:firstLineChars="0" w:firstLine="0"/>
              <w:jc w:val="center"/>
              <w:rPr>
                <w:rFonts w:eastAsiaTheme="minorEastAsia"/>
                <w:szCs w:val="21"/>
              </w:rPr>
            </w:pPr>
            <w:r w:rsidRPr="00132A46">
              <w:rPr>
                <w:rFonts w:eastAsiaTheme="minorEastAsia"/>
                <w:szCs w:val="21"/>
              </w:rPr>
              <w:t>低功耗</w:t>
            </w:r>
          </w:p>
        </w:tc>
        <w:tc>
          <w:tcPr>
            <w:tcW w:w="1276" w:type="dxa"/>
          </w:tcPr>
          <w:p w:rsidR="00387285" w:rsidRPr="00132A46" w:rsidRDefault="00387285" w:rsidP="008B0146">
            <w:pPr>
              <w:pStyle w:val="aff2"/>
              <w:ind w:firstLineChars="0" w:firstLine="0"/>
              <w:jc w:val="center"/>
              <w:rPr>
                <w:rFonts w:eastAsiaTheme="minorEastAsia"/>
                <w:szCs w:val="21"/>
              </w:rPr>
            </w:pPr>
            <w:r w:rsidRPr="00132A46">
              <w:rPr>
                <w:rFonts w:eastAsiaTheme="minorEastAsia"/>
                <w:szCs w:val="21"/>
              </w:rPr>
              <w:t>好</w:t>
            </w:r>
          </w:p>
        </w:tc>
        <w:tc>
          <w:tcPr>
            <w:tcW w:w="1091" w:type="dxa"/>
          </w:tcPr>
          <w:p w:rsidR="00387285" w:rsidRPr="00132A46" w:rsidRDefault="00387285" w:rsidP="008B0146">
            <w:pPr>
              <w:pStyle w:val="aff2"/>
              <w:ind w:firstLineChars="0" w:firstLine="0"/>
              <w:jc w:val="center"/>
              <w:rPr>
                <w:rFonts w:eastAsiaTheme="minorEastAsia"/>
                <w:szCs w:val="21"/>
              </w:rPr>
            </w:pPr>
            <w:r w:rsidRPr="00132A46">
              <w:rPr>
                <w:rFonts w:eastAsiaTheme="minorEastAsia"/>
                <w:szCs w:val="21"/>
              </w:rPr>
              <w:t>好</w:t>
            </w:r>
          </w:p>
        </w:tc>
        <w:tc>
          <w:tcPr>
            <w:tcW w:w="940" w:type="dxa"/>
          </w:tcPr>
          <w:p w:rsidR="00387285" w:rsidRPr="00132A46" w:rsidRDefault="00387285" w:rsidP="008B0146">
            <w:pPr>
              <w:pStyle w:val="aff2"/>
              <w:ind w:firstLineChars="0" w:firstLine="0"/>
              <w:jc w:val="center"/>
              <w:rPr>
                <w:rFonts w:eastAsiaTheme="minorEastAsia"/>
                <w:szCs w:val="21"/>
              </w:rPr>
            </w:pPr>
            <w:r w:rsidRPr="00132A46">
              <w:rPr>
                <w:rFonts w:eastAsiaTheme="minorEastAsia"/>
                <w:szCs w:val="21"/>
              </w:rPr>
              <w:t>差</w:t>
            </w:r>
          </w:p>
        </w:tc>
        <w:tc>
          <w:tcPr>
            <w:tcW w:w="1796" w:type="dxa"/>
          </w:tcPr>
          <w:p w:rsidR="00387285" w:rsidRPr="00132A46" w:rsidRDefault="00387285" w:rsidP="008B0146">
            <w:pPr>
              <w:pStyle w:val="aff2"/>
              <w:ind w:firstLineChars="0" w:firstLine="0"/>
              <w:jc w:val="center"/>
              <w:rPr>
                <w:rFonts w:eastAsiaTheme="minorEastAsia"/>
                <w:szCs w:val="21"/>
              </w:rPr>
            </w:pPr>
            <w:r w:rsidRPr="00132A46">
              <w:rPr>
                <w:rFonts w:eastAsiaTheme="minorEastAsia"/>
                <w:szCs w:val="21"/>
              </w:rPr>
              <w:t>好</w:t>
            </w:r>
          </w:p>
        </w:tc>
      </w:tr>
      <w:tr w:rsidR="00387285" w:rsidRPr="00132A46" w:rsidTr="008B0146">
        <w:tc>
          <w:tcPr>
            <w:tcW w:w="2976" w:type="dxa"/>
          </w:tcPr>
          <w:p w:rsidR="00387285" w:rsidRPr="00132A46" w:rsidRDefault="00387285" w:rsidP="008B0146">
            <w:pPr>
              <w:pStyle w:val="aff2"/>
              <w:ind w:firstLineChars="0" w:firstLine="0"/>
              <w:jc w:val="center"/>
              <w:rPr>
                <w:rFonts w:eastAsiaTheme="minorEastAsia"/>
                <w:szCs w:val="21"/>
              </w:rPr>
            </w:pPr>
            <w:r w:rsidRPr="00132A46">
              <w:rPr>
                <w:rFonts w:eastAsiaTheme="minorEastAsia"/>
                <w:szCs w:val="21"/>
              </w:rPr>
              <w:t>低成本</w:t>
            </w:r>
          </w:p>
        </w:tc>
        <w:tc>
          <w:tcPr>
            <w:tcW w:w="1276" w:type="dxa"/>
          </w:tcPr>
          <w:p w:rsidR="00387285" w:rsidRPr="00132A46" w:rsidRDefault="00387285" w:rsidP="008B0146">
            <w:pPr>
              <w:pStyle w:val="aff2"/>
              <w:ind w:firstLineChars="0" w:firstLine="0"/>
              <w:jc w:val="center"/>
              <w:rPr>
                <w:rFonts w:eastAsiaTheme="minorEastAsia"/>
                <w:szCs w:val="21"/>
              </w:rPr>
            </w:pPr>
            <w:r w:rsidRPr="00132A46">
              <w:rPr>
                <w:rFonts w:eastAsiaTheme="minorEastAsia"/>
                <w:szCs w:val="21"/>
              </w:rPr>
              <w:t>好</w:t>
            </w:r>
          </w:p>
        </w:tc>
        <w:tc>
          <w:tcPr>
            <w:tcW w:w="1091" w:type="dxa"/>
          </w:tcPr>
          <w:p w:rsidR="00387285" w:rsidRPr="00132A46" w:rsidRDefault="00387285" w:rsidP="008B0146">
            <w:pPr>
              <w:pStyle w:val="aff2"/>
              <w:ind w:firstLineChars="0" w:firstLine="0"/>
              <w:jc w:val="center"/>
              <w:rPr>
                <w:rFonts w:eastAsiaTheme="minorEastAsia"/>
                <w:szCs w:val="21"/>
              </w:rPr>
            </w:pPr>
            <w:r w:rsidRPr="00132A46">
              <w:rPr>
                <w:rFonts w:eastAsiaTheme="minorEastAsia"/>
                <w:szCs w:val="21"/>
              </w:rPr>
              <w:t>差</w:t>
            </w:r>
          </w:p>
        </w:tc>
        <w:tc>
          <w:tcPr>
            <w:tcW w:w="940" w:type="dxa"/>
          </w:tcPr>
          <w:p w:rsidR="00387285" w:rsidRPr="00132A46" w:rsidRDefault="00387285" w:rsidP="008B0146">
            <w:pPr>
              <w:pStyle w:val="aff2"/>
              <w:ind w:firstLineChars="0" w:firstLine="0"/>
              <w:jc w:val="center"/>
              <w:rPr>
                <w:rFonts w:eastAsiaTheme="minorEastAsia"/>
                <w:szCs w:val="21"/>
              </w:rPr>
            </w:pPr>
            <w:r w:rsidRPr="00132A46">
              <w:rPr>
                <w:rFonts w:eastAsiaTheme="minorEastAsia"/>
                <w:szCs w:val="21"/>
              </w:rPr>
              <w:t>差</w:t>
            </w:r>
          </w:p>
        </w:tc>
        <w:tc>
          <w:tcPr>
            <w:tcW w:w="1796" w:type="dxa"/>
          </w:tcPr>
          <w:p w:rsidR="00387285" w:rsidRPr="00132A46" w:rsidRDefault="00387285" w:rsidP="008B0146">
            <w:pPr>
              <w:pStyle w:val="aff2"/>
              <w:ind w:firstLineChars="0" w:firstLine="0"/>
              <w:jc w:val="center"/>
              <w:rPr>
                <w:rFonts w:eastAsiaTheme="minorEastAsia"/>
                <w:szCs w:val="21"/>
              </w:rPr>
            </w:pPr>
            <w:r w:rsidRPr="00132A46">
              <w:rPr>
                <w:rFonts w:eastAsiaTheme="minorEastAsia"/>
                <w:szCs w:val="21"/>
              </w:rPr>
              <w:t>好</w:t>
            </w:r>
          </w:p>
        </w:tc>
      </w:tr>
      <w:tr w:rsidR="00387285" w:rsidRPr="00132A46" w:rsidTr="008B0146">
        <w:tc>
          <w:tcPr>
            <w:tcW w:w="2976" w:type="dxa"/>
          </w:tcPr>
          <w:p w:rsidR="00387285" w:rsidRPr="00132A46" w:rsidRDefault="00387285" w:rsidP="008B0146">
            <w:pPr>
              <w:pStyle w:val="aff2"/>
              <w:ind w:firstLineChars="0" w:firstLine="0"/>
              <w:jc w:val="center"/>
              <w:rPr>
                <w:rFonts w:eastAsiaTheme="minorEastAsia"/>
                <w:szCs w:val="21"/>
              </w:rPr>
            </w:pPr>
            <w:r w:rsidRPr="00132A46">
              <w:rPr>
                <w:rFonts w:eastAsiaTheme="minorEastAsia"/>
                <w:szCs w:val="21"/>
              </w:rPr>
              <w:t>可扩展性和灵活性</w:t>
            </w:r>
          </w:p>
        </w:tc>
        <w:tc>
          <w:tcPr>
            <w:tcW w:w="1276" w:type="dxa"/>
          </w:tcPr>
          <w:p w:rsidR="00387285" w:rsidRPr="00132A46" w:rsidRDefault="00387285" w:rsidP="008B0146">
            <w:pPr>
              <w:pStyle w:val="aff2"/>
              <w:ind w:firstLineChars="0" w:firstLine="0"/>
              <w:jc w:val="center"/>
              <w:rPr>
                <w:rFonts w:eastAsiaTheme="minorEastAsia"/>
                <w:szCs w:val="21"/>
              </w:rPr>
            </w:pPr>
            <w:r w:rsidRPr="00132A46">
              <w:rPr>
                <w:rFonts w:eastAsiaTheme="minorEastAsia"/>
                <w:szCs w:val="21"/>
              </w:rPr>
              <w:t>中等规模</w:t>
            </w:r>
          </w:p>
        </w:tc>
        <w:tc>
          <w:tcPr>
            <w:tcW w:w="1091" w:type="dxa"/>
          </w:tcPr>
          <w:p w:rsidR="00387285" w:rsidRPr="00132A46" w:rsidRDefault="00387285" w:rsidP="008B0146">
            <w:pPr>
              <w:pStyle w:val="aff2"/>
              <w:ind w:firstLineChars="0" w:firstLine="0"/>
              <w:jc w:val="center"/>
              <w:rPr>
                <w:rFonts w:eastAsiaTheme="minorEastAsia"/>
                <w:szCs w:val="21"/>
              </w:rPr>
            </w:pPr>
            <w:r w:rsidRPr="00132A46">
              <w:rPr>
                <w:rFonts w:eastAsiaTheme="minorEastAsia"/>
                <w:szCs w:val="21"/>
              </w:rPr>
              <w:t>大规模</w:t>
            </w:r>
          </w:p>
        </w:tc>
        <w:tc>
          <w:tcPr>
            <w:tcW w:w="940" w:type="dxa"/>
          </w:tcPr>
          <w:p w:rsidR="00387285" w:rsidRPr="00132A46" w:rsidRDefault="00387285" w:rsidP="008B0146">
            <w:pPr>
              <w:pStyle w:val="aff2"/>
              <w:ind w:firstLineChars="0" w:firstLine="0"/>
              <w:jc w:val="center"/>
              <w:rPr>
                <w:rFonts w:eastAsiaTheme="minorEastAsia"/>
                <w:szCs w:val="21"/>
              </w:rPr>
            </w:pPr>
            <w:r w:rsidRPr="00132A46">
              <w:rPr>
                <w:rFonts w:eastAsiaTheme="minorEastAsia"/>
                <w:szCs w:val="21"/>
              </w:rPr>
              <w:t>大规模</w:t>
            </w:r>
          </w:p>
        </w:tc>
        <w:tc>
          <w:tcPr>
            <w:tcW w:w="1796" w:type="dxa"/>
          </w:tcPr>
          <w:p w:rsidR="00387285" w:rsidRPr="00132A46" w:rsidRDefault="00387285" w:rsidP="008B0146">
            <w:pPr>
              <w:pStyle w:val="aff2"/>
              <w:ind w:firstLineChars="0" w:firstLine="0"/>
              <w:jc w:val="center"/>
              <w:rPr>
                <w:rFonts w:eastAsiaTheme="minorEastAsia"/>
                <w:szCs w:val="21"/>
              </w:rPr>
            </w:pPr>
            <w:r w:rsidRPr="00132A46">
              <w:rPr>
                <w:rFonts w:eastAsiaTheme="minorEastAsia"/>
                <w:szCs w:val="21"/>
              </w:rPr>
              <w:t>小规模</w:t>
            </w:r>
          </w:p>
        </w:tc>
      </w:tr>
      <w:tr w:rsidR="00387285" w:rsidRPr="00132A46" w:rsidTr="008B0146">
        <w:tc>
          <w:tcPr>
            <w:tcW w:w="2976" w:type="dxa"/>
          </w:tcPr>
          <w:p w:rsidR="00387285" w:rsidRPr="00132A46" w:rsidRDefault="00387285" w:rsidP="008B0146">
            <w:pPr>
              <w:pStyle w:val="aff2"/>
              <w:ind w:firstLineChars="0" w:firstLine="0"/>
              <w:jc w:val="center"/>
              <w:rPr>
                <w:rFonts w:eastAsiaTheme="minorEastAsia"/>
                <w:szCs w:val="21"/>
              </w:rPr>
            </w:pPr>
            <w:r w:rsidRPr="00132A46">
              <w:rPr>
                <w:rFonts w:eastAsiaTheme="minorEastAsia"/>
                <w:szCs w:val="21"/>
              </w:rPr>
              <w:t>可靠性和可确定性</w:t>
            </w:r>
          </w:p>
        </w:tc>
        <w:tc>
          <w:tcPr>
            <w:tcW w:w="1276" w:type="dxa"/>
          </w:tcPr>
          <w:p w:rsidR="00387285" w:rsidRPr="00132A46" w:rsidRDefault="00387285" w:rsidP="008B0146">
            <w:pPr>
              <w:pStyle w:val="aff2"/>
              <w:ind w:firstLineChars="0" w:firstLine="0"/>
              <w:jc w:val="center"/>
              <w:rPr>
                <w:rFonts w:eastAsiaTheme="minorEastAsia"/>
                <w:szCs w:val="21"/>
              </w:rPr>
            </w:pPr>
            <w:r w:rsidRPr="00132A46">
              <w:rPr>
                <w:rFonts w:eastAsiaTheme="minorEastAsia"/>
                <w:szCs w:val="21"/>
              </w:rPr>
              <w:t>好</w:t>
            </w:r>
          </w:p>
        </w:tc>
        <w:tc>
          <w:tcPr>
            <w:tcW w:w="1091" w:type="dxa"/>
          </w:tcPr>
          <w:p w:rsidR="00387285" w:rsidRPr="00132A46" w:rsidRDefault="00387285" w:rsidP="008B0146">
            <w:pPr>
              <w:pStyle w:val="aff2"/>
              <w:ind w:firstLineChars="0" w:firstLine="0"/>
              <w:jc w:val="center"/>
              <w:rPr>
                <w:rFonts w:eastAsiaTheme="minorEastAsia"/>
                <w:szCs w:val="21"/>
              </w:rPr>
            </w:pPr>
            <w:r w:rsidRPr="00132A46">
              <w:rPr>
                <w:rFonts w:eastAsiaTheme="minorEastAsia"/>
                <w:szCs w:val="21"/>
              </w:rPr>
              <w:t>差</w:t>
            </w:r>
          </w:p>
        </w:tc>
        <w:tc>
          <w:tcPr>
            <w:tcW w:w="940" w:type="dxa"/>
          </w:tcPr>
          <w:p w:rsidR="00387285" w:rsidRPr="00132A46" w:rsidRDefault="00387285" w:rsidP="008B0146">
            <w:pPr>
              <w:pStyle w:val="aff2"/>
              <w:ind w:firstLineChars="0" w:firstLine="0"/>
              <w:jc w:val="center"/>
              <w:rPr>
                <w:rFonts w:eastAsiaTheme="minorEastAsia"/>
                <w:szCs w:val="21"/>
              </w:rPr>
            </w:pPr>
            <w:r w:rsidRPr="00132A46">
              <w:rPr>
                <w:rFonts w:eastAsiaTheme="minorEastAsia"/>
                <w:szCs w:val="21"/>
              </w:rPr>
              <w:t>差</w:t>
            </w:r>
          </w:p>
        </w:tc>
        <w:tc>
          <w:tcPr>
            <w:tcW w:w="1796" w:type="dxa"/>
          </w:tcPr>
          <w:p w:rsidR="00387285" w:rsidRPr="00132A46" w:rsidRDefault="00387285" w:rsidP="008B0146">
            <w:pPr>
              <w:pStyle w:val="aff2"/>
              <w:ind w:firstLineChars="0" w:firstLine="0"/>
              <w:jc w:val="center"/>
              <w:rPr>
                <w:rFonts w:eastAsiaTheme="minorEastAsia"/>
                <w:szCs w:val="21"/>
              </w:rPr>
            </w:pPr>
            <w:r w:rsidRPr="00132A46">
              <w:rPr>
                <w:rFonts w:eastAsiaTheme="minorEastAsia"/>
                <w:szCs w:val="21"/>
              </w:rPr>
              <w:t>好</w:t>
            </w:r>
          </w:p>
        </w:tc>
      </w:tr>
      <w:tr w:rsidR="00387285" w:rsidRPr="00132A46" w:rsidTr="008B0146">
        <w:tc>
          <w:tcPr>
            <w:tcW w:w="2976" w:type="dxa"/>
          </w:tcPr>
          <w:p w:rsidR="00387285" w:rsidRPr="00132A46" w:rsidRDefault="00387285" w:rsidP="008B0146">
            <w:pPr>
              <w:pStyle w:val="aff2"/>
              <w:ind w:firstLineChars="0" w:firstLine="0"/>
              <w:jc w:val="center"/>
              <w:rPr>
                <w:rFonts w:eastAsiaTheme="minorEastAsia"/>
                <w:szCs w:val="21"/>
              </w:rPr>
            </w:pPr>
            <w:r w:rsidRPr="00132A46">
              <w:rPr>
                <w:rFonts w:eastAsiaTheme="minorEastAsia"/>
                <w:szCs w:val="21"/>
              </w:rPr>
              <w:t>生态环境</w:t>
            </w:r>
          </w:p>
        </w:tc>
        <w:tc>
          <w:tcPr>
            <w:tcW w:w="1276" w:type="dxa"/>
          </w:tcPr>
          <w:p w:rsidR="00387285" w:rsidRPr="00132A46" w:rsidRDefault="00387285" w:rsidP="008B0146">
            <w:pPr>
              <w:pStyle w:val="aff2"/>
              <w:ind w:firstLineChars="0" w:firstLine="0"/>
              <w:jc w:val="center"/>
              <w:rPr>
                <w:rFonts w:eastAsiaTheme="minorEastAsia"/>
                <w:szCs w:val="21"/>
              </w:rPr>
            </w:pPr>
            <w:r w:rsidRPr="00132A46">
              <w:rPr>
                <w:rFonts w:eastAsiaTheme="minorEastAsia"/>
                <w:szCs w:val="21"/>
              </w:rPr>
              <w:t>中</w:t>
            </w:r>
          </w:p>
        </w:tc>
        <w:tc>
          <w:tcPr>
            <w:tcW w:w="1091" w:type="dxa"/>
          </w:tcPr>
          <w:p w:rsidR="00387285" w:rsidRPr="00132A46" w:rsidRDefault="00387285" w:rsidP="008B0146">
            <w:pPr>
              <w:pStyle w:val="aff2"/>
              <w:ind w:firstLineChars="0" w:firstLine="0"/>
              <w:jc w:val="center"/>
              <w:rPr>
                <w:rFonts w:eastAsiaTheme="minorEastAsia"/>
                <w:szCs w:val="21"/>
              </w:rPr>
            </w:pPr>
            <w:r w:rsidRPr="00132A46">
              <w:rPr>
                <w:rFonts w:eastAsiaTheme="minorEastAsia"/>
                <w:szCs w:val="21"/>
              </w:rPr>
              <w:t>中</w:t>
            </w:r>
          </w:p>
        </w:tc>
        <w:tc>
          <w:tcPr>
            <w:tcW w:w="940" w:type="dxa"/>
          </w:tcPr>
          <w:p w:rsidR="00387285" w:rsidRPr="00132A46" w:rsidRDefault="00387285" w:rsidP="008B0146">
            <w:pPr>
              <w:pStyle w:val="aff2"/>
              <w:ind w:firstLineChars="0" w:firstLine="0"/>
              <w:jc w:val="center"/>
              <w:rPr>
                <w:rFonts w:eastAsiaTheme="minorEastAsia"/>
                <w:szCs w:val="21"/>
              </w:rPr>
            </w:pPr>
            <w:r w:rsidRPr="00132A46">
              <w:rPr>
                <w:rFonts w:eastAsiaTheme="minorEastAsia"/>
                <w:szCs w:val="21"/>
              </w:rPr>
              <w:t>好</w:t>
            </w:r>
          </w:p>
        </w:tc>
        <w:tc>
          <w:tcPr>
            <w:tcW w:w="1796" w:type="dxa"/>
          </w:tcPr>
          <w:p w:rsidR="00387285" w:rsidRPr="00132A46" w:rsidRDefault="00387285" w:rsidP="008B0146">
            <w:pPr>
              <w:pStyle w:val="aff2"/>
              <w:ind w:firstLineChars="0" w:firstLine="0"/>
              <w:jc w:val="center"/>
              <w:rPr>
                <w:rFonts w:eastAsiaTheme="minorEastAsia"/>
                <w:szCs w:val="21"/>
              </w:rPr>
            </w:pPr>
            <w:r w:rsidRPr="00132A46">
              <w:rPr>
                <w:rFonts w:eastAsiaTheme="minorEastAsia"/>
                <w:szCs w:val="21"/>
              </w:rPr>
              <w:t>好</w:t>
            </w:r>
          </w:p>
        </w:tc>
      </w:tr>
    </w:tbl>
    <w:p w:rsidR="004955E1" w:rsidRPr="00132A46" w:rsidRDefault="00387285">
      <w:pPr>
        <w:ind w:firstLine="420"/>
      </w:pPr>
      <w:r w:rsidRPr="00132A46">
        <w:t>如表</w:t>
      </w:r>
      <w:r w:rsidRPr="00132A46">
        <w:t>5</w:t>
      </w:r>
      <w:r w:rsidRPr="00132A46">
        <w:t>所示，</w:t>
      </w:r>
      <w:r w:rsidR="00916937" w:rsidRPr="00132A46">
        <w:t>现应用于主流交互总线为</w:t>
      </w:r>
      <w:r w:rsidR="00916937" w:rsidRPr="00132A46">
        <w:t>PCIE/ETH/SRIO</w:t>
      </w:r>
      <w:r w:rsidR="00916937" w:rsidRPr="00132A46">
        <w:t>等，其中</w:t>
      </w:r>
      <w:r w:rsidR="00916937" w:rsidRPr="00132A46">
        <w:t>PCIE</w:t>
      </w:r>
      <w:r w:rsidR="00916937" w:rsidRPr="00132A46">
        <w:t>组网不够灵活，</w:t>
      </w:r>
      <w:r w:rsidR="00916937" w:rsidRPr="00132A46">
        <w:t>SRIO</w:t>
      </w:r>
      <w:r w:rsidR="00916937" w:rsidRPr="00132A46">
        <w:t>交互不利于扩展，而</w:t>
      </w:r>
      <w:r w:rsidR="00916937" w:rsidRPr="00132A46">
        <w:t>ETH</w:t>
      </w:r>
      <w:r w:rsidR="00916937" w:rsidRPr="00132A46">
        <w:t>具备灵活的组网方式，故</w:t>
      </w:r>
      <w:r w:rsidRPr="00132A46">
        <w:t>选定以太网总线</w:t>
      </w:r>
      <w:r w:rsidR="00916937" w:rsidRPr="00132A46">
        <w:t>。</w:t>
      </w:r>
    </w:p>
    <w:p w:rsidR="004955E1" w:rsidRDefault="00387285">
      <w:pPr>
        <w:pStyle w:val="af5"/>
        <w:ind w:firstLineChars="0"/>
        <w:rPr>
          <w:rFonts w:ascii="Times New Roman" w:hAnsi="Times New Roman" w:cs="Times New Roman"/>
          <w:i w:val="0"/>
          <w:color w:val="auto"/>
        </w:rPr>
      </w:pPr>
      <w:r w:rsidRPr="00132A46">
        <w:rPr>
          <w:rFonts w:ascii="Times New Roman" w:hAnsi="Times New Roman" w:cs="Times New Roman"/>
          <w:i w:val="0"/>
          <w:color w:val="auto"/>
        </w:rPr>
        <w:t>数据通路如下图所示，</w:t>
      </w:r>
      <w:r w:rsidR="00916937" w:rsidRPr="00132A46">
        <w:rPr>
          <w:rFonts w:ascii="Times New Roman" w:hAnsi="Times New Roman" w:cs="Times New Roman"/>
          <w:i w:val="0"/>
          <w:color w:val="auto"/>
        </w:rPr>
        <w:t>FPGA</w:t>
      </w:r>
      <w:r w:rsidR="00916937" w:rsidRPr="00132A46">
        <w:rPr>
          <w:rFonts w:ascii="Times New Roman" w:hAnsi="Times New Roman" w:cs="Times New Roman"/>
          <w:i w:val="0"/>
          <w:color w:val="auto"/>
        </w:rPr>
        <w:t>通过</w:t>
      </w:r>
      <w:r w:rsidR="00916937" w:rsidRPr="00132A46">
        <w:rPr>
          <w:rFonts w:ascii="Times New Roman" w:hAnsi="Times New Roman" w:cs="Times New Roman"/>
          <w:i w:val="0"/>
          <w:color w:val="auto"/>
        </w:rPr>
        <w:t>CPRI</w:t>
      </w:r>
      <w:r w:rsidR="00916937" w:rsidRPr="00132A46">
        <w:rPr>
          <w:rFonts w:ascii="Times New Roman" w:hAnsi="Times New Roman" w:cs="Times New Roman"/>
          <w:i w:val="0"/>
          <w:color w:val="auto"/>
        </w:rPr>
        <w:t>接口接入多路</w:t>
      </w:r>
      <w:r w:rsidR="00916937" w:rsidRPr="00132A46">
        <w:rPr>
          <w:rFonts w:ascii="Times New Roman" w:hAnsi="Times New Roman" w:cs="Times New Roman"/>
          <w:i w:val="0"/>
          <w:color w:val="auto"/>
        </w:rPr>
        <w:t>IQ</w:t>
      </w:r>
      <w:r w:rsidR="00916937" w:rsidRPr="00132A46">
        <w:rPr>
          <w:rFonts w:ascii="Times New Roman" w:hAnsi="Times New Roman" w:cs="Times New Roman"/>
          <w:i w:val="0"/>
          <w:color w:val="auto"/>
        </w:rPr>
        <w:t>数据，处理后通过</w:t>
      </w:r>
      <w:r w:rsidR="00916937" w:rsidRPr="00132A46">
        <w:rPr>
          <w:rFonts w:ascii="Times New Roman" w:hAnsi="Times New Roman" w:cs="Times New Roman"/>
          <w:i w:val="0"/>
          <w:color w:val="auto"/>
        </w:rPr>
        <w:t>10G</w:t>
      </w:r>
      <w:r w:rsidR="00916937" w:rsidRPr="00132A46">
        <w:rPr>
          <w:rFonts w:ascii="Times New Roman" w:hAnsi="Times New Roman" w:cs="Times New Roman"/>
          <w:i w:val="0"/>
          <w:color w:val="auto"/>
        </w:rPr>
        <w:t>以太网交换机传至</w:t>
      </w:r>
      <w:r w:rsidR="00916937" w:rsidRPr="00132A46">
        <w:rPr>
          <w:rFonts w:ascii="Times New Roman" w:hAnsi="Times New Roman" w:cs="Times New Roman"/>
          <w:i w:val="0"/>
          <w:color w:val="auto"/>
        </w:rPr>
        <w:t>CPU</w:t>
      </w:r>
      <w:r w:rsidR="00916937" w:rsidRPr="00132A46">
        <w:rPr>
          <w:rFonts w:ascii="Times New Roman" w:hAnsi="Times New Roman" w:cs="Times New Roman"/>
          <w:i w:val="0"/>
          <w:color w:val="auto"/>
        </w:rPr>
        <w:t>进行处理，</w:t>
      </w:r>
      <w:r w:rsidR="00916937" w:rsidRPr="00132A46">
        <w:rPr>
          <w:rFonts w:ascii="Times New Roman" w:hAnsi="Times New Roman" w:cs="Times New Roman"/>
          <w:i w:val="0"/>
          <w:color w:val="auto"/>
        </w:rPr>
        <w:t>CPU</w:t>
      </w:r>
      <w:r w:rsidR="007F772E">
        <w:rPr>
          <w:rFonts w:ascii="Times New Roman" w:hAnsi="Times New Roman" w:cs="Times New Roman"/>
          <w:i w:val="0"/>
          <w:color w:val="auto"/>
        </w:rPr>
        <w:t>将完成物理层和协议层处理的数据上传至核心网</w:t>
      </w:r>
      <w:r w:rsidR="007F772E">
        <w:rPr>
          <w:rFonts w:ascii="Times New Roman" w:hAnsi="Times New Roman" w:cs="Times New Roman" w:hint="eastAsia"/>
          <w:i w:val="0"/>
          <w:color w:val="auto"/>
        </w:rPr>
        <w:t>；核心网数据下发则是现将数据传至</w:t>
      </w:r>
      <w:r w:rsidR="007F772E">
        <w:rPr>
          <w:rFonts w:ascii="Times New Roman" w:hAnsi="Times New Roman" w:cs="Times New Roman" w:hint="eastAsia"/>
          <w:i w:val="0"/>
          <w:color w:val="auto"/>
        </w:rPr>
        <w:t>CPU</w:t>
      </w:r>
      <w:r w:rsidR="007F772E">
        <w:rPr>
          <w:rFonts w:ascii="Times New Roman" w:hAnsi="Times New Roman" w:cs="Times New Roman" w:hint="eastAsia"/>
          <w:i w:val="0"/>
          <w:color w:val="auto"/>
        </w:rPr>
        <w:t>，然后</w:t>
      </w:r>
      <w:r w:rsidR="007F772E">
        <w:rPr>
          <w:rFonts w:ascii="Times New Roman" w:hAnsi="Times New Roman" w:cs="Times New Roman" w:hint="eastAsia"/>
          <w:i w:val="0"/>
          <w:color w:val="auto"/>
        </w:rPr>
        <w:t>CPU</w:t>
      </w:r>
      <w:r w:rsidR="007F772E">
        <w:rPr>
          <w:rFonts w:ascii="Times New Roman" w:hAnsi="Times New Roman" w:cs="Times New Roman" w:hint="eastAsia"/>
          <w:i w:val="0"/>
          <w:color w:val="auto"/>
        </w:rPr>
        <w:t>将处理后的数据通过交换机传至</w:t>
      </w:r>
      <w:r w:rsidR="007F772E">
        <w:rPr>
          <w:rFonts w:ascii="Times New Roman" w:hAnsi="Times New Roman" w:cs="Times New Roman" w:hint="eastAsia"/>
          <w:i w:val="0"/>
          <w:color w:val="auto"/>
        </w:rPr>
        <w:t>FPGA</w:t>
      </w:r>
      <w:r w:rsidR="007F772E">
        <w:rPr>
          <w:rFonts w:ascii="Times New Roman" w:hAnsi="Times New Roman" w:cs="Times New Roman" w:hint="eastAsia"/>
          <w:i w:val="0"/>
          <w:color w:val="auto"/>
        </w:rPr>
        <w:t>，然后</w:t>
      </w:r>
      <w:r w:rsidR="007F772E">
        <w:rPr>
          <w:rFonts w:ascii="Times New Roman" w:hAnsi="Times New Roman" w:cs="Times New Roman" w:hint="eastAsia"/>
          <w:i w:val="0"/>
          <w:color w:val="auto"/>
        </w:rPr>
        <w:t>FPGA</w:t>
      </w:r>
      <w:r w:rsidR="007F772E">
        <w:rPr>
          <w:rFonts w:ascii="Times New Roman" w:hAnsi="Times New Roman" w:cs="Times New Roman" w:hint="eastAsia"/>
          <w:i w:val="0"/>
          <w:color w:val="auto"/>
        </w:rPr>
        <w:t>将数据传至</w:t>
      </w:r>
      <w:r w:rsidR="007F772E">
        <w:rPr>
          <w:rFonts w:ascii="Times New Roman" w:hAnsi="Times New Roman" w:cs="Times New Roman" w:hint="eastAsia"/>
          <w:i w:val="0"/>
          <w:color w:val="auto"/>
        </w:rPr>
        <w:t>RRU</w:t>
      </w:r>
      <w:r w:rsidRPr="00132A46">
        <w:rPr>
          <w:rFonts w:ascii="Times New Roman" w:hAnsi="Times New Roman" w:cs="Times New Roman"/>
          <w:i w:val="0"/>
          <w:color w:val="auto"/>
        </w:rPr>
        <w:t>。</w:t>
      </w:r>
    </w:p>
    <w:p w:rsidR="007F772E" w:rsidRPr="00132A46" w:rsidRDefault="007F772E">
      <w:pPr>
        <w:pStyle w:val="af5"/>
        <w:ind w:firstLineChars="0"/>
        <w:rPr>
          <w:rFonts w:ascii="Times New Roman" w:hAnsi="Times New Roman" w:cs="Times New Roman"/>
          <w:i w:val="0"/>
          <w:color w:val="auto"/>
        </w:rPr>
      </w:pPr>
      <w:r>
        <w:rPr>
          <w:rFonts w:ascii="Times New Roman" w:hAnsi="Times New Roman" w:cs="Times New Roman" w:hint="eastAsia"/>
          <w:i w:val="0"/>
          <w:color w:val="auto"/>
        </w:rPr>
        <w:t>在业务处理量较大时，各个</w:t>
      </w:r>
      <w:r>
        <w:rPr>
          <w:rFonts w:ascii="Times New Roman" w:hAnsi="Times New Roman" w:cs="Times New Roman" w:hint="eastAsia"/>
          <w:i w:val="0"/>
          <w:color w:val="auto"/>
        </w:rPr>
        <w:t>FPGA</w:t>
      </w:r>
      <w:r>
        <w:rPr>
          <w:rFonts w:ascii="Times New Roman" w:hAnsi="Times New Roman" w:cs="Times New Roman" w:hint="eastAsia"/>
          <w:i w:val="0"/>
          <w:color w:val="auto"/>
        </w:rPr>
        <w:t>或</w:t>
      </w:r>
      <w:r>
        <w:rPr>
          <w:rFonts w:ascii="Times New Roman" w:hAnsi="Times New Roman" w:cs="Times New Roman" w:hint="eastAsia"/>
          <w:i w:val="0"/>
          <w:color w:val="auto"/>
        </w:rPr>
        <w:t>CPU</w:t>
      </w:r>
      <w:r>
        <w:rPr>
          <w:rFonts w:ascii="Times New Roman" w:hAnsi="Times New Roman" w:cs="Times New Roman" w:hint="eastAsia"/>
          <w:i w:val="0"/>
          <w:color w:val="auto"/>
        </w:rPr>
        <w:t>模块可以将数据通过以太网交换机传至其他</w:t>
      </w:r>
      <w:r>
        <w:rPr>
          <w:rFonts w:ascii="Times New Roman" w:hAnsi="Times New Roman" w:cs="Times New Roman" w:hint="eastAsia"/>
          <w:i w:val="0"/>
          <w:color w:val="auto"/>
        </w:rPr>
        <w:t>FPGA</w:t>
      </w:r>
      <w:r>
        <w:rPr>
          <w:rFonts w:ascii="Times New Roman" w:hAnsi="Times New Roman" w:cs="Times New Roman" w:hint="eastAsia"/>
          <w:i w:val="0"/>
          <w:color w:val="auto"/>
        </w:rPr>
        <w:t>或</w:t>
      </w:r>
      <w:r>
        <w:rPr>
          <w:rFonts w:ascii="Times New Roman" w:hAnsi="Times New Roman" w:cs="Times New Roman" w:hint="eastAsia"/>
          <w:i w:val="0"/>
          <w:color w:val="auto"/>
        </w:rPr>
        <w:t>CPU</w:t>
      </w:r>
      <w:r>
        <w:rPr>
          <w:rFonts w:ascii="Times New Roman" w:hAnsi="Times New Roman" w:cs="Times New Roman" w:hint="eastAsia"/>
          <w:i w:val="0"/>
          <w:color w:val="auto"/>
        </w:rPr>
        <w:t>，实现多器件并行处理，增加处理能力。</w:t>
      </w:r>
    </w:p>
    <w:p w:rsidR="004955E1" w:rsidRPr="00132A46" w:rsidRDefault="00982496">
      <w:pPr>
        <w:pStyle w:val="a8"/>
        <w:ind w:firstLineChars="0" w:firstLine="0"/>
        <w:jc w:val="center"/>
      </w:pPr>
      <w:r w:rsidRPr="00132A46">
        <w:object w:dxaOrig="8549" w:dyaOrig="10250">
          <v:shape id="_x0000_i1028" type="#_x0000_t75" style="width:313.8pt;height:380.95pt" o:ole="">
            <v:imagedata r:id="rId21" o:title=""/>
            <o:lock v:ext="edit" aspectratio="f"/>
          </v:shape>
          <o:OLEObject Type="Embed" ProgID="Visio.Drawing.11" ShapeID="_x0000_i1028" DrawAspect="Content" ObjectID="_1593604450" r:id="rId22"/>
        </w:object>
      </w:r>
    </w:p>
    <w:p w:rsidR="004955E1" w:rsidRPr="00132A46" w:rsidRDefault="00387285" w:rsidP="00B138DB">
      <w:pPr>
        <w:pStyle w:val="aa"/>
        <w:jc w:val="center"/>
        <w:rPr>
          <w:rFonts w:ascii="Times New Roman" w:hAnsi="Times New Roman"/>
        </w:rPr>
      </w:pPr>
      <w:r w:rsidRPr="00132A46">
        <w:rPr>
          <w:rFonts w:ascii="Times New Roman" w:hAnsi="Times New Roman"/>
        </w:rPr>
        <w:t>图</w:t>
      </w:r>
      <w:r w:rsidR="000976FA" w:rsidRPr="00132A46">
        <w:rPr>
          <w:rFonts w:ascii="Times New Roman" w:hAnsi="Times New Roman"/>
        </w:rPr>
        <w:fldChar w:fldCharType="begin"/>
      </w:r>
      <w:r w:rsidRPr="00132A46">
        <w:rPr>
          <w:rFonts w:ascii="Times New Roman" w:hAnsi="Times New Roman"/>
        </w:rPr>
        <w:instrText xml:space="preserve"> SEQ </w:instrText>
      </w:r>
      <w:r w:rsidRPr="00132A46">
        <w:rPr>
          <w:rFonts w:ascii="Times New Roman" w:hAnsi="Times New Roman"/>
        </w:rPr>
        <w:instrText>图</w:instrText>
      </w:r>
      <w:r w:rsidRPr="00132A46">
        <w:rPr>
          <w:rFonts w:ascii="Times New Roman" w:hAnsi="Times New Roman"/>
        </w:rPr>
        <w:instrText xml:space="preserve"> \* ARABIC </w:instrText>
      </w:r>
      <w:r w:rsidR="000976FA" w:rsidRPr="00132A46">
        <w:rPr>
          <w:rFonts w:ascii="Times New Roman" w:hAnsi="Times New Roman"/>
        </w:rPr>
        <w:fldChar w:fldCharType="separate"/>
      </w:r>
      <w:r w:rsidR="004733CF">
        <w:rPr>
          <w:rFonts w:ascii="Times New Roman" w:hAnsi="Times New Roman"/>
          <w:noProof/>
        </w:rPr>
        <w:t>6</w:t>
      </w:r>
      <w:r w:rsidR="000976FA" w:rsidRPr="00132A46">
        <w:rPr>
          <w:rFonts w:ascii="Times New Roman" w:hAnsi="Times New Roman"/>
        </w:rPr>
        <w:fldChar w:fldCharType="end"/>
      </w:r>
      <w:r w:rsidR="00916937" w:rsidRPr="00132A46">
        <w:rPr>
          <w:rFonts w:ascii="Times New Roman" w:hAnsi="Times New Roman"/>
        </w:rPr>
        <w:t>数据通路逻辑架构框图</w:t>
      </w:r>
    </w:p>
    <w:p w:rsidR="004955E1" w:rsidRPr="00132A46" w:rsidRDefault="00916937">
      <w:pPr>
        <w:pStyle w:val="2"/>
        <w:rPr>
          <w:rFonts w:ascii="Times New Roman" w:hAnsi="Times New Roman"/>
        </w:rPr>
      </w:pPr>
      <w:bookmarkStart w:id="83" w:name="_Toc517945856"/>
      <w:bookmarkStart w:id="84" w:name="_Toc23667"/>
      <w:r w:rsidRPr="00132A46">
        <w:rPr>
          <w:rFonts w:ascii="Times New Roman" w:hAnsi="Times New Roman"/>
        </w:rPr>
        <w:t>同步定时方案</w:t>
      </w:r>
      <w:bookmarkEnd w:id="83"/>
    </w:p>
    <w:p w:rsidR="004955E1" w:rsidRPr="00132A46" w:rsidRDefault="004B1E92" w:rsidP="005C2D20">
      <w:pPr>
        <w:jc w:val="center"/>
      </w:pPr>
      <w:r w:rsidRPr="00132A46">
        <w:object w:dxaOrig="10958" w:dyaOrig="5479">
          <v:shape id="_x0000_i1029" type="#_x0000_t75" style="width:421.8pt;height:212.25pt" o:ole="">
            <v:imagedata r:id="rId23" o:title=""/>
          </v:shape>
          <o:OLEObject Type="Embed" ProgID="Visio.Drawing.11" ShapeID="_x0000_i1029" DrawAspect="Content" ObjectID="_1593604451" r:id="rId24"/>
        </w:object>
      </w:r>
    </w:p>
    <w:p w:rsidR="004955E1" w:rsidRPr="00132A46" w:rsidRDefault="008919ED" w:rsidP="008919ED">
      <w:pPr>
        <w:pStyle w:val="aa"/>
        <w:jc w:val="center"/>
        <w:rPr>
          <w:rFonts w:ascii="Times New Roman" w:hAnsi="Times New Roman"/>
        </w:rPr>
      </w:pPr>
      <w:r w:rsidRPr="00132A46">
        <w:rPr>
          <w:rFonts w:ascii="Times New Roman" w:hAnsi="Times New Roman"/>
        </w:rPr>
        <w:t>图</w:t>
      </w:r>
      <w:r w:rsidR="000976FA" w:rsidRPr="00132A46">
        <w:rPr>
          <w:rFonts w:ascii="Times New Roman" w:hAnsi="Times New Roman"/>
        </w:rPr>
        <w:fldChar w:fldCharType="begin"/>
      </w:r>
      <w:r w:rsidRPr="00132A46">
        <w:rPr>
          <w:rFonts w:ascii="Times New Roman" w:hAnsi="Times New Roman"/>
        </w:rPr>
        <w:instrText xml:space="preserve"> SEQ </w:instrText>
      </w:r>
      <w:r w:rsidRPr="00132A46">
        <w:rPr>
          <w:rFonts w:ascii="Times New Roman" w:hAnsi="Times New Roman"/>
        </w:rPr>
        <w:instrText>图</w:instrText>
      </w:r>
      <w:r w:rsidRPr="00132A46">
        <w:rPr>
          <w:rFonts w:ascii="Times New Roman" w:hAnsi="Times New Roman"/>
        </w:rPr>
        <w:instrText xml:space="preserve"> \* ARABIC </w:instrText>
      </w:r>
      <w:r w:rsidR="000976FA" w:rsidRPr="00132A46">
        <w:rPr>
          <w:rFonts w:ascii="Times New Roman" w:hAnsi="Times New Roman"/>
        </w:rPr>
        <w:fldChar w:fldCharType="separate"/>
      </w:r>
      <w:r w:rsidR="004733CF">
        <w:rPr>
          <w:rFonts w:ascii="Times New Roman" w:hAnsi="Times New Roman"/>
          <w:noProof/>
        </w:rPr>
        <w:t>7</w:t>
      </w:r>
      <w:r w:rsidR="000976FA" w:rsidRPr="00132A46">
        <w:rPr>
          <w:rFonts w:ascii="Times New Roman" w:hAnsi="Times New Roman"/>
        </w:rPr>
        <w:fldChar w:fldCharType="end"/>
      </w:r>
      <w:r w:rsidRPr="00132A46">
        <w:rPr>
          <w:rFonts w:ascii="Times New Roman" w:hAnsi="Times New Roman"/>
        </w:rPr>
        <w:t>平台时钟方案</w:t>
      </w:r>
    </w:p>
    <w:p w:rsidR="00437B1A" w:rsidRDefault="00916937">
      <w:r w:rsidRPr="00132A46">
        <w:tab/>
      </w:r>
      <w:r w:rsidR="00BD0B7D" w:rsidRPr="00132A46">
        <w:t>为满足</w:t>
      </w:r>
      <w:r w:rsidR="00BD0B7D" w:rsidRPr="00467BD0">
        <w:rPr>
          <w:color w:val="FF0000"/>
        </w:rPr>
        <w:t>不同制式下的时钟需求</w:t>
      </w:r>
      <w:r w:rsidR="00BD0B7D" w:rsidRPr="00132A46">
        <w:t>，</w:t>
      </w:r>
      <w:r w:rsidRPr="00132A46">
        <w:t>整个平台的系统同步方案采用专用模块</w:t>
      </w:r>
      <w:r w:rsidR="00BD0B7D" w:rsidRPr="00132A46">
        <w:t>和</w:t>
      </w:r>
      <w:r w:rsidR="00BD0B7D" w:rsidRPr="00132A46">
        <w:t>FPGA</w:t>
      </w:r>
      <w:r w:rsidRPr="00132A46">
        <w:t>实现，以达到</w:t>
      </w:r>
      <w:r w:rsidRPr="00132A46">
        <w:t>4G</w:t>
      </w:r>
      <w:r w:rsidR="00B56002" w:rsidRPr="00132A46">
        <w:t>、</w:t>
      </w:r>
      <w:r w:rsidR="00B56002" w:rsidRPr="00132A46">
        <w:t>XGZ</w:t>
      </w:r>
      <w:r w:rsidR="005C2D20" w:rsidRPr="00132A46">
        <w:t>以及</w:t>
      </w:r>
      <w:r w:rsidR="007650A6" w:rsidRPr="00132A46">
        <w:t>其他各种</w:t>
      </w:r>
      <w:r w:rsidR="00BD0B7D" w:rsidRPr="00132A46">
        <w:t>制式下</w:t>
      </w:r>
      <w:r w:rsidRPr="00132A46">
        <w:t>的同步定时要求，并且板</w:t>
      </w:r>
      <w:proofErr w:type="gramStart"/>
      <w:r w:rsidRPr="00132A46">
        <w:t>级设置</w:t>
      </w:r>
      <w:proofErr w:type="gramEnd"/>
      <w:r w:rsidRPr="00132A46">
        <w:t>多种冗余及测试通路，满足不同场景下应用。</w:t>
      </w:r>
    </w:p>
    <w:p w:rsidR="00437B1A" w:rsidRDefault="00437B1A" w:rsidP="00437B1A">
      <w:pPr>
        <w:ind w:firstLine="435"/>
      </w:pPr>
      <w:r>
        <w:rPr>
          <w:rFonts w:hint="eastAsia"/>
        </w:rPr>
        <w:lastRenderedPageBreak/>
        <w:t>LTE</w:t>
      </w:r>
      <w:r>
        <w:rPr>
          <w:rFonts w:hint="eastAsia"/>
        </w:rPr>
        <w:t>：此种模式下对于时钟要求较高，本方案中采用专用</w:t>
      </w:r>
      <w:r>
        <w:rPr>
          <w:rFonts w:hint="eastAsia"/>
        </w:rPr>
        <w:t>1588</w:t>
      </w:r>
      <w:r>
        <w:rPr>
          <w:rFonts w:hint="eastAsia"/>
        </w:rPr>
        <w:t>解析模块实现全网高精度同步。</w:t>
      </w:r>
    </w:p>
    <w:p w:rsidR="00437B1A" w:rsidRDefault="00437B1A" w:rsidP="00437B1A">
      <w:pPr>
        <w:ind w:firstLine="435"/>
      </w:pPr>
      <w:r>
        <w:rPr>
          <w:rFonts w:hint="eastAsia"/>
        </w:rPr>
        <w:t>XGZ</w:t>
      </w:r>
      <w:r>
        <w:rPr>
          <w:rFonts w:hint="eastAsia"/>
        </w:rPr>
        <w:t>：</w:t>
      </w:r>
      <w:r>
        <w:rPr>
          <w:rFonts w:hint="eastAsia"/>
        </w:rPr>
        <w:t>XGZ</w:t>
      </w:r>
      <w:r>
        <w:rPr>
          <w:rFonts w:hint="eastAsia"/>
        </w:rPr>
        <w:t>一代设计中，具有专门的</w:t>
      </w:r>
      <w:r>
        <w:rPr>
          <w:rFonts w:hint="eastAsia"/>
        </w:rPr>
        <w:t>TBU</w:t>
      </w:r>
      <w:r>
        <w:rPr>
          <w:rFonts w:hint="eastAsia"/>
        </w:rPr>
        <w:t>板卡实现设备间同步，在本方案设计中，实现兼容设计，可通过</w:t>
      </w:r>
      <w:r>
        <w:rPr>
          <w:rFonts w:hint="eastAsia"/>
        </w:rPr>
        <w:t>FPGA</w:t>
      </w:r>
      <w:r>
        <w:rPr>
          <w:rFonts w:hint="eastAsia"/>
        </w:rPr>
        <w:t>进行配置满足</w:t>
      </w:r>
      <w:r>
        <w:rPr>
          <w:rFonts w:hint="eastAsia"/>
        </w:rPr>
        <w:t>XGZ</w:t>
      </w:r>
      <w:r>
        <w:rPr>
          <w:rFonts w:hint="eastAsia"/>
        </w:rPr>
        <w:t>同步要求。</w:t>
      </w:r>
    </w:p>
    <w:p w:rsidR="003E5356" w:rsidRPr="00437B1A" w:rsidRDefault="003E5356" w:rsidP="00437B1A">
      <w:pPr>
        <w:ind w:firstLine="435"/>
      </w:pPr>
      <w:r>
        <w:rPr>
          <w:rFonts w:hint="eastAsia"/>
        </w:rPr>
        <w:t>5G</w:t>
      </w:r>
      <w:r>
        <w:rPr>
          <w:rFonts w:hint="eastAsia"/>
        </w:rPr>
        <w:t>：</w:t>
      </w:r>
      <w:r>
        <w:rPr>
          <w:rFonts w:hint="eastAsia"/>
        </w:rPr>
        <w:t>5G</w:t>
      </w:r>
      <w:r>
        <w:rPr>
          <w:rFonts w:hint="eastAsia"/>
        </w:rPr>
        <w:t>对于同步要求更加严格，在本方案设计中已经预留接口，如有需求可直接将满足</w:t>
      </w:r>
      <w:r>
        <w:rPr>
          <w:rFonts w:hint="eastAsia"/>
        </w:rPr>
        <w:t>5G</w:t>
      </w:r>
      <w:r>
        <w:rPr>
          <w:rFonts w:hint="eastAsia"/>
        </w:rPr>
        <w:t>的高性能时钟模块安装即可。</w:t>
      </w:r>
    </w:p>
    <w:p w:rsidR="004955E1" w:rsidRPr="00132A46" w:rsidRDefault="00916937">
      <w:pPr>
        <w:pStyle w:val="2"/>
        <w:rPr>
          <w:rFonts w:ascii="Times New Roman" w:hAnsi="Times New Roman"/>
        </w:rPr>
      </w:pPr>
      <w:bookmarkStart w:id="85" w:name="_Toc517945857"/>
      <w:r w:rsidRPr="00132A46">
        <w:rPr>
          <w:rFonts w:ascii="Times New Roman" w:hAnsi="Times New Roman"/>
        </w:rPr>
        <w:t>硬件管理方案</w:t>
      </w:r>
      <w:bookmarkEnd w:id="84"/>
      <w:r w:rsidR="00CE6ABE" w:rsidRPr="00132A46">
        <w:rPr>
          <w:rFonts w:ascii="Times New Roman" w:hAnsi="Times New Roman"/>
        </w:rPr>
        <w:t>-</w:t>
      </w:r>
      <w:r w:rsidR="00CE6ABE" w:rsidRPr="00132A46">
        <w:rPr>
          <w:rFonts w:ascii="Times New Roman" w:hAnsi="Times New Roman"/>
        </w:rPr>
        <w:t>信息采集</w:t>
      </w:r>
      <w:r w:rsidR="00CE6ABE" w:rsidRPr="00132A46">
        <w:rPr>
          <w:rFonts w:ascii="Times New Roman" w:hAnsi="Times New Roman"/>
        </w:rPr>
        <w:t>/</w:t>
      </w:r>
      <w:r w:rsidR="00CE6ABE" w:rsidRPr="00132A46">
        <w:rPr>
          <w:rFonts w:ascii="Times New Roman" w:hAnsi="Times New Roman"/>
        </w:rPr>
        <w:t>固件更新</w:t>
      </w:r>
      <w:bookmarkEnd w:id="85"/>
    </w:p>
    <w:p w:rsidR="00F3305F" w:rsidRDefault="00E769C8" w:rsidP="008B0146">
      <w:pPr>
        <w:pStyle w:val="aa"/>
        <w:jc w:val="center"/>
      </w:pPr>
      <w:r>
        <w:object w:dxaOrig="16830" w:dyaOrig="10614">
          <v:shape id="_x0000_i1030" type="#_x0000_t75" style="width:441.15pt;height:278.35pt" o:ole="">
            <v:imagedata r:id="rId25" o:title=""/>
          </v:shape>
          <o:OLEObject Type="Embed" ProgID="Visio.Drawing.11" ShapeID="_x0000_i1030" DrawAspect="Content" ObjectID="_1593604452" r:id="rId26"/>
        </w:object>
      </w:r>
    </w:p>
    <w:p w:rsidR="00EB226D" w:rsidRPr="00132A46" w:rsidRDefault="00EB226D" w:rsidP="008B0146">
      <w:pPr>
        <w:pStyle w:val="aa"/>
        <w:jc w:val="center"/>
        <w:rPr>
          <w:rFonts w:ascii="Times New Roman" w:hAnsi="Times New Roman"/>
        </w:rPr>
      </w:pPr>
      <w:r w:rsidRPr="00132A46">
        <w:rPr>
          <w:rFonts w:ascii="Times New Roman" w:hAnsi="Times New Roman"/>
        </w:rPr>
        <w:t>图</w:t>
      </w:r>
      <w:r w:rsidR="000976FA" w:rsidRPr="00132A46">
        <w:rPr>
          <w:rFonts w:ascii="Times New Roman" w:hAnsi="Times New Roman"/>
        </w:rPr>
        <w:fldChar w:fldCharType="begin"/>
      </w:r>
      <w:r w:rsidRPr="00132A46">
        <w:rPr>
          <w:rFonts w:ascii="Times New Roman" w:hAnsi="Times New Roman"/>
        </w:rPr>
        <w:instrText xml:space="preserve"> SEQ </w:instrText>
      </w:r>
      <w:r w:rsidRPr="00132A46">
        <w:rPr>
          <w:rFonts w:ascii="Times New Roman" w:hAnsi="Times New Roman"/>
        </w:rPr>
        <w:instrText>图</w:instrText>
      </w:r>
      <w:r w:rsidRPr="00132A46">
        <w:rPr>
          <w:rFonts w:ascii="Times New Roman" w:hAnsi="Times New Roman"/>
        </w:rPr>
        <w:instrText xml:space="preserve"> \* ARABIC </w:instrText>
      </w:r>
      <w:r w:rsidR="000976FA" w:rsidRPr="00132A46">
        <w:rPr>
          <w:rFonts w:ascii="Times New Roman" w:hAnsi="Times New Roman"/>
        </w:rPr>
        <w:fldChar w:fldCharType="separate"/>
      </w:r>
      <w:r w:rsidR="004733CF">
        <w:rPr>
          <w:rFonts w:ascii="Times New Roman" w:hAnsi="Times New Roman"/>
          <w:noProof/>
        </w:rPr>
        <w:t>8</w:t>
      </w:r>
      <w:r w:rsidR="000976FA" w:rsidRPr="00132A46">
        <w:rPr>
          <w:rFonts w:ascii="Times New Roman" w:hAnsi="Times New Roman"/>
        </w:rPr>
        <w:fldChar w:fldCharType="end"/>
      </w:r>
      <w:r w:rsidRPr="00132A46">
        <w:rPr>
          <w:rFonts w:ascii="Times New Roman" w:hAnsi="Times New Roman"/>
        </w:rPr>
        <w:t>硬件管理方案</w:t>
      </w:r>
      <w:r w:rsidR="00916937" w:rsidRPr="00132A46">
        <w:rPr>
          <w:rFonts w:ascii="Times New Roman" w:hAnsi="Times New Roman"/>
        </w:rPr>
        <w:tab/>
      </w:r>
    </w:p>
    <w:p w:rsidR="00EB226D" w:rsidRPr="00132A46" w:rsidRDefault="00EB226D">
      <w:r w:rsidRPr="00132A46">
        <w:tab/>
      </w:r>
      <w:r w:rsidRPr="00132A46">
        <w:t>如图</w:t>
      </w:r>
      <w:r w:rsidRPr="00132A46">
        <w:t>9</w:t>
      </w:r>
      <w:r w:rsidRPr="00132A46">
        <w:t>所示，</w:t>
      </w:r>
      <w:r w:rsidR="001543DC">
        <w:rPr>
          <w:rFonts w:hint="eastAsia"/>
        </w:rPr>
        <w:t>整板卡通过</w:t>
      </w:r>
      <w:r w:rsidR="001543DC">
        <w:rPr>
          <w:rFonts w:hint="eastAsia"/>
        </w:rPr>
        <w:t>CPLD3</w:t>
      </w:r>
      <w:r w:rsidR="001543DC">
        <w:rPr>
          <w:rFonts w:hint="eastAsia"/>
        </w:rPr>
        <w:t>进行上下电管理，板级管理信息通过</w:t>
      </w:r>
      <w:r w:rsidR="001543DC">
        <w:rPr>
          <w:rFonts w:hint="eastAsia"/>
        </w:rPr>
        <w:t>RJ45</w:t>
      </w:r>
      <w:r w:rsidR="001543DC">
        <w:rPr>
          <w:rFonts w:hint="eastAsia"/>
        </w:rPr>
        <w:t>接口接收，并通过</w:t>
      </w:r>
      <w:r w:rsidR="001543DC">
        <w:rPr>
          <w:rFonts w:hint="eastAsia"/>
        </w:rPr>
        <w:t>1GbE</w:t>
      </w:r>
      <w:r w:rsidR="001543DC">
        <w:rPr>
          <w:rFonts w:hint="eastAsia"/>
        </w:rPr>
        <w:t>交换芯片进行下发</w:t>
      </w:r>
      <w:r w:rsidRPr="00132A46">
        <w:t>。</w:t>
      </w:r>
    </w:p>
    <w:p w:rsidR="00EB226D" w:rsidRDefault="007D468A">
      <w:r>
        <w:rPr>
          <w:rFonts w:hint="eastAsia"/>
        </w:rPr>
        <w:tab/>
      </w:r>
      <w:r w:rsidR="001543DC">
        <w:rPr>
          <w:rFonts w:hint="eastAsia"/>
        </w:rPr>
        <w:t>FPGA3</w:t>
      </w:r>
      <w:r w:rsidR="001543DC">
        <w:rPr>
          <w:rFonts w:hint="eastAsia"/>
        </w:rPr>
        <w:t>负责收集整板运行信息及</w:t>
      </w:r>
      <w:r w:rsidR="001543DC">
        <w:rPr>
          <w:rFonts w:hint="eastAsia"/>
        </w:rPr>
        <w:t>log</w:t>
      </w:r>
      <w:r w:rsidR="009244CF">
        <w:rPr>
          <w:rFonts w:hint="eastAsia"/>
        </w:rPr>
        <w:t>，负责板卡的监控管理</w:t>
      </w:r>
      <w:r w:rsidR="001543DC">
        <w:rPr>
          <w:rFonts w:hint="eastAsia"/>
        </w:rPr>
        <w:t>，并与上层</w:t>
      </w:r>
      <w:r w:rsidR="001543DC">
        <w:rPr>
          <w:rFonts w:hint="eastAsia"/>
        </w:rPr>
        <w:t>OM</w:t>
      </w:r>
      <w:r w:rsidR="001543DC">
        <w:rPr>
          <w:rFonts w:hint="eastAsia"/>
        </w:rPr>
        <w:t>进行直接通信。</w:t>
      </w:r>
    </w:p>
    <w:p w:rsidR="001543DC" w:rsidRDefault="001543DC">
      <w:r>
        <w:rPr>
          <w:rFonts w:hint="eastAsia"/>
        </w:rPr>
        <w:tab/>
        <w:t>FPGA1</w:t>
      </w:r>
      <w:r w:rsidR="00E769C8">
        <w:rPr>
          <w:rFonts w:hint="eastAsia"/>
        </w:rPr>
        <w:t>/1A</w:t>
      </w:r>
      <w:r>
        <w:rPr>
          <w:rFonts w:hint="eastAsia"/>
        </w:rPr>
        <w:t>/2</w:t>
      </w:r>
      <w:r w:rsidR="00E769C8">
        <w:rPr>
          <w:rFonts w:hint="eastAsia"/>
        </w:rPr>
        <w:t>/2A</w:t>
      </w:r>
      <w:r>
        <w:rPr>
          <w:rFonts w:hint="eastAsia"/>
        </w:rPr>
        <w:t>本身信息通过</w:t>
      </w:r>
      <w:r>
        <w:rPr>
          <w:rFonts w:hint="eastAsia"/>
        </w:rPr>
        <w:t>FPGA3</w:t>
      </w:r>
      <w:r>
        <w:rPr>
          <w:rFonts w:hint="eastAsia"/>
        </w:rPr>
        <w:t>与上层</w:t>
      </w:r>
      <w:r>
        <w:rPr>
          <w:rFonts w:hint="eastAsia"/>
        </w:rPr>
        <w:t>OM</w:t>
      </w:r>
      <w:r>
        <w:rPr>
          <w:rFonts w:hint="eastAsia"/>
        </w:rPr>
        <w:t>交互，而</w:t>
      </w:r>
      <w:r w:rsidR="00F035B9" w:rsidRPr="009D5402">
        <w:rPr>
          <w:rFonts w:hint="eastAsia"/>
          <w:color w:val="FF0000"/>
        </w:rPr>
        <w:t>RRU</w:t>
      </w:r>
      <w:r w:rsidR="00F035B9">
        <w:rPr>
          <w:rFonts w:hint="eastAsia"/>
        </w:rPr>
        <w:t>的管理控制信息直接通过交换芯片与上层</w:t>
      </w:r>
      <w:r w:rsidR="00F035B9">
        <w:rPr>
          <w:rFonts w:hint="eastAsia"/>
        </w:rPr>
        <w:t>OM</w:t>
      </w:r>
      <w:r w:rsidR="00F035B9">
        <w:rPr>
          <w:rFonts w:hint="eastAsia"/>
        </w:rPr>
        <w:t>交互。</w:t>
      </w:r>
    </w:p>
    <w:p w:rsidR="00E769C8" w:rsidRPr="001543DC" w:rsidRDefault="00E769C8">
      <w:r>
        <w:rPr>
          <w:rFonts w:hint="eastAsia"/>
        </w:rPr>
        <w:tab/>
      </w:r>
    </w:p>
    <w:p w:rsidR="004955E1" w:rsidRPr="00132A46" w:rsidRDefault="00916937">
      <w:pPr>
        <w:pStyle w:val="2"/>
        <w:rPr>
          <w:rFonts w:ascii="Times New Roman" w:hAnsi="Times New Roman"/>
        </w:rPr>
      </w:pPr>
      <w:bookmarkStart w:id="86" w:name="_Toc517945858"/>
      <w:r w:rsidRPr="00132A46">
        <w:rPr>
          <w:rFonts w:ascii="Times New Roman" w:hAnsi="Times New Roman"/>
        </w:rPr>
        <w:lastRenderedPageBreak/>
        <w:t>整板电源管理</w:t>
      </w:r>
      <w:bookmarkEnd w:id="86"/>
    </w:p>
    <w:p w:rsidR="008B0146" w:rsidRDefault="004B1E92" w:rsidP="008B0146">
      <w:pPr>
        <w:pStyle w:val="aa"/>
        <w:keepNext/>
        <w:jc w:val="center"/>
      </w:pPr>
      <w:r w:rsidRPr="00132A46">
        <w:rPr>
          <w:rFonts w:ascii="Times New Roman" w:hAnsi="Times New Roman"/>
        </w:rPr>
        <w:object w:dxaOrig="13368" w:dyaOrig="10817">
          <v:shape id="_x0000_i1031" type="#_x0000_t75" style="width:463.7pt;height:335.3pt" o:ole="">
            <v:imagedata r:id="rId27" o:title=""/>
          </v:shape>
          <o:OLEObject Type="Embed" ProgID="Visio.Drawing.11" ShapeID="_x0000_i1031" DrawAspect="Content" ObjectID="_1593604453" r:id="rId28"/>
        </w:object>
      </w:r>
    </w:p>
    <w:p w:rsidR="004955E1" w:rsidRPr="00132A46" w:rsidRDefault="008B0146" w:rsidP="008B0146">
      <w:pPr>
        <w:pStyle w:val="aa"/>
        <w:jc w:val="center"/>
        <w:rPr>
          <w:rFonts w:ascii="Times New Roman" w:hAnsi="Times New Roman"/>
        </w:rPr>
      </w:pPr>
      <w:r>
        <w:rPr>
          <w:rFonts w:hint="eastAsia"/>
        </w:rPr>
        <w:t>图</w:t>
      </w:r>
      <w:r w:rsidR="000976FA">
        <w:fldChar w:fldCharType="begin"/>
      </w:r>
      <w:r>
        <w:rPr>
          <w:rFonts w:hint="eastAsia"/>
        </w:rPr>
        <w:instrText xml:space="preserve">SEQ </w:instrText>
      </w:r>
      <w:r>
        <w:rPr>
          <w:rFonts w:hint="eastAsia"/>
        </w:rPr>
        <w:instrText>图</w:instrText>
      </w:r>
      <w:r>
        <w:rPr>
          <w:rFonts w:hint="eastAsia"/>
        </w:rPr>
        <w:instrText xml:space="preserve"> \* ARABIC</w:instrText>
      </w:r>
      <w:r w:rsidR="000976FA">
        <w:fldChar w:fldCharType="separate"/>
      </w:r>
      <w:r w:rsidR="004733CF">
        <w:rPr>
          <w:noProof/>
        </w:rPr>
        <w:t>9</w:t>
      </w:r>
      <w:r w:rsidR="000976FA">
        <w:fldChar w:fldCharType="end"/>
      </w:r>
      <w:bookmarkStart w:id="87" w:name="_Toc499038874"/>
      <w:r w:rsidR="00916937" w:rsidRPr="00132A46">
        <w:rPr>
          <w:rFonts w:ascii="Times New Roman" w:hAnsi="Times New Roman"/>
        </w:rPr>
        <w:t>单板供电设计</w:t>
      </w:r>
      <w:bookmarkEnd w:id="87"/>
    </w:p>
    <w:p w:rsidR="004955E1" w:rsidRPr="00132A46" w:rsidRDefault="00916937">
      <w:pPr>
        <w:ind w:firstLine="420"/>
      </w:pPr>
      <w:r w:rsidRPr="00132A46">
        <w:t>全板上电包含四大部分，</w:t>
      </w:r>
      <w:r w:rsidRPr="00132A46">
        <w:t>standby</w:t>
      </w:r>
      <w:r w:rsidRPr="00132A46">
        <w:t>电源轨、</w:t>
      </w:r>
      <w:r w:rsidR="008D3886" w:rsidRPr="00132A46">
        <w:t>FPGA3</w:t>
      </w:r>
      <w:r w:rsidRPr="00132A46">
        <w:t>电源轨、</w:t>
      </w:r>
      <w:r w:rsidRPr="00132A46">
        <w:t>FPGA</w:t>
      </w:r>
      <w:r w:rsidRPr="00132A46">
        <w:t>模块电源轨，各个电源轨可实现分路控制上下电。</w:t>
      </w:r>
    </w:p>
    <w:p w:rsidR="008D3886" w:rsidRPr="00132A46" w:rsidRDefault="008D3886" w:rsidP="008D3886">
      <w:pPr>
        <w:ind w:firstLine="420"/>
      </w:pPr>
      <w:r w:rsidRPr="00132A46">
        <w:t>上下电机制描述：</w:t>
      </w:r>
    </w:p>
    <w:p w:rsidR="008D3886" w:rsidRPr="00132A46" w:rsidRDefault="008D3886" w:rsidP="008D3886">
      <w:pPr>
        <w:pStyle w:val="aff2"/>
        <w:numPr>
          <w:ilvl w:val="0"/>
          <w:numId w:val="24"/>
        </w:numPr>
        <w:ind w:firstLineChars="0"/>
      </w:pPr>
      <w:r w:rsidRPr="00132A46">
        <w:t xml:space="preserve">12V_standby </w:t>
      </w:r>
      <w:r w:rsidRPr="00132A46">
        <w:t>：</w:t>
      </w:r>
      <w:r w:rsidRPr="00132A46">
        <w:t>CPLD3</w:t>
      </w:r>
      <w:r w:rsidRPr="00132A46">
        <w:t>、</w:t>
      </w:r>
      <w:r w:rsidRPr="00132A46">
        <w:t>1GbE Switch</w:t>
      </w:r>
      <w:r w:rsidR="0069478F">
        <w:rPr>
          <w:rFonts w:hint="eastAsia"/>
        </w:rPr>
        <w:t>（远程上下电管理，板卡上电时序管理）</w:t>
      </w:r>
    </w:p>
    <w:p w:rsidR="008D3886" w:rsidRPr="00132A46" w:rsidRDefault="008D3886" w:rsidP="008D3886">
      <w:pPr>
        <w:pStyle w:val="aff2"/>
        <w:numPr>
          <w:ilvl w:val="0"/>
          <w:numId w:val="24"/>
        </w:numPr>
        <w:ind w:firstLineChars="0"/>
      </w:pPr>
      <w:r w:rsidRPr="00132A46">
        <w:t>Sequence 1</w:t>
      </w:r>
      <w:r w:rsidRPr="00132A46">
        <w:t>：</w:t>
      </w:r>
      <w:r w:rsidRPr="00132A46">
        <w:t>FPGA 3</w:t>
      </w:r>
      <w:r w:rsidRPr="00132A46">
        <w:t>、</w:t>
      </w:r>
      <w:r w:rsidR="00FF6314">
        <w:rPr>
          <w:rFonts w:hint="eastAsia"/>
        </w:rPr>
        <w:t>时钟模块。</w:t>
      </w:r>
    </w:p>
    <w:p w:rsidR="008D3886" w:rsidRPr="00132A46" w:rsidRDefault="008D3886" w:rsidP="008D3886">
      <w:pPr>
        <w:pStyle w:val="aff2"/>
        <w:numPr>
          <w:ilvl w:val="0"/>
          <w:numId w:val="24"/>
        </w:numPr>
        <w:ind w:firstLineChars="0"/>
      </w:pPr>
      <w:r w:rsidRPr="00132A46">
        <w:t>Sequence 2</w:t>
      </w:r>
      <w:r w:rsidRPr="00132A46">
        <w:t>：</w:t>
      </w:r>
      <w:r w:rsidRPr="00132A46">
        <w:t>FPGA1</w:t>
      </w:r>
      <w:r w:rsidRPr="00132A46">
        <w:t>、</w:t>
      </w:r>
      <w:r w:rsidRPr="00132A46">
        <w:t>FPGA2</w:t>
      </w:r>
      <w:r w:rsidR="00FF6314">
        <w:rPr>
          <w:rFonts w:hint="eastAsia"/>
        </w:rPr>
        <w:t>、</w:t>
      </w:r>
      <w:r w:rsidR="00FF6314" w:rsidRPr="00132A46">
        <w:t>FPGA</w:t>
      </w:r>
      <w:r w:rsidR="00FF6314">
        <w:rPr>
          <w:rFonts w:hint="eastAsia"/>
        </w:rPr>
        <w:t>4</w:t>
      </w:r>
      <w:r w:rsidR="00FF6314" w:rsidRPr="00132A46">
        <w:t>、</w:t>
      </w:r>
      <w:r w:rsidR="00FF6314" w:rsidRPr="00132A46">
        <w:t>FPGA</w:t>
      </w:r>
      <w:r w:rsidR="00FF6314">
        <w:rPr>
          <w:rFonts w:hint="eastAsia"/>
        </w:rPr>
        <w:t>5</w:t>
      </w:r>
      <w:r w:rsidRPr="00132A46">
        <w:t>的上电可以通过远程进行控制。具体操作如下：</w:t>
      </w:r>
      <w:r w:rsidR="0063536B">
        <w:rPr>
          <w:rFonts w:hint="eastAsia"/>
        </w:rPr>
        <w:t>通过网口</w:t>
      </w:r>
      <w:r w:rsidRPr="00132A46">
        <w:t>远程登录</w:t>
      </w:r>
      <w:r w:rsidRPr="00132A46">
        <w:t>CPLD3</w:t>
      </w:r>
      <w:r w:rsidRPr="00132A46">
        <w:t>，由</w:t>
      </w:r>
      <w:r w:rsidRPr="00132A46">
        <w:t>CPLD3</w:t>
      </w:r>
      <w:r w:rsidRPr="00132A46">
        <w:t>控制</w:t>
      </w:r>
      <w:r w:rsidR="0063536B" w:rsidRPr="00132A46">
        <w:t>FPGA1</w:t>
      </w:r>
      <w:r w:rsidR="0063536B" w:rsidRPr="00132A46">
        <w:t>、</w:t>
      </w:r>
      <w:r w:rsidR="0063536B" w:rsidRPr="00132A46">
        <w:t>FPGA2</w:t>
      </w:r>
      <w:r w:rsidR="0063536B">
        <w:rPr>
          <w:rFonts w:hint="eastAsia"/>
        </w:rPr>
        <w:t>、</w:t>
      </w:r>
      <w:r w:rsidR="0063536B" w:rsidRPr="00132A46">
        <w:t>FPGA</w:t>
      </w:r>
      <w:r w:rsidR="0063536B">
        <w:rPr>
          <w:rFonts w:hint="eastAsia"/>
        </w:rPr>
        <w:t>4</w:t>
      </w:r>
      <w:r w:rsidR="0063536B" w:rsidRPr="00132A46">
        <w:t>、</w:t>
      </w:r>
      <w:r w:rsidR="0063536B" w:rsidRPr="00132A46">
        <w:t>FPGA</w:t>
      </w:r>
      <w:r w:rsidR="0063536B">
        <w:rPr>
          <w:rFonts w:hint="eastAsia"/>
        </w:rPr>
        <w:t>5</w:t>
      </w:r>
      <w:r w:rsidRPr="00132A46">
        <w:t>的上下电</w:t>
      </w:r>
    </w:p>
    <w:p w:rsidR="004955E1" w:rsidRPr="00132A46" w:rsidRDefault="00916937">
      <w:pPr>
        <w:pStyle w:val="2"/>
        <w:rPr>
          <w:rFonts w:ascii="Times New Roman" w:hAnsi="Times New Roman"/>
        </w:rPr>
      </w:pPr>
      <w:bookmarkStart w:id="88" w:name="_Toc7720"/>
      <w:bookmarkStart w:id="89" w:name="_Toc517945859"/>
      <w:r w:rsidRPr="00132A46">
        <w:rPr>
          <w:rFonts w:ascii="Times New Roman" w:hAnsi="Times New Roman"/>
        </w:rPr>
        <w:t>核心器件选型</w:t>
      </w:r>
      <w:bookmarkEnd w:id="88"/>
      <w:bookmarkEnd w:id="89"/>
    </w:p>
    <w:p w:rsidR="004955E1" w:rsidRPr="00132A46" w:rsidRDefault="00AC4AC4">
      <w:pPr>
        <w:pStyle w:val="3"/>
        <w:rPr>
          <w:rFonts w:ascii="Times New Roman" w:hAnsi="Times New Roman"/>
        </w:rPr>
      </w:pPr>
      <w:bookmarkStart w:id="90" w:name="_Toc20957"/>
      <w:bookmarkStart w:id="91" w:name="_Toc517945860"/>
      <w:r>
        <w:rPr>
          <w:rFonts w:ascii="Times New Roman" w:hAnsi="Times New Roman" w:hint="eastAsia"/>
        </w:rPr>
        <w:t>FPGA</w:t>
      </w:r>
      <w:r w:rsidR="00916937" w:rsidRPr="00132A46">
        <w:rPr>
          <w:rFonts w:ascii="Times New Roman" w:hAnsi="Times New Roman"/>
        </w:rPr>
        <w:t>器件</w:t>
      </w:r>
      <w:bookmarkEnd w:id="90"/>
      <w:bookmarkEnd w:id="91"/>
    </w:p>
    <w:p w:rsidR="00E336FD" w:rsidRDefault="00E336FD">
      <w:pPr>
        <w:ind w:left="420" w:firstLine="420"/>
        <w:rPr>
          <w:szCs w:val="18"/>
        </w:rPr>
      </w:pPr>
      <w:r w:rsidRPr="00561D39">
        <w:rPr>
          <w:szCs w:val="18"/>
          <w:highlight w:val="yellow"/>
        </w:rPr>
        <w:t>FPGA</w:t>
      </w:r>
      <w:r w:rsidRPr="00561D39">
        <w:rPr>
          <w:szCs w:val="18"/>
          <w:highlight w:val="yellow"/>
        </w:rPr>
        <w:t>主要实现</w:t>
      </w:r>
      <w:r w:rsidRPr="00561D39">
        <w:rPr>
          <w:color w:val="FF0000"/>
          <w:szCs w:val="18"/>
          <w:highlight w:val="yellow"/>
        </w:rPr>
        <w:t>CPRI</w:t>
      </w:r>
      <w:r w:rsidRPr="00561D39">
        <w:rPr>
          <w:szCs w:val="18"/>
          <w:highlight w:val="yellow"/>
        </w:rPr>
        <w:t>数据接入，</w:t>
      </w:r>
      <w:r w:rsidR="008C59AF" w:rsidRPr="00561D39">
        <w:rPr>
          <w:rFonts w:hint="eastAsia"/>
          <w:szCs w:val="18"/>
          <w:highlight w:val="yellow"/>
        </w:rPr>
        <w:t>进行数据格式转换</w:t>
      </w:r>
      <w:r w:rsidRPr="00561D39">
        <w:rPr>
          <w:szCs w:val="18"/>
          <w:highlight w:val="yellow"/>
        </w:rPr>
        <w:t>，并将处理后的数据通过以太网转发至交换机</w:t>
      </w:r>
    </w:p>
    <w:p w:rsidR="00F05DFD" w:rsidRPr="00132A46" w:rsidRDefault="00F05DFD" w:rsidP="00F05DFD">
      <w:pPr>
        <w:pStyle w:val="11"/>
        <w:numPr>
          <w:ilvl w:val="0"/>
          <w:numId w:val="10"/>
        </w:numPr>
        <w:spacing w:line="360" w:lineRule="auto"/>
        <w:ind w:left="709" w:firstLineChars="0"/>
        <w:rPr>
          <w:rFonts w:ascii="Times New Roman" w:hAnsi="Times New Roman"/>
          <w:szCs w:val="18"/>
        </w:rPr>
      </w:pPr>
      <w:r>
        <w:rPr>
          <w:rFonts w:ascii="Times New Roman" w:hAnsi="Times New Roman" w:hint="eastAsia"/>
          <w:szCs w:val="18"/>
        </w:rPr>
        <w:t>需求</w:t>
      </w:r>
      <w:r>
        <w:rPr>
          <w:rFonts w:ascii="Times New Roman" w:hAnsi="Times New Roman"/>
          <w:szCs w:val="18"/>
        </w:rPr>
        <w:t>分析</w:t>
      </w:r>
    </w:p>
    <w:p w:rsidR="00B24708" w:rsidRPr="00132A46" w:rsidRDefault="00B24708" w:rsidP="00B24708">
      <w:pPr>
        <w:pStyle w:val="aff2"/>
        <w:numPr>
          <w:ilvl w:val="0"/>
          <w:numId w:val="24"/>
        </w:numPr>
        <w:ind w:firstLineChars="0"/>
      </w:pPr>
      <w:r w:rsidRPr="00132A46">
        <w:t>小卫星：单板支持最高信息速率</w:t>
      </w:r>
      <w:r w:rsidRPr="00132A46">
        <w:t>2Gbps</w:t>
      </w:r>
      <w:r w:rsidRPr="00132A46">
        <w:t>的基带处理和数据包处理。</w:t>
      </w:r>
    </w:p>
    <w:p w:rsidR="00B24708" w:rsidRPr="00132A46" w:rsidRDefault="00B24708" w:rsidP="00B24708">
      <w:pPr>
        <w:ind w:left="420" w:firstLine="420"/>
      </w:pPr>
      <w:r w:rsidRPr="00132A46">
        <w:t>需求分析：要求原始信源速率</w:t>
      </w:r>
      <w:r w:rsidRPr="00132A46">
        <w:t>2Gbps</w:t>
      </w:r>
      <w:r w:rsidRPr="00132A46">
        <w:t>，此处暂不考虑同步帧头，仅计算传输速度。按照</w:t>
      </w:r>
      <w:r w:rsidRPr="00132A46">
        <w:t>1</w:t>
      </w:r>
      <w:r w:rsidRPr="00132A46">
        <w:t>个符号</w:t>
      </w:r>
      <w:r w:rsidRPr="00132A46">
        <w:t>10bit</w:t>
      </w:r>
      <w:r w:rsidRPr="00132A46">
        <w:t>来计算，</w:t>
      </w:r>
      <w:r w:rsidRPr="00132A46">
        <w:t>IQ</w:t>
      </w:r>
      <w:r w:rsidRPr="00132A46">
        <w:t>两路传输速率为</w:t>
      </w:r>
      <w:r w:rsidRPr="00132A46">
        <w:t>40Gbps</w:t>
      </w:r>
      <w:r w:rsidRPr="00132A46">
        <w:t>，再增加</w:t>
      </w:r>
      <w:r w:rsidRPr="00132A46">
        <w:t>LDPC</w:t>
      </w:r>
      <w:r w:rsidRPr="00132A46">
        <w:t>编码效率（</w:t>
      </w:r>
      <w:r w:rsidRPr="00132A46">
        <w:t>0.8</w:t>
      </w:r>
      <w:r w:rsidRPr="00132A46">
        <w:t>）及</w:t>
      </w:r>
      <w:r w:rsidRPr="00132A46">
        <w:t>8B/10B</w:t>
      </w:r>
      <w:r w:rsidRPr="00132A46">
        <w:t>编码（</w:t>
      </w:r>
      <w:r w:rsidRPr="00132A46">
        <w:t>0.8</w:t>
      </w:r>
      <w:r w:rsidRPr="00132A46">
        <w:t>）为</w:t>
      </w:r>
      <w:r w:rsidRPr="00132A46">
        <w:t>62.5Gbps</w:t>
      </w:r>
      <w:r w:rsidRPr="00132A46">
        <w:t>，若增加同步帧头，</w:t>
      </w:r>
      <w:r w:rsidRPr="00132A46">
        <w:lastRenderedPageBreak/>
        <w:t>78Gbps</w:t>
      </w:r>
      <w:r w:rsidRPr="00132A46">
        <w:t>。</w:t>
      </w:r>
    </w:p>
    <w:p w:rsidR="00B24708" w:rsidRPr="00132A46" w:rsidRDefault="00B24708" w:rsidP="00B24708">
      <w:pPr>
        <w:pStyle w:val="aff2"/>
        <w:numPr>
          <w:ilvl w:val="0"/>
          <w:numId w:val="24"/>
        </w:numPr>
        <w:ind w:firstLineChars="0"/>
      </w:pPr>
      <w:r w:rsidRPr="00132A46">
        <w:t>实训平台：至少支持</w:t>
      </w:r>
      <w:r w:rsidR="000215B6">
        <w:rPr>
          <w:rFonts w:hint="eastAsia"/>
        </w:rPr>
        <w:t>6</w:t>
      </w:r>
      <w:r w:rsidRPr="00132A46">
        <w:t>*10Gbps</w:t>
      </w:r>
      <w:r w:rsidRPr="00132A46">
        <w:t>。</w:t>
      </w:r>
    </w:p>
    <w:p w:rsidR="004955E1" w:rsidRPr="00132A46" w:rsidRDefault="00916937">
      <w:pPr>
        <w:pStyle w:val="11"/>
        <w:numPr>
          <w:ilvl w:val="0"/>
          <w:numId w:val="10"/>
        </w:numPr>
        <w:spacing w:line="360" w:lineRule="auto"/>
        <w:ind w:left="709" w:firstLineChars="0"/>
        <w:rPr>
          <w:rFonts w:ascii="Times New Roman" w:hAnsi="Times New Roman"/>
          <w:szCs w:val="18"/>
        </w:rPr>
      </w:pPr>
      <w:r w:rsidRPr="00132A46">
        <w:rPr>
          <w:rFonts w:ascii="Times New Roman" w:hAnsi="Times New Roman"/>
          <w:szCs w:val="18"/>
        </w:rPr>
        <w:t>高速接口：</w:t>
      </w:r>
      <w:r w:rsidR="00E336FD" w:rsidRPr="00132A46">
        <w:rPr>
          <w:rFonts w:ascii="Times New Roman" w:hAnsi="Times New Roman"/>
          <w:szCs w:val="18"/>
        </w:rPr>
        <w:t>如下表所示</w:t>
      </w:r>
    </w:p>
    <w:p w:rsidR="004955E1" w:rsidRPr="00132A46" w:rsidRDefault="00916937">
      <w:pPr>
        <w:pStyle w:val="a"/>
        <w:ind w:left="851"/>
        <w:rPr>
          <w:rFonts w:ascii="Times New Roman" w:hAnsi="Times New Roman" w:cs="Times New Roman"/>
          <w:szCs w:val="18"/>
        </w:rPr>
      </w:pPr>
      <w:bookmarkStart w:id="92" w:name="_Toc517706903"/>
      <w:r w:rsidRPr="00132A46">
        <w:rPr>
          <w:rFonts w:ascii="Times New Roman" w:hAnsi="Times New Roman" w:cs="Times New Roman"/>
          <w:szCs w:val="18"/>
        </w:rPr>
        <w:t>单片</w:t>
      </w:r>
      <w:r w:rsidRPr="00132A46">
        <w:rPr>
          <w:rFonts w:ascii="Times New Roman" w:hAnsi="Times New Roman" w:cs="Times New Roman"/>
          <w:szCs w:val="18"/>
        </w:rPr>
        <w:t>FPGA</w:t>
      </w:r>
      <w:r w:rsidRPr="00132A46">
        <w:rPr>
          <w:rFonts w:ascii="Times New Roman" w:hAnsi="Times New Roman" w:cs="Times New Roman"/>
          <w:szCs w:val="18"/>
        </w:rPr>
        <w:t>高速接口需求数量</w:t>
      </w:r>
      <w:bookmarkEnd w:id="92"/>
    </w:p>
    <w:tbl>
      <w:tblPr>
        <w:tblStyle w:val="af3"/>
        <w:tblW w:w="7904" w:type="dxa"/>
        <w:jc w:val="center"/>
        <w:tblLayout w:type="fixed"/>
        <w:tblLook w:val="04A0" w:firstRow="1" w:lastRow="0" w:firstColumn="1" w:lastColumn="0" w:noHBand="0" w:noVBand="1"/>
      </w:tblPr>
      <w:tblGrid>
        <w:gridCol w:w="1971"/>
        <w:gridCol w:w="1926"/>
        <w:gridCol w:w="2023"/>
        <w:gridCol w:w="1984"/>
      </w:tblGrid>
      <w:tr w:rsidR="004955E1" w:rsidRPr="00132A46">
        <w:trPr>
          <w:jc w:val="center"/>
        </w:trPr>
        <w:tc>
          <w:tcPr>
            <w:tcW w:w="1971" w:type="dxa"/>
            <w:vAlign w:val="center"/>
          </w:tcPr>
          <w:p w:rsidR="004955E1" w:rsidRPr="00132A46" w:rsidRDefault="00916937">
            <w:pPr>
              <w:pStyle w:val="11"/>
              <w:spacing w:line="360" w:lineRule="auto"/>
              <w:ind w:firstLineChars="0" w:firstLine="0"/>
              <w:jc w:val="center"/>
              <w:rPr>
                <w:rFonts w:ascii="Times New Roman" w:hAnsi="Times New Roman"/>
                <w:szCs w:val="18"/>
              </w:rPr>
            </w:pPr>
            <w:r w:rsidRPr="00132A46">
              <w:rPr>
                <w:rFonts w:ascii="Times New Roman" w:hAnsi="Times New Roman"/>
                <w:szCs w:val="18"/>
              </w:rPr>
              <w:t>接口业务</w:t>
            </w:r>
          </w:p>
        </w:tc>
        <w:tc>
          <w:tcPr>
            <w:tcW w:w="1926" w:type="dxa"/>
            <w:vAlign w:val="center"/>
          </w:tcPr>
          <w:p w:rsidR="004955E1" w:rsidRPr="00132A46" w:rsidRDefault="00916937">
            <w:pPr>
              <w:pStyle w:val="11"/>
              <w:spacing w:line="360" w:lineRule="auto"/>
              <w:ind w:firstLineChars="0" w:firstLine="0"/>
              <w:jc w:val="center"/>
              <w:rPr>
                <w:rFonts w:ascii="Times New Roman" w:hAnsi="Times New Roman"/>
                <w:szCs w:val="18"/>
              </w:rPr>
            </w:pPr>
            <w:r w:rsidRPr="00132A46">
              <w:rPr>
                <w:rFonts w:ascii="Times New Roman" w:hAnsi="Times New Roman"/>
                <w:szCs w:val="18"/>
              </w:rPr>
              <w:t>接口数量</w:t>
            </w:r>
          </w:p>
        </w:tc>
        <w:tc>
          <w:tcPr>
            <w:tcW w:w="2023" w:type="dxa"/>
            <w:vAlign w:val="center"/>
          </w:tcPr>
          <w:p w:rsidR="004955E1" w:rsidRPr="00132A46" w:rsidRDefault="00916937">
            <w:pPr>
              <w:pStyle w:val="11"/>
              <w:spacing w:line="360" w:lineRule="auto"/>
              <w:ind w:firstLineChars="0" w:firstLine="0"/>
              <w:jc w:val="center"/>
              <w:rPr>
                <w:rFonts w:ascii="Times New Roman" w:hAnsi="Times New Roman"/>
                <w:szCs w:val="18"/>
              </w:rPr>
            </w:pPr>
            <w:r w:rsidRPr="00132A46">
              <w:rPr>
                <w:rFonts w:ascii="Times New Roman" w:hAnsi="Times New Roman"/>
                <w:szCs w:val="18"/>
              </w:rPr>
              <w:t>GTY</w:t>
            </w:r>
            <w:r w:rsidRPr="00132A46">
              <w:rPr>
                <w:rFonts w:ascii="Times New Roman" w:hAnsi="Times New Roman"/>
                <w:szCs w:val="18"/>
              </w:rPr>
              <w:t>数量</w:t>
            </w:r>
            <w:r w:rsidRPr="00132A46">
              <w:rPr>
                <w:rFonts w:ascii="Times New Roman" w:hAnsi="Times New Roman"/>
              </w:rPr>
              <w:t xml:space="preserve"> :</w:t>
            </w:r>
            <w:r w:rsidRPr="00132A46">
              <w:rPr>
                <w:rFonts w:ascii="Times New Roman" w:hAnsi="Times New Roman"/>
                <w:szCs w:val="18"/>
              </w:rPr>
              <w:t>30.5Gb/s</w:t>
            </w:r>
          </w:p>
        </w:tc>
        <w:tc>
          <w:tcPr>
            <w:tcW w:w="1984" w:type="dxa"/>
            <w:vAlign w:val="center"/>
          </w:tcPr>
          <w:p w:rsidR="004955E1" w:rsidRPr="00132A46" w:rsidRDefault="00916937">
            <w:pPr>
              <w:pStyle w:val="11"/>
              <w:spacing w:line="360" w:lineRule="auto"/>
              <w:ind w:firstLineChars="0" w:firstLine="0"/>
              <w:jc w:val="center"/>
              <w:rPr>
                <w:rFonts w:ascii="Times New Roman" w:hAnsi="Times New Roman"/>
                <w:szCs w:val="18"/>
              </w:rPr>
            </w:pPr>
            <w:r w:rsidRPr="00132A46">
              <w:rPr>
                <w:rFonts w:ascii="Times New Roman" w:hAnsi="Times New Roman"/>
                <w:szCs w:val="18"/>
              </w:rPr>
              <w:t>GTH</w:t>
            </w:r>
            <w:r w:rsidRPr="00132A46">
              <w:rPr>
                <w:rFonts w:ascii="Times New Roman" w:hAnsi="Times New Roman"/>
                <w:szCs w:val="18"/>
              </w:rPr>
              <w:t>数量</w:t>
            </w:r>
            <w:r w:rsidRPr="00132A46">
              <w:rPr>
                <w:rFonts w:ascii="Times New Roman" w:hAnsi="Times New Roman"/>
                <w:szCs w:val="18"/>
              </w:rPr>
              <w:t>: 16.3Gb/s</w:t>
            </w:r>
          </w:p>
        </w:tc>
      </w:tr>
      <w:tr w:rsidR="004955E1" w:rsidRPr="00132A46">
        <w:trPr>
          <w:jc w:val="center"/>
        </w:trPr>
        <w:tc>
          <w:tcPr>
            <w:tcW w:w="1971" w:type="dxa"/>
            <w:vAlign w:val="center"/>
          </w:tcPr>
          <w:p w:rsidR="004955E1" w:rsidRPr="00132A46" w:rsidRDefault="00916937">
            <w:pPr>
              <w:pStyle w:val="11"/>
              <w:spacing w:line="360" w:lineRule="auto"/>
              <w:ind w:firstLineChars="0" w:firstLine="0"/>
              <w:jc w:val="center"/>
              <w:rPr>
                <w:rFonts w:ascii="Times New Roman" w:hAnsi="Times New Roman"/>
                <w:szCs w:val="18"/>
              </w:rPr>
            </w:pPr>
            <w:r w:rsidRPr="00132A46">
              <w:rPr>
                <w:rFonts w:ascii="Times New Roman" w:hAnsi="Times New Roman"/>
                <w:szCs w:val="18"/>
              </w:rPr>
              <w:t>10GbE</w:t>
            </w:r>
            <w:r w:rsidRPr="00132A46">
              <w:rPr>
                <w:rFonts w:ascii="Times New Roman" w:hAnsi="Times New Roman"/>
                <w:szCs w:val="18"/>
              </w:rPr>
              <w:t>（数据）</w:t>
            </w:r>
          </w:p>
        </w:tc>
        <w:tc>
          <w:tcPr>
            <w:tcW w:w="1926" w:type="dxa"/>
            <w:vAlign w:val="center"/>
          </w:tcPr>
          <w:p w:rsidR="004955E1" w:rsidRPr="00132A46" w:rsidRDefault="00916937">
            <w:pPr>
              <w:pStyle w:val="11"/>
              <w:spacing w:line="360" w:lineRule="auto"/>
              <w:ind w:firstLineChars="0" w:firstLine="0"/>
              <w:jc w:val="center"/>
              <w:rPr>
                <w:rFonts w:ascii="Times New Roman" w:hAnsi="Times New Roman"/>
                <w:szCs w:val="18"/>
              </w:rPr>
            </w:pPr>
            <w:r w:rsidRPr="00132A46">
              <w:rPr>
                <w:rFonts w:ascii="Times New Roman" w:hAnsi="Times New Roman"/>
                <w:szCs w:val="18"/>
              </w:rPr>
              <w:t>4</w:t>
            </w:r>
          </w:p>
        </w:tc>
        <w:tc>
          <w:tcPr>
            <w:tcW w:w="2023" w:type="dxa"/>
            <w:vAlign w:val="center"/>
          </w:tcPr>
          <w:p w:rsidR="004955E1" w:rsidRPr="00132A46" w:rsidRDefault="00916937">
            <w:pPr>
              <w:pStyle w:val="11"/>
              <w:spacing w:line="360" w:lineRule="auto"/>
              <w:ind w:firstLineChars="0" w:firstLine="0"/>
              <w:jc w:val="center"/>
              <w:rPr>
                <w:rFonts w:ascii="Times New Roman" w:hAnsi="Times New Roman"/>
                <w:szCs w:val="18"/>
              </w:rPr>
            </w:pPr>
            <w:r w:rsidRPr="00132A46">
              <w:rPr>
                <w:rFonts w:ascii="Times New Roman" w:hAnsi="Times New Roman"/>
                <w:szCs w:val="18"/>
              </w:rPr>
              <w:t>4</w:t>
            </w:r>
          </w:p>
        </w:tc>
        <w:tc>
          <w:tcPr>
            <w:tcW w:w="1984" w:type="dxa"/>
            <w:vAlign w:val="center"/>
          </w:tcPr>
          <w:p w:rsidR="004955E1" w:rsidRPr="00132A46" w:rsidRDefault="00916937">
            <w:pPr>
              <w:pStyle w:val="11"/>
              <w:spacing w:line="360" w:lineRule="auto"/>
              <w:ind w:firstLineChars="0" w:firstLine="0"/>
              <w:jc w:val="center"/>
              <w:rPr>
                <w:rFonts w:ascii="Times New Roman" w:hAnsi="Times New Roman"/>
                <w:szCs w:val="18"/>
              </w:rPr>
            </w:pPr>
            <w:r w:rsidRPr="00132A46">
              <w:rPr>
                <w:rFonts w:ascii="Times New Roman" w:hAnsi="Times New Roman"/>
                <w:szCs w:val="18"/>
              </w:rPr>
              <w:t>-</w:t>
            </w:r>
          </w:p>
        </w:tc>
      </w:tr>
      <w:tr w:rsidR="004955E1" w:rsidRPr="00132A46">
        <w:trPr>
          <w:jc w:val="center"/>
        </w:trPr>
        <w:tc>
          <w:tcPr>
            <w:tcW w:w="1971" w:type="dxa"/>
            <w:vAlign w:val="center"/>
          </w:tcPr>
          <w:p w:rsidR="004955E1" w:rsidRPr="00132A46" w:rsidRDefault="00916937">
            <w:pPr>
              <w:pStyle w:val="11"/>
              <w:spacing w:line="360" w:lineRule="auto"/>
              <w:ind w:firstLineChars="0" w:firstLine="0"/>
              <w:jc w:val="center"/>
              <w:rPr>
                <w:rFonts w:ascii="Times New Roman" w:hAnsi="Times New Roman"/>
                <w:szCs w:val="18"/>
              </w:rPr>
            </w:pPr>
            <w:r w:rsidRPr="00132A46">
              <w:rPr>
                <w:rFonts w:ascii="Times New Roman" w:hAnsi="Times New Roman"/>
                <w:szCs w:val="18"/>
              </w:rPr>
              <w:t>1GbE  (</w:t>
            </w:r>
            <w:r w:rsidRPr="00132A46">
              <w:rPr>
                <w:rFonts w:ascii="Times New Roman" w:hAnsi="Times New Roman"/>
                <w:szCs w:val="18"/>
              </w:rPr>
              <w:t>固件更新</w:t>
            </w:r>
            <w:r w:rsidRPr="00132A46">
              <w:rPr>
                <w:rFonts w:ascii="Times New Roman" w:hAnsi="Times New Roman"/>
                <w:szCs w:val="18"/>
              </w:rPr>
              <w:t>)</w:t>
            </w:r>
          </w:p>
        </w:tc>
        <w:tc>
          <w:tcPr>
            <w:tcW w:w="1926" w:type="dxa"/>
            <w:vAlign w:val="center"/>
          </w:tcPr>
          <w:p w:rsidR="004955E1" w:rsidRPr="00132A46" w:rsidRDefault="00916937">
            <w:pPr>
              <w:pStyle w:val="11"/>
              <w:spacing w:line="360" w:lineRule="auto"/>
              <w:ind w:firstLineChars="0" w:firstLine="0"/>
              <w:jc w:val="center"/>
              <w:rPr>
                <w:rFonts w:ascii="Times New Roman" w:hAnsi="Times New Roman"/>
                <w:szCs w:val="18"/>
              </w:rPr>
            </w:pPr>
            <w:r w:rsidRPr="00132A46">
              <w:rPr>
                <w:rFonts w:ascii="Times New Roman" w:hAnsi="Times New Roman"/>
                <w:szCs w:val="18"/>
              </w:rPr>
              <w:t>1</w:t>
            </w:r>
          </w:p>
        </w:tc>
        <w:tc>
          <w:tcPr>
            <w:tcW w:w="2023" w:type="dxa"/>
            <w:vAlign w:val="center"/>
          </w:tcPr>
          <w:p w:rsidR="004955E1" w:rsidRPr="00132A46" w:rsidRDefault="00916937">
            <w:pPr>
              <w:pStyle w:val="11"/>
              <w:spacing w:line="360" w:lineRule="auto"/>
              <w:ind w:firstLineChars="0" w:firstLine="0"/>
              <w:jc w:val="center"/>
              <w:rPr>
                <w:rFonts w:ascii="Times New Roman" w:hAnsi="Times New Roman"/>
                <w:szCs w:val="18"/>
              </w:rPr>
            </w:pPr>
            <w:r w:rsidRPr="00132A46">
              <w:rPr>
                <w:rFonts w:ascii="Times New Roman" w:hAnsi="Times New Roman"/>
                <w:szCs w:val="18"/>
              </w:rPr>
              <w:t>1</w:t>
            </w:r>
          </w:p>
        </w:tc>
        <w:tc>
          <w:tcPr>
            <w:tcW w:w="1984" w:type="dxa"/>
            <w:vAlign w:val="center"/>
          </w:tcPr>
          <w:p w:rsidR="004955E1" w:rsidRPr="00132A46" w:rsidRDefault="00916937">
            <w:pPr>
              <w:pStyle w:val="11"/>
              <w:spacing w:line="360" w:lineRule="auto"/>
              <w:ind w:firstLineChars="0" w:firstLine="0"/>
              <w:jc w:val="center"/>
              <w:rPr>
                <w:rFonts w:ascii="Times New Roman" w:hAnsi="Times New Roman"/>
                <w:szCs w:val="18"/>
              </w:rPr>
            </w:pPr>
            <w:r w:rsidRPr="00132A46">
              <w:rPr>
                <w:rFonts w:ascii="Times New Roman" w:hAnsi="Times New Roman"/>
                <w:szCs w:val="18"/>
              </w:rPr>
              <w:t>-</w:t>
            </w:r>
          </w:p>
        </w:tc>
      </w:tr>
      <w:tr w:rsidR="004955E1" w:rsidRPr="00132A46">
        <w:trPr>
          <w:jc w:val="center"/>
        </w:trPr>
        <w:tc>
          <w:tcPr>
            <w:tcW w:w="1971" w:type="dxa"/>
            <w:vAlign w:val="center"/>
          </w:tcPr>
          <w:p w:rsidR="004955E1" w:rsidRPr="00132A46" w:rsidRDefault="00D02E85">
            <w:pPr>
              <w:pStyle w:val="11"/>
              <w:spacing w:line="360" w:lineRule="auto"/>
              <w:ind w:firstLineChars="0" w:firstLine="0"/>
              <w:jc w:val="center"/>
              <w:rPr>
                <w:rFonts w:ascii="Times New Roman" w:hAnsi="Times New Roman"/>
                <w:szCs w:val="18"/>
              </w:rPr>
            </w:pPr>
            <w:r w:rsidRPr="00132A46">
              <w:rPr>
                <w:rFonts w:ascii="Times New Roman" w:hAnsi="Times New Roman"/>
                <w:szCs w:val="18"/>
              </w:rPr>
              <w:t>10GbE</w:t>
            </w:r>
            <w:r w:rsidRPr="00132A46">
              <w:rPr>
                <w:rFonts w:ascii="Times New Roman" w:hAnsi="Times New Roman"/>
                <w:szCs w:val="18"/>
              </w:rPr>
              <w:t>（</w:t>
            </w:r>
            <w:r w:rsidR="008C4A97">
              <w:rPr>
                <w:rFonts w:ascii="Times New Roman" w:hAnsi="Times New Roman" w:hint="eastAsia"/>
                <w:szCs w:val="18"/>
              </w:rPr>
              <w:t>内部</w:t>
            </w:r>
            <w:r w:rsidRPr="00132A46">
              <w:rPr>
                <w:rFonts w:ascii="Times New Roman" w:hAnsi="Times New Roman"/>
                <w:szCs w:val="18"/>
              </w:rPr>
              <w:t>数据）</w:t>
            </w:r>
          </w:p>
        </w:tc>
        <w:tc>
          <w:tcPr>
            <w:tcW w:w="1926" w:type="dxa"/>
            <w:vAlign w:val="center"/>
          </w:tcPr>
          <w:p w:rsidR="004955E1" w:rsidRPr="00132A46" w:rsidRDefault="00D02E85">
            <w:pPr>
              <w:pStyle w:val="11"/>
              <w:spacing w:line="360" w:lineRule="auto"/>
              <w:ind w:firstLineChars="0" w:firstLine="0"/>
              <w:jc w:val="center"/>
              <w:rPr>
                <w:rFonts w:ascii="Times New Roman" w:hAnsi="Times New Roman"/>
                <w:szCs w:val="18"/>
              </w:rPr>
            </w:pPr>
            <w:r>
              <w:rPr>
                <w:rFonts w:ascii="Times New Roman" w:hAnsi="Times New Roman" w:hint="eastAsia"/>
                <w:szCs w:val="18"/>
              </w:rPr>
              <w:t>6</w:t>
            </w:r>
          </w:p>
        </w:tc>
        <w:tc>
          <w:tcPr>
            <w:tcW w:w="2023" w:type="dxa"/>
            <w:vAlign w:val="center"/>
          </w:tcPr>
          <w:p w:rsidR="004955E1" w:rsidRPr="00132A46" w:rsidRDefault="00610DE2">
            <w:pPr>
              <w:pStyle w:val="11"/>
              <w:spacing w:line="360" w:lineRule="auto"/>
              <w:ind w:firstLineChars="0" w:firstLine="0"/>
              <w:jc w:val="center"/>
              <w:rPr>
                <w:rFonts w:ascii="Times New Roman" w:hAnsi="Times New Roman"/>
                <w:szCs w:val="18"/>
              </w:rPr>
            </w:pPr>
            <w:r>
              <w:rPr>
                <w:rFonts w:ascii="Times New Roman" w:hAnsi="Times New Roman" w:hint="eastAsia"/>
                <w:szCs w:val="18"/>
              </w:rPr>
              <w:t>6</w:t>
            </w:r>
          </w:p>
        </w:tc>
        <w:tc>
          <w:tcPr>
            <w:tcW w:w="1984" w:type="dxa"/>
            <w:vAlign w:val="center"/>
          </w:tcPr>
          <w:p w:rsidR="004955E1" w:rsidRPr="00132A46" w:rsidRDefault="004955E1">
            <w:pPr>
              <w:pStyle w:val="11"/>
              <w:spacing w:line="360" w:lineRule="auto"/>
              <w:ind w:firstLineChars="0" w:firstLine="0"/>
              <w:jc w:val="center"/>
              <w:rPr>
                <w:rFonts w:ascii="Times New Roman" w:hAnsi="Times New Roman"/>
                <w:szCs w:val="18"/>
              </w:rPr>
            </w:pPr>
          </w:p>
        </w:tc>
      </w:tr>
      <w:tr w:rsidR="004955E1" w:rsidRPr="00132A46">
        <w:trPr>
          <w:jc w:val="center"/>
        </w:trPr>
        <w:tc>
          <w:tcPr>
            <w:tcW w:w="1971" w:type="dxa"/>
            <w:vAlign w:val="center"/>
          </w:tcPr>
          <w:p w:rsidR="004955E1" w:rsidRPr="00132A46" w:rsidRDefault="00916937">
            <w:pPr>
              <w:pStyle w:val="11"/>
              <w:spacing w:line="360" w:lineRule="auto"/>
              <w:ind w:firstLineChars="0" w:firstLine="0"/>
              <w:jc w:val="center"/>
              <w:rPr>
                <w:rFonts w:ascii="Times New Roman" w:hAnsi="Times New Roman"/>
                <w:szCs w:val="18"/>
              </w:rPr>
            </w:pPr>
            <w:r w:rsidRPr="00132A46">
              <w:rPr>
                <w:rFonts w:ascii="Times New Roman" w:hAnsi="Times New Roman"/>
                <w:szCs w:val="18"/>
              </w:rPr>
              <w:t>CPRI</w:t>
            </w:r>
          </w:p>
        </w:tc>
        <w:tc>
          <w:tcPr>
            <w:tcW w:w="1926" w:type="dxa"/>
            <w:vAlign w:val="center"/>
          </w:tcPr>
          <w:p w:rsidR="004955E1" w:rsidRPr="00132A46" w:rsidRDefault="00602BA2">
            <w:pPr>
              <w:pStyle w:val="11"/>
              <w:spacing w:line="360" w:lineRule="auto"/>
              <w:ind w:firstLineChars="0" w:firstLine="0"/>
              <w:jc w:val="center"/>
              <w:rPr>
                <w:rFonts w:ascii="Times New Roman" w:hAnsi="Times New Roman"/>
                <w:szCs w:val="18"/>
              </w:rPr>
            </w:pPr>
            <w:r>
              <w:rPr>
                <w:rFonts w:ascii="Times New Roman" w:hAnsi="Times New Roman" w:hint="eastAsia"/>
                <w:szCs w:val="18"/>
              </w:rPr>
              <w:t>6</w:t>
            </w:r>
          </w:p>
        </w:tc>
        <w:tc>
          <w:tcPr>
            <w:tcW w:w="2023" w:type="dxa"/>
            <w:vAlign w:val="center"/>
          </w:tcPr>
          <w:p w:rsidR="004955E1" w:rsidRPr="00132A46" w:rsidRDefault="00602BA2">
            <w:pPr>
              <w:pStyle w:val="11"/>
              <w:spacing w:line="360" w:lineRule="auto"/>
              <w:ind w:firstLineChars="0" w:firstLine="0"/>
              <w:jc w:val="center"/>
              <w:rPr>
                <w:rFonts w:ascii="Times New Roman" w:hAnsi="Times New Roman"/>
                <w:szCs w:val="18"/>
              </w:rPr>
            </w:pPr>
            <w:r>
              <w:rPr>
                <w:rFonts w:ascii="Times New Roman" w:hAnsi="Times New Roman" w:hint="eastAsia"/>
                <w:szCs w:val="18"/>
              </w:rPr>
              <w:t>6</w:t>
            </w:r>
          </w:p>
        </w:tc>
        <w:tc>
          <w:tcPr>
            <w:tcW w:w="1984" w:type="dxa"/>
            <w:vAlign w:val="center"/>
          </w:tcPr>
          <w:p w:rsidR="004955E1" w:rsidRPr="00132A46" w:rsidRDefault="00916937">
            <w:pPr>
              <w:pStyle w:val="11"/>
              <w:spacing w:line="360" w:lineRule="auto"/>
              <w:ind w:firstLineChars="0" w:firstLine="0"/>
              <w:jc w:val="center"/>
              <w:rPr>
                <w:rFonts w:ascii="Times New Roman" w:hAnsi="Times New Roman"/>
                <w:szCs w:val="18"/>
              </w:rPr>
            </w:pPr>
            <w:r w:rsidRPr="00132A46">
              <w:rPr>
                <w:rFonts w:ascii="Times New Roman" w:hAnsi="Times New Roman"/>
                <w:szCs w:val="18"/>
              </w:rPr>
              <w:t>-</w:t>
            </w:r>
          </w:p>
        </w:tc>
      </w:tr>
      <w:tr w:rsidR="004955E1" w:rsidRPr="00132A46">
        <w:trPr>
          <w:jc w:val="center"/>
        </w:trPr>
        <w:tc>
          <w:tcPr>
            <w:tcW w:w="3897" w:type="dxa"/>
            <w:gridSpan w:val="2"/>
            <w:vAlign w:val="center"/>
          </w:tcPr>
          <w:p w:rsidR="004955E1" w:rsidRPr="00132A46" w:rsidRDefault="00916937">
            <w:pPr>
              <w:pStyle w:val="11"/>
              <w:spacing w:line="360" w:lineRule="auto"/>
              <w:ind w:firstLineChars="0" w:firstLine="0"/>
              <w:jc w:val="right"/>
              <w:rPr>
                <w:rFonts w:ascii="Times New Roman" w:hAnsi="Times New Roman"/>
                <w:szCs w:val="18"/>
              </w:rPr>
            </w:pPr>
            <w:r w:rsidRPr="00132A46">
              <w:rPr>
                <w:rFonts w:ascii="Times New Roman" w:hAnsi="Times New Roman"/>
                <w:szCs w:val="18"/>
              </w:rPr>
              <w:t>总计</w:t>
            </w:r>
          </w:p>
        </w:tc>
        <w:tc>
          <w:tcPr>
            <w:tcW w:w="2023" w:type="dxa"/>
            <w:vAlign w:val="center"/>
          </w:tcPr>
          <w:p w:rsidR="004955E1" w:rsidRPr="00132A46" w:rsidRDefault="00916937" w:rsidP="00602BA2">
            <w:pPr>
              <w:pStyle w:val="11"/>
              <w:spacing w:line="360" w:lineRule="auto"/>
              <w:ind w:firstLineChars="0" w:firstLine="0"/>
              <w:jc w:val="center"/>
              <w:rPr>
                <w:rFonts w:ascii="Times New Roman" w:hAnsi="Times New Roman"/>
                <w:szCs w:val="18"/>
              </w:rPr>
            </w:pPr>
            <w:r w:rsidRPr="00132A46">
              <w:rPr>
                <w:rFonts w:ascii="Times New Roman" w:hAnsi="Times New Roman"/>
                <w:szCs w:val="18"/>
              </w:rPr>
              <w:t>1</w:t>
            </w:r>
            <w:r w:rsidR="00602BA2">
              <w:rPr>
                <w:rFonts w:ascii="Times New Roman" w:hAnsi="Times New Roman" w:hint="eastAsia"/>
                <w:szCs w:val="18"/>
              </w:rPr>
              <w:t>7</w:t>
            </w:r>
          </w:p>
        </w:tc>
        <w:tc>
          <w:tcPr>
            <w:tcW w:w="1984" w:type="dxa"/>
            <w:vAlign w:val="center"/>
          </w:tcPr>
          <w:p w:rsidR="004955E1" w:rsidRPr="00132A46" w:rsidRDefault="00916937">
            <w:pPr>
              <w:pStyle w:val="11"/>
              <w:spacing w:line="360" w:lineRule="auto"/>
              <w:ind w:firstLineChars="0" w:firstLine="0"/>
              <w:jc w:val="center"/>
              <w:rPr>
                <w:rFonts w:ascii="Times New Roman" w:hAnsi="Times New Roman"/>
                <w:szCs w:val="18"/>
              </w:rPr>
            </w:pPr>
            <w:r w:rsidRPr="00132A46">
              <w:rPr>
                <w:rFonts w:ascii="Times New Roman" w:hAnsi="Times New Roman"/>
                <w:szCs w:val="18"/>
              </w:rPr>
              <w:t>0</w:t>
            </w:r>
          </w:p>
        </w:tc>
      </w:tr>
    </w:tbl>
    <w:p w:rsidR="004955E1" w:rsidRPr="00132A46" w:rsidRDefault="004955E1">
      <w:pPr>
        <w:pStyle w:val="11"/>
        <w:spacing w:line="360" w:lineRule="auto"/>
        <w:ind w:left="709" w:firstLineChars="0" w:firstLine="0"/>
        <w:rPr>
          <w:rFonts w:ascii="Times New Roman" w:hAnsi="Times New Roman"/>
          <w:sz w:val="18"/>
          <w:szCs w:val="18"/>
        </w:rPr>
      </w:pPr>
    </w:p>
    <w:p w:rsidR="004955E1" w:rsidRPr="00132A46" w:rsidRDefault="00916937">
      <w:pPr>
        <w:pStyle w:val="11"/>
        <w:numPr>
          <w:ilvl w:val="0"/>
          <w:numId w:val="10"/>
        </w:numPr>
        <w:spacing w:line="360" w:lineRule="auto"/>
        <w:ind w:left="709" w:firstLineChars="0"/>
        <w:rPr>
          <w:rFonts w:ascii="Times New Roman" w:hAnsi="Times New Roman"/>
          <w:szCs w:val="18"/>
        </w:rPr>
      </w:pPr>
      <w:r w:rsidRPr="00132A46">
        <w:rPr>
          <w:rFonts w:ascii="Times New Roman" w:hAnsi="Times New Roman"/>
          <w:szCs w:val="18"/>
        </w:rPr>
        <w:t>IP</w:t>
      </w:r>
      <w:r w:rsidRPr="00132A46">
        <w:rPr>
          <w:rFonts w:ascii="Times New Roman" w:hAnsi="Times New Roman"/>
          <w:szCs w:val="18"/>
        </w:rPr>
        <w:t>核支持</w:t>
      </w:r>
      <w:r w:rsidR="00E336FD" w:rsidRPr="00132A46">
        <w:rPr>
          <w:rFonts w:ascii="Times New Roman" w:hAnsi="Times New Roman"/>
          <w:szCs w:val="18"/>
        </w:rPr>
        <w:t>：如下表所示</w:t>
      </w:r>
    </w:p>
    <w:p w:rsidR="004955E1" w:rsidRPr="00132A46" w:rsidRDefault="00916937">
      <w:pPr>
        <w:pStyle w:val="a"/>
        <w:ind w:left="851"/>
        <w:rPr>
          <w:rFonts w:ascii="Times New Roman" w:hAnsi="Times New Roman" w:cs="Times New Roman"/>
          <w:szCs w:val="18"/>
        </w:rPr>
      </w:pPr>
      <w:bookmarkStart w:id="93" w:name="_Toc517706904"/>
      <w:r w:rsidRPr="00132A46">
        <w:rPr>
          <w:rFonts w:ascii="Times New Roman" w:hAnsi="Times New Roman" w:cs="Times New Roman"/>
          <w:szCs w:val="18"/>
        </w:rPr>
        <w:t>单片</w:t>
      </w:r>
      <w:r w:rsidRPr="00132A46">
        <w:rPr>
          <w:rFonts w:ascii="Times New Roman" w:hAnsi="Times New Roman" w:cs="Times New Roman"/>
          <w:szCs w:val="18"/>
        </w:rPr>
        <w:t>FPGA</w:t>
      </w:r>
      <w:r w:rsidRPr="00132A46">
        <w:rPr>
          <w:rFonts w:ascii="Times New Roman" w:hAnsi="Times New Roman" w:cs="Times New Roman"/>
          <w:szCs w:val="18"/>
        </w:rPr>
        <w:t>支持</w:t>
      </w:r>
      <w:r w:rsidRPr="00132A46">
        <w:rPr>
          <w:rFonts w:ascii="Times New Roman" w:hAnsi="Times New Roman" w:cs="Times New Roman"/>
          <w:szCs w:val="18"/>
        </w:rPr>
        <w:t>IP</w:t>
      </w:r>
      <w:r w:rsidRPr="00132A46">
        <w:rPr>
          <w:rFonts w:ascii="Times New Roman" w:hAnsi="Times New Roman" w:cs="Times New Roman"/>
          <w:szCs w:val="18"/>
        </w:rPr>
        <w:t>核</w:t>
      </w:r>
      <w:bookmarkEnd w:id="93"/>
    </w:p>
    <w:tbl>
      <w:tblPr>
        <w:tblStyle w:val="af3"/>
        <w:tblW w:w="6770" w:type="dxa"/>
        <w:jc w:val="center"/>
        <w:tblLayout w:type="fixed"/>
        <w:tblLook w:val="04A0" w:firstRow="1" w:lastRow="0" w:firstColumn="1" w:lastColumn="0" w:noHBand="0" w:noVBand="1"/>
      </w:tblPr>
      <w:tblGrid>
        <w:gridCol w:w="2085"/>
        <w:gridCol w:w="2276"/>
        <w:gridCol w:w="2409"/>
      </w:tblGrid>
      <w:tr w:rsidR="004955E1" w:rsidRPr="00132A46">
        <w:trPr>
          <w:jc w:val="center"/>
        </w:trPr>
        <w:tc>
          <w:tcPr>
            <w:tcW w:w="2085" w:type="dxa"/>
          </w:tcPr>
          <w:p w:rsidR="004955E1" w:rsidRPr="00132A46" w:rsidRDefault="00916937">
            <w:pPr>
              <w:pStyle w:val="11"/>
              <w:spacing w:line="360" w:lineRule="auto"/>
              <w:ind w:firstLineChars="0" w:firstLine="0"/>
              <w:rPr>
                <w:rFonts w:ascii="Times New Roman" w:hAnsi="Times New Roman"/>
                <w:szCs w:val="18"/>
              </w:rPr>
            </w:pPr>
            <w:r w:rsidRPr="00132A46">
              <w:rPr>
                <w:rFonts w:ascii="Times New Roman" w:hAnsi="Times New Roman"/>
                <w:szCs w:val="18"/>
              </w:rPr>
              <w:t>序号</w:t>
            </w:r>
          </w:p>
        </w:tc>
        <w:tc>
          <w:tcPr>
            <w:tcW w:w="2276" w:type="dxa"/>
          </w:tcPr>
          <w:p w:rsidR="004955E1" w:rsidRPr="00132A46" w:rsidRDefault="00916937">
            <w:pPr>
              <w:pStyle w:val="11"/>
              <w:spacing w:line="360" w:lineRule="auto"/>
              <w:ind w:firstLineChars="0" w:firstLine="0"/>
              <w:rPr>
                <w:rFonts w:ascii="Times New Roman" w:hAnsi="Times New Roman"/>
                <w:szCs w:val="18"/>
              </w:rPr>
            </w:pPr>
            <w:r w:rsidRPr="00132A46">
              <w:rPr>
                <w:rFonts w:ascii="Times New Roman" w:hAnsi="Times New Roman"/>
                <w:szCs w:val="18"/>
              </w:rPr>
              <w:t>IP</w:t>
            </w:r>
            <w:r w:rsidRPr="00132A46">
              <w:rPr>
                <w:rFonts w:ascii="Times New Roman" w:hAnsi="Times New Roman"/>
                <w:szCs w:val="18"/>
              </w:rPr>
              <w:t>核</w:t>
            </w:r>
          </w:p>
        </w:tc>
        <w:tc>
          <w:tcPr>
            <w:tcW w:w="2409" w:type="dxa"/>
          </w:tcPr>
          <w:p w:rsidR="004955E1" w:rsidRPr="00132A46" w:rsidRDefault="00916937">
            <w:pPr>
              <w:pStyle w:val="11"/>
              <w:spacing w:line="360" w:lineRule="auto"/>
              <w:ind w:firstLineChars="0" w:firstLine="0"/>
              <w:rPr>
                <w:rFonts w:ascii="Times New Roman" w:hAnsi="Times New Roman"/>
                <w:szCs w:val="18"/>
              </w:rPr>
            </w:pPr>
            <w:r w:rsidRPr="00132A46">
              <w:rPr>
                <w:rFonts w:ascii="Times New Roman" w:hAnsi="Times New Roman"/>
                <w:szCs w:val="18"/>
              </w:rPr>
              <w:t>数量</w:t>
            </w:r>
          </w:p>
        </w:tc>
      </w:tr>
      <w:tr w:rsidR="004955E1" w:rsidRPr="00132A46">
        <w:trPr>
          <w:jc w:val="center"/>
        </w:trPr>
        <w:tc>
          <w:tcPr>
            <w:tcW w:w="2085" w:type="dxa"/>
          </w:tcPr>
          <w:p w:rsidR="004955E1" w:rsidRPr="00132A46" w:rsidRDefault="00916937">
            <w:pPr>
              <w:pStyle w:val="11"/>
              <w:spacing w:line="360" w:lineRule="auto"/>
              <w:ind w:firstLineChars="0" w:firstLine="0"/>
              <w:rPr>
                <w:rFonts w:ascii="Times New Roman" w:hAnsi="Times New Roman"/>
                <w:szCs w:val="18"/>
              </w:rPr>
            </w:pPr>
            <w:r w:rsidRPr="00132A46">
              <w:rPr>
                <w:rFonts w:ascii="Times New Roman" w:hAnsi="Times New Roman"/>
                <w:szCs w:val="18"/>
              </w:rPr>
              <w:t>1</w:t>
            </w:r>
          </w:p>
        </w:tc>
        <w:tc>
          <w:tcPr>
            <w:tcW w:w="2276" w:type="dxa"/>
          </w:tcPr>
          <w:p w:rsidR="004955E1" w:rsidRPr="00132A46" w:rsidRDefault="00916937">
            <w:pPr>
              <w:pStyle w:val="11"/>
              <w:spacing w:line="360" w:lineRule="auto"/>
              <w:ind w:firstLineChars="0" w:firstLine="0"/>
              <w:rPr>
                <w:rFonts w:ascii="Times New Roman" w:hAnsi="Times New Roman"/>
                <w:szCs w:val="18"/>
              </w:rPr>
            </w:pPr>
            <w:r w:rsidRPr="00132A46">
              <w:rPr>
                <w:rFonts w:ascii="Times New Roman" w:hAnsi="Times New Roman"/>
                <w:szCs w:val="18"/>
              </w:rPr>
              <w:t>10GbE</w:t>
            </w:r>
          </w:p>
        </w:tc>
        <w:tc>
          <w:tcPr>
            <w:tcW w:w="2409" w:type="dxa"/>
          </w:tcPr>
          <w:p w:rsidR="004955E1" w:rsidRPr="00132A46" w:rsidRDefault="00916937">
            <w:pPr>
              <w:pStyle w:val="11"/>
              <w:spacing w:line="360" w:lineRule="auto"/>
              <w:ind w:firstLineChars="0" w:firstLine="0"/>
              <w:rPr>
                <w:rFonts w:ascii="Times New Roman" w:hAnsi="Times New Roman"/>
                <w:szCs w:val="18"/>
              </w:rPr>
            </w:pPr>
            <w:r w:rsidRPr="00132A46">
              <w:rPr>
                <w:rFonts w:ascii="Times New Roman" w:hAnsi="Times New Roman"/>
                <w:szCs w:val="18"/>
              </w:rPr>
              <w:t>5</w:t>
            </w:r>
          </w:p>
        </w:tc>
      </w:tr>
      <w:tr w:rsidR="004955E1" w:rsidRPr="00132A46">
        <w:trPr>
          <w:jc w:val="center"/>
        </w:trPr>
        <w:tc>
          <w:tcPr>
            <w:tcW w:w="2085" w:type="dxa"/>
          </w:tcPr>
          <w:p w:rsidR="004955E1" w:rsidRPr="00132A46" w:rsidRDefault="00916937">
            <w:pPr>
              <w:pStyle w:val="11"/>
              <w:spacing w:line="360" w:lineRule="auto"/>
              <w:ind w:firstLineChars="0" w:firstLine="0"/>
              <w:rPr>
                <w:rFonts w:ascii="Times New Roman" w:hAnsi="Times New Roman"/>
                <w:szCs w:val="18"/>
              </w:rPr>
            </w:pPr>
            <w:r w:rsidRPr="00132A46">
              <w:rPr>
                <w:rFonts w:ascii="Times New Roman" w:hAnsi="Times New Roman"/>
                <w:szCs w:val="18"/>
              </w:rPr>
              <w:t>2</w:t>
            </w:r>
          </w:p>
        </w:tc>
        <w:tc>
          <w:tcPr>
            <w:tcW w:w="2276" w:type="dxa"/>
          </w:tcPr>
          <w:p w:rsidR="004955E1" w:rsidRPr="00132A46" w:rsidRDefault="00916937">
            <w:pPr>
              <w:pStyle w:val="11"/>
              <w:spacing w:line="360" w:lineRule="auto"/>
              <w:ind w:firstLineChars="0" w:firstLine="0"/>
              <w:rPr>
                <w:rFonts w:ascii="Times New Roman" w:hAnsi="Times New Roman"/>
                <w:color w:val="000000"/>
                <w:kern w:val="0"/>
                <w:szCs w:val="18"/>
              </w:rPr>
            </w:pPr>
            <w:r w:rsidRPr="00132A46">
              <w:rPr>
                <w:rFonts w:ascii="Times New Roman" w:hAnsi="Times New Roman"/>
                <w:color w:val="000000"/>
                <w:kern w:val="0"/>
                <w:szCs w:val="18"/>
              </w:rPr>
              <w:t>CPRI  v8.7</w:t>
            </w:r>
          </w:p>
        </w:tc>
        <w:tc>
          <w:tcPr>
            <w:tcW w:w="2409" w:type="dxa"/>
          </w:tcPr>
          <w:p w:rsidR="004955E1" w:rsidRPr="00132A46" w:rsidRDefault="00916937">
            <w:pPr>
              <w:pStyle w:val="11"/>
              <w:spacing w:line="360" w:lineRule="auto"/>
              <w:ind w:firstLineChars="0" w:firstLine="0"/>
              <w:rPr>
                <w:rFonts w:ascii="Times New Roman" w:hAnsi="Times New Roman"/>
                <w:szCs w:val="18"/>
              </w:rPr>
            </w:pPr>
            <w:r w:rsidRPr="00132A46">
              <w:rPr>
                <w:rFonts w:ascii="Times New Roman" w:hAnsi="Times New Roman"/>
                <w:szCs w:val="18"/>
              </w:rPr>
              <w:t>8</w:t>
            </w:r>
          </w:p>
        </w:tc>
      </w:tr>
      <w:tr w:rsidR="004955E1" w:rsidRPr="00132A46">
        <w:trPr>
          <w:jc w:val="center"/>
        </w:trPr>
        <w:tc>
          <w:tcPr>
            <w:tcW w:w="2085" w:type="dxa"/>
          </w:tcPr>
          <w:p w:rsidR="004955E1" w:rsidRPr="00132A46" w:rsidRDefault="002B109D">
            <w:pPr>
              <w:pStyle w:val="11"/>
              <w:spacing w:line="360" w:lineRule="auto"/>
              <w:ind w:firstLineChars="0" w:firstLine="0"/>
              <w:rPr>
                <w:rFonts w:ascii="Times New Roman" w:hAnsi="Times New Roman"/>
                <w:szCs w:val="18"/>
              </w:rPr>
            </w:pPr>
            <w:r w:rsidRPr="00132A46">
              <w:rPr>
                <w:rFonts w:ascii="Times New Roman" w:hAnsi="Times New Roman"/>
                <w:szCs w:val="18"/>
              </w:rPr>
              <w:t>3</w:t>
            </w:r>
          </w:p>
        </w:tc>
        <w:tc>
          <w:tcPr>
            <w:tcW w:w="2276" w:type="dxa"/>
          </w:tcPr>
          <w:p w:rsidR="004955E1" w:rsidRPr="00132A46" w:rsidRDefault="00916937">
            <w:pPr>
              <w:pStyle w:val="11"/>
              <w:spacing w:line="360" w:lineRule="auto"/>
              <w:ind w:firstLineChars="0" w:firstLine="0"/>
              <w:rPr>
                <w:rFonts w:ascii="Times New Roman" w:hAnsi="Times New Roman"/>
                <w:szCs w:val="18"/>
              </w:rPr>
            </w:pPr>
            <w:r w:rsidRPr="00132A46">
              <w:rPr>
                <w:rFonts w:ascii="Times New Roman" w:hAnsi="Times New Roman"/>
                <w:szCs w:val="18"/>
              </w:rPr>
              <w:t>1GbE</w:t>
            </w:r>
          </w:p>
        </w:tc>
        <w:tc>
          <w:tcPr>
            <w:tcW w:w="2409" w:type="dxa"/>
          </w:tcPr>
          <w:p w:rsidR="004955E1" w:rsidRPr="00132A46" w:rsidRDefault="00916937">
            <w:pPr>
              <w:pStyle w:val="11"/>
              <w:spacing w:line="360" w:lineRule="auto"/>
              <w:ind w:firstLineChars="0" w:firstLine="0"/>
              <w:rPr>
                <w:rFonts w:ascii="Times New Roman" w:hAnsi="Times New Roman"/>
                <w:szCs w:val="18"/>
              </w:rPr>
            </w:pPr>
            <w:r w:rsidRPr="00132A46">
              <w:rPr>
                <w:rFonts w:ascii="Times New Roman" w:hAnsi="Times New Roman"/>
                <w:szCs w:val="18"/>
              </w:rPr>
              <w:t>1</w:t>
            </w:r>
          </w:p>
        </w:tc>
      </w:tr>
      <w:tr w:rsidR="004955E1" w:rsidRPr="00132A46">
        <w:trPr>
          <w:jc w:val="center"/>
        </w:trPr>
        <w:tc>
          <w:tcPr>
            <w:tcW w:w="2085" w:type="dxa"/>
          </w:tcPr>
          <w:p w:rsidR="004955E1" w:rsidRPr="00132A46" w:rsidRDefault="002B109D">
            <w:pPr>
              <w:pStyle w:val="11"/>
              <w:spacing w:line="360" w:lineRule="auto"/>
              <w:ind w:firstLineChars="0" w:firstLine="0"/>
              <w:rPr>
                <w:rFonts w:ascii="Times New Roman" w:hAnsi="Times New Roman"/>
                <w:szCs w:val="18"/>
              </w:rPr>
            </w:pPr>
            <w:r w:rsidRPr="00132A46">
              <w:rPr>
                <w:rFonts w:ascii="Times New Roman" w:hAnsi="Times New Roman"/>
                <w:szCs w:val="18"/>
              </w:rPr>
              <w:t>4</w:t>
            </w:r>
          </w:p>
        </w:tc>
        <w:tc>
          <w:tcPr>
            <w:tcW w:w="2276" w:type="dxa"/>
          </w:tcPr>
          <w:p w:rsidR="004955E1" w:rsidRPr="00132A46" w:rsidRDefault="00916937">
            <w:pPr>
              <w:pStyle w:val="11"/>
              <w:spacing w:line="360" w:lineRule="auto"/>
              <w:ind w:firstLineChars="0" w:firstLine="0"/>
              <w:rPr>
                <w:rFonts w:ascii="Times New Roman" w:hAnsi="Times New Roman"/>
                <w:szCs w:val="18"/>
              </w:rPr>
            </w:pPr>
            <w:r w:rsidRPr="00132A46">
              <w:rPr>
                <w:rFonts w:ascii="Times New Roman" w:hAnsi="Times New Roman"/>
                <w:szCs w:val="18"/>
              </w:rPr>
              <w:t>ARM</w:t>
            </w:r>
          </w:p>
        </w:tc>
        <w:tc>
          <w:tcPr>
            <w:tcW w:w="2409" w:type="dxa"/>
          </w:tcPr>
          <w:p w:rsidR="004955E1" w:rsidRPr="00132A46" w:rsidRDefault="00916937">
            <w:pPr>
              <w:pStyle w:val="11"/>
              <w:spacing w:line="360" w:lineRule="auto"/>
              <w:ind w:firstLineChars="0" w:firstLine="0"/>
              <w:rPr>
                <w:rFonts w:ascii="Times New Roman" w:hAnsi="Times New Roman"/>
                <w:szCs w:val="18"/>
              </w:rPr>
            </w:pPr>
            <w:r w:rsidRPr="00132A46">
              <w:rPr>
                <w:rFonts w:ascii="Times New Roman" w:hAnsi="Times New Roman"/>
                <w:szCs w:val="18"/>
              </w:rPr>
              <w:t>-</w:t>
            </w:r>
          </w:p>
        </w:tc>
      </w:tr>
    </w:tbl>
    <w:p w:rsidR="004955E1" w:rsidRPr="00132A46" w:rsidRDefault="004955E1">
      <w:pPr>
        <w:pStyle w:val="11"/>
        <w:spacing w:line="360" w:lineRule="auto"/>
        <w:ind w:left="709" w:firstLineChars="0" w:firstLine="0"/>
        <w:rPr>
          <w:rFonts w:ascii="Times New Roman" w:hAnsi="Times New Roman"/>
          <w:sz w:val="18"/>
          <w:szCs w:val="18"/>
        </w:rPr>
      </w:pPr>
    </w:p>
    <w:p w:rsidR="004955E1" w:rsidRPr="00132A46" w:rsidRDefault="00916937">
      <w:pPr>
        <w:pStyle w:val="11"/>
        <w:numPr>
          <w:ilvl w:val="0"/>
          <w:numId w:val="10"/>
        </w:numPr>
        <w:spacing w:line="360" w:lineRule="auto"/>
        <w:ind w:left="709" w:firstLineChars="0"/>
        <w:rPr>
          <w:rFonts w:ascii="Times New Roman" w:hAnsi="Times New Roman"/>
          <w:szCs w:val="18"/>
        </w:rPr>
      </w:pPr>
      <w:r w:rsidRPr="00132A46">
        <w:rPr>
          <w:rFonts w:ascii="Times New Roman" w:hAnsi="Times New Roman"/>
          <w:szCs w:val="18"/>
        </w:rPr>
        <w:t>封装升级</w:t>
      </w:r>
    </w:p>
    <w:p w:rsidR="002F2E20" w:rsidRPr="00132A46" w:rsidRDefault="00916937" w:rsidP="002F2E20">
      <w:pPr>
        <w:pStyle w:val="11"/>
        <w:spacing w:line="360" w:lineRule="auto"/>
        <w:ind w:left="709" w:firstLineChars="0" w:firstLine="0"/>
        <w:rPr>
          <w:rFonts w:ascii="Times New Roman" w:hAnsi="Times New Roman"/>
          <w:szCs w:val="18"/>
        </w:rPr>
      </w:pPr>
      <w:r w:rsidRPr="00132A46">
        <w:rPr>
          <w:rFonts w:ascii="Times New Roman" w:hAnsi="Times New Roman"/>
          <w:szCs w:val="18"/>
        </w:rPr>
        <w:t>考虑之后芯片</w:t>
      </w:r>
      <w:r w:rsidRPr="00132A46">
        <w:rPr>
          <w:rFonts w:ascii="Times New Roman" w:hAnsi="Times New Roman"/>
          <w:szCs w:val="18"/>
        </w:rPr>
        <w:t>PIN2PIN</w:t>
      </w:r>
      <w:r w:rsidR="002F2E20" w:rsidRPr="00132A46">
        <w:rPr>
          <w:rFonts w:ascii="Times New Roman" w:hAnsi="Times New Roman"/>
          <w:szCs w:val="18"/>
        </w:rPr>
        <w:t>升级，在选择型号时需考虑到封装兼容，芯片处理能力升级。</w:t>
      </w:r>
    </w:p>
    <w:p w:rsidR="004955E1" w:rsidRPr="00132A46" w:rsidRDefault="00E336FD" w:rsidP="002F2E20">
      <w:pPr>
        <w:pStyle w:val="11"/>
        <w:spacing w:line="360" w:lineRule="auto"/>
        <w:ind w:left="709" w:firstLineChars="0" w:firstLine="0"/>
        <w:rPr>
          <w:rFonts w:ascii="Times New Roman" w:hAnsi="Times New Roman"/>
          <w:szCs w:val="18"/>
        </w:rPr>
      </w:pPr>
      <w:r w:rsidRPr="00132A46">
        <w:rPr>
          <w:rFonts w:ascii="Times New Roman" w:hAnsi="Times New Roman"/>
          <w:szCs w:val="18"/>
        </w:rPr>
        <w:t>根据上述需求，拟定采用采用</w:t>
      </w:r>
      <w:r w:rsidRPr="00132A46">
        <w:rPr>
          <w:rFonts w:ascii="Times New Roman" w:hAnsi="Times New Roman"/>
          <w:szCs w:val="18"/>
        </w:rPr>
        <w:t>UltraScale</w:t>
      </w:r>
      <w:r w:rsidRPr="00132A46">
        <w:rPr>
          <w:rFonts w:ascii="Times New Roman" w:hAnsi="Times New Roman"/>
          <w:szCs w:val="18"/>
        </w:rPr>
        <w:t>系列以上的芯片，根据最小冗余原则，拟采用</w:t>
      </w:r>
      <w:r w:rsidRPr="00132A46">
        <w:rPr>
          <w:rFonts w:ascii="Times New Roman" w:hAnsi="Times New Roman"/>
          <w:szCs w:val="18"/>
        </w:rPr>
        <w:t>KU5P</w:t>
      </w:r>
      <w:r w:rsidRPr="00132A46">
        <w:rPr>
          <w:rFonts w:ascii="Times New Roman" w:hAnsi="Times New Roman"/>
          <w:szCs w:val="18"/>
        </w:rPr>
        <w:t>作为最终型号。</w:t>
      </w:r>
      <w:r w:rsidR="00916937" w:rsidRPr="00132A46">
        <w:rPr>
          <w:rFonts w:ascii="Times New Roman" w:hAnsi="Times New Roman"/>
          <w:szCs w:val="18"/>
        </w:rPr>
        <w:t>该型号全名称为：</w:t>
      </w:r>
      <w:r w:rsidR="00916937" w:rsidRPr="00132A46">
        <w:rPr>
          <w:rFonts w:ascii="Times New Roman" w:hAnsi="Times New Roman"/>
          <w:szCs w:val="18"/>
        </w:rPr>
        <w:t>XCKU5P-2FFVB676I</w:t>
      </w:r>
    </w:p>
    <w:p w:rsidR="004955E1" w:rsidRPr="00132A46" w:rsidRDefault="00916937">
      <w:pPr>
        <w:pStyle w:val="3"/>
        <w:rPr>
          <w:rFonts w:ascii="Times New Roman" w:hAnsi="Times New Roman"/>
        </w:rPr>
      </w:pPr>
      <w:bookmarkStart w:id="94" w:name="_Toc5079"/>
      <w:bookmarkStart w:id="95" w:name="_Toc517945861"/>
      <w:r w:rsidRPr="00132A46">
        <w:rPr>
          <w:rFonts w:ascii="Times New Roman" w:hAnsi="Times New Roman"/>
        </w:rPr>
        <w:t>1588</w:t>
      </w:r>
      <w:r w:rsidRPr="00132A46">
        <w:rPr>
          <w:rFonts w:ascii="Times New Roman" w:hAnsi="Times New Roman"/>
        </w:rPr>
        <w:t>时钟模块</w:t>
      </w:r>
      <w:bookmarkEnd w:id="94"/>
      <w:bookmarkEnd w:id="95"/>
    </w:p>
    <w:p w:rsidR="004955E1" w:rsidRPr="00132A46" w:rsidRDefault="00916937" w:rsidP="002B08C0">
      <w:pPr>
        <w:pStyle w:val="11"/>
        <w:numPr>
          <w:ilvl w:val="0"/>
          <w:numId w:val="35"/>
        </w:numPr>
        <w:spacing w:line="360" w:lineRule="auto"/>
        <w:ind w:left="709" w:firstLineChars="0"/>
        <w:rPr>
          <w:rFonts w:ascii="Times New Roman" w:hAnsi="Times New Roman"/>
        </w:rPr>
      </w:pPr>
      <w:r w:rsidRPr="00132A46">
        <w:rPr>
          <w:rFonts w:ascii="Times New Roman" w:hAnsi="Times New Roman"/>
        </w:rPr>
        <w:t>需求确认</w:t>
      </w:r>
    </w:p>
    <w:p w:rsidR="004955E1" w:rsidRPr="00132A46" w:rsidRDefault="00916937">
      <w:pPr>
        <w:pStyle w:val="a8"/>
        <w:ind w:left="567" w:firstLineChars="0" w:firstLine="0"/>
      </w:pPr>
      <w:r w:rsidRPr="00132A46">
        <w:t>1588</w:t>
      </w:r>
      <w:r w:rsidRPr="00132A46">
        <w:t>模块负责解析</w:t>
      </w:r>
      <w:r w:rsidRPr="00132A46">
        <w:t>1588</w:t>
      </w:r>
      <w:r w:rsidRPr="00132A46">
        <w:t>包信息，并进行分发，同步精度要求可以满足</w:t>
      </w:r>
      <w:r w:rsidRPr="00132A46">
        <w:t>4G</w:t>
      </w:r>
      <w:r w:rsidRPr="00132A46">
        <w:t>需求</w:t>
      </w:r>
      <w:r w:rsidR="00876AA8">
        <w:rPr>
          <w:rFonts w:hint="eastAsia"/>
        </w:rPr>
        <w:t>，</w:t>
      </w:r>
      <w:r w:rsidR="00876AA8">
        <w:t>不满足</w:t>
      </w:r>
      <w:r w:rsidR="00876AA8">
        <w:rPr>
          <w:rFonts w:hint="eastAsia"/>
        </w:rPr>
        <w:t>业务站</w:t>
      </w:r>
      <w:r w:rsidR="00876AA8">
        <w:t>、</w:t>
      </w:r>
      <w:r w:rsidR="00876AA8">
        <w:rPr>
          <w:rFonts w:hint="eastAsia"/>
        </w:rPr>
        <w:t>小卫星</w:t>
      </w:r>
      <w:r w:rsidRPr="00132A46">
        <w:t>。具体如下表：</w:t>
      </w:r>
    </w:p>
    <w:p w:rsidR="004955E1" w:rsidRPr="00132A46" w:rsidRDefault="00916937">
      <w:pPr>
        <w:pStyle w:val="a"/>
        <w:ind w:left="851"/>
        <w:rPr>
          <w:rFonts w:ascii="Times New Roman" w:hAnsi="Times New Roman" w:cs="Times New Roman"/>
        </w:rPr>
      </w:pPr>
      <w:bookmarkStart w:id="96" w:name="_Toc517706905"/>
      <w:r w:rsidRPr="00132A46">
        <w:rPr>
          <w:rFonts w:ascii="Times New Roman" w:hAnsi="Times New Roman" w:cs="Times New Roman"/>
        </w:rPr>
        <w:t>1588</w:t>
      </w:r>
      <w:r w:rsidRPr="00132A46">
        <w:rPr>
          <w:rFonts w:ascii="Times New Roman" w:hAnsi="Times New Roman" w:cs="Times New Roman"/>
        </w:rPr>
        <w:t>时钟模块需求</w:t>
      </w:r>
      <w:r w:rsidRPr="00132A46">
        <w:rPr>
          <w:rFonts w:ascii="Times New Roman" w:hAnsi="Times New Roman" w:cs="Times New Roman"/>
        </w:rPr>
        <w:t>list</w:t>
      </w:r>
      <w:bookmarkEnd w:id="96"/>
    </w:p>
    <w:tbl>
      <w:tblPr>
        <w:tblStyle w:val="af3"/>
        <w:tblW w:w="7833" w:type="dxa"/>
        <w:jc w:val="center"/>
        <w:tblLayout w:type="fixed"/>
        <w:tblLook w:val="04A0" w:firstRow="1" w:lastRow="0" w:firstColumn="1" w:lastColumn="0" w:noHBand="0" w:noVBand="1"/>
      </w:tblPr>
      <w:tblGrid>
        <w:gridCol w:w="983"/>
        <w:gridCol w:w="1606"/>
        <w:gridCol w:w="1701"/>
        <w:gridCol w:w="2306"/>
        <w:gridCol w:w="1237"/>
      </w:tblGrid>
      <w:tr w:rsidR="004955E1" w:rsidRPr="00132A46">
        <w:trPr>
          <w:jc w:val="center"/>
        </w:trPr>
        <w:tc>
          <w:tcPr>
            <w:tcW w:w="983" w:type="dxa"/>
          </w:tcPr>
          <w:p w:rsidR="004955E1" w:rsidRPr="00132A46" w:rsidRDefault="00916937">
            <w:pPr>
              <w:pStyle w:val="a8"/>
              <w:ind w:firstLineChars="0" w:firstLine="0"/>
            </w:pPr>
            <w:r w:rsidRPr="00132A46">
              <w:t>序号</w:t>
            </w:r>
          </w:p>
        </w:tc>
        <w:tc>
          <w:tcPr>
            <w:tcW w:w="1606" w:type="dxa"/>
          </w:tcPr>
          <w:p w:rsidR="004955E1" w:rsidRPr="00132A46" w:rsidRDefault="00916937">
            <w:pPr>
              <w:pStyle w:val="a8"/>
              <w:ind w:firstLineChars="0" w:firstLine="0"/>
            </w:pPr>
            <w:r w:rsidRPr="00132A46">
              <w:t>需求项</w:t>
            </w:r>
          </w:p>
        </w:tc>
        <w:tc>
          <w:tcPr>
            <w:tcW w:w="1701" w:type="dxa"/>
          </w:tcPr>
          <w:p w:rsidR="004955E1" w:rsidRPr="00132A46" w:rsidRDefault="00916937">
            <w:pPr>
              <w:pStyle w:val="a8"/>
              <w:ind w:firstLineChars="0" w:firstLine="0"/>
            </w:pPr>
            <w:r w:rsidRPr="00132A46">
              <w:t>需求子项</w:t>
            </w:r>
          </w:p>
        </w:tc>
        <w:tc>
          <w:tcPr>
            <w:tcW w:w="2306" w:type="dxa"/>
          </w:tcPr>
          <w:p w:rsidR="004955E1" w:rsidRPr="00132A46" w:rsidRDefault="00916937">
            <w:pPr>
              <w:pStyle w:val="a8"/>
              <w:ind w:firstLineChars="0" w:firstLine="0"/>
            </w:pPr>
            <w:r w:rsidRPr="00132A46">
              <w:t>需求指标</w:t>
            </w:r>
          </w:p>
        </w:tc>
        <w:tc>
          <w:tcPr>
            <w:tcW w:w="1237" w:type="dxa"/>
          </w:tcPr>
          <w:p w:rsidR="004955E1" w:rsidRPr="00132A46" w:rsidRDefault="00916937">
            <w:pPr>
              <w:pStyle w:val="a8"/>
              <w:ind w:firstLineChars="0" w:firstLine="0"/>
            </w:pPr>
            <w:r w:rsidRPr="00132A46">
              <w:t>数量</w:t>
            </w:r>
          </w:p>
        </w:tc>
      </w:tr>
      <w:tr w:rsidR="004955E1" w:rsidRPr="00132A46">
        <w:trPr>
          <w:jc w:val="center"/>
        </w:trPr>
        <w:tc>
          <w:tcPr>
            <w:tcW w:w="983" w:type="dxa"/>
          </w:tcPr>
          <w:p w:rsidR="004955E1" w:rsidRPr="00132A46" w:rsidRDefault="00916937">
            <w:pPr>
              <w:pStyle w:val="a8"/>
              <w:ind w:firstLineChars="0" w:firstLine="0"/>
            </w:pPr>
            <w:r w:rsidRPr="00132A46">
              <w:t>1</w:t>
            </w:r>
          </w:p>
        </w:tc>
        <w:tc>
          <w:tcPr>
            <w:tcW w:w="1606" w:type="dxa"/>
            <w:vMerge w:val="restart"/>
            <w:vAlign w:val="center"/>
          </w:tcPr>
          <w:p w:rsidR="004955E1" w:rsidRPr="00132A46" w:rsidRDefault="00916937">
            <w:pPr>
              <w:pStyle w:val="a8"/>
              <w:ind w:firstLineChars="0" w:firstLine="0"/>
              <w:jc w:val="center"/>
            </w:pPr>
            <w:r w:rsidRPr="00132A46">
              <w:t>输入接口</w:t>
            </w:r>
          </w:p>
        </w:tc>
        <w:tc>
          <w:tcPr>
            <w:tcW w:w="1701" w:type="dxa"/>
          </w:tcPr>
          <w:p w:rsidR="004955E1" w:rsidRPr="00132A46" w:rsidRDefault="00916937">
            <w:pPr>
              <w:pStyle w:val="a8"/>
              <w:ind w:firstLineChars="0" w:firstLine="0"/>
            </w:pPr>
            <w:r w:rsidRPr="00132A46">
              <w:t xml:space="preserve">1588 </w:t>
            </w:r>
          </w:p>
        </w:tc>
        <w:tc>
          <w:tcPr>
            <w:tcW w:w="2306" w:type="dxa"/>
          </w:tcPr>
          <w:p w:rsidR="004955E1" w:rsidRPr="00132A46" w:rsidRDefault="00916937">
            <w:pPr>
              <w:pStyle w:val="a8"/>
              <w:ind w:firstLineChars="0" w:firstLine="0"/>
            </w:pPr>
            <w:r w:rsidRPr="00132A46">
              <w:t>支持</w:t>
            </w:r>
            <w:r w:rsidRPr="00132A46">
              <w:t>1588 v2</w:t>
            </w:r>
            <w:r w:rsidRPr="00132A46">
              <w:t>的输入</w:t>
            </w:r>
          </w:p>
        </w:tc>
        <w:tc>
          <w:tcPr>
            <w:tcW w:w="1237" w:type="dxa"/>
          </w:tcPr>
          <w:p w:rsidR="004955E1" w:rsidRPr="00132A46" w:rsidRDefault="00916937">
            <w:pPr>
              <w:pStyle w:val="a8"/>
              <w:ind w:firstLineChars="0" w:firstLine="0"/>
            </w:pPr>
            <w:r w:rsidRPr="00132A46">
              <w:t>1</w:t>
            </w:r>
          </w:p>
        </w:tc>
      </w:tr>
      <w:tr w:rsidR="004955E1" w:rsidRPr="00132A46">
        <w:trPr>
          <w:jc w:val="center"/>
        </w:trPr>
        <w:tc>
          <w:tcPr>
            <w:tcW w:w="983" w:type="dxa"/>
          </w:tcPr>
          <w:p w:rsidR="004955E1" w:rsidRPr="00132A46" w:rsidRDefault="00916937">
            <w:pPr>
              <w:pStyle w:val="a8"/>
              <w:ind w:firstLineChars="0" w:firstLine="0"/>
            </w:pPr>
            <w:r w:rsidRPr="00132A46">
              <w:t>2</w:t>
            </w:r>
          </w:p>
        </w:tc>
        <w:tc>
          <w:tcPr>
            <w:tcW w:w="1606" w:type="dxa"/>
            <w:vMerge/>
          </w:tcPr>
          <w:p w:rsidR="004955E1" w:rsidRPr="00132A46" w:rsidRDefault="004955E1">
            <w:pPr>
              <w:pStyle w:val="a8"/>
              <w:ind w:firstLineChars="0" w:firstLine="0"/>
            </w:pPr>
          </w:p>
        </w:tc>
        <w:tc>
          <w:tcPr>
            <w:tcW w:w="1701" w:type="dxa"/>
          </w:tcPr>
          <w:p w:rsidR="004955E1" w:rsidRPr="00132A46" w:rsidRDefault="00916937">
            <w:pPr>
              <w:pStyle w:val="a8"/>
              <w:ind w:firstLineChars="0" w:firstLine="0"/>
              <w:jc w:val="left"/>
            </w:pPr>
            <w:r w:rsidRPr="00132A46">
              <w:t>1PPS+TOD</w:t>
            </w:r>
          </w:p>
        </w:tc>
        <w:tc>
          <w:tcPr>
            <w:tcW w:w="2306" w:type="dxa"/>
          </w:tcPr>
          <w:p w:rsidR="004955E1" w:rsidRPr="00132A46" w:rsidRDefault="00916937">
            <w:pPr>
              <w:pStyle w:val="a8"/>
              <w:ind w:firstLineChars="0" w:firstLine="0"/>
            </w:pPr>
            <w:r w:rsidRPr="00132A46">
              <w:t>接口形式为</w:t>
            </w:r>
            <w:r w:rsidRPr="00132A46">
              <w:t>RJ45</w:t>
            </w:r>
            <w:r w:rsidRPr="00132A46">
              <w:t>，数据格式满足中移动标准：</w:t>
            </w:r>
            <w:r w:rsidRPr="00132A46">
              <w:t>QB-B-016-2010</w:t>
            </w:r>
          </w:p>
        </w:tc>
        <w:tc>
          <w:tcPr>
            <w:tcW w:w="1237" w:type="dxa"/>
          </w:tcPr>
          <w:p w:rsidR="004955E1" w:rsidRPr="00132A46" w:rsidRDefault="00916937">
            <w:pPr>
              <w:pStyle w:val="a8"/>
              <w:ind w:firstLineChars="0" w:firstLine="0"/>
            </w:pPr>
            <w:r w:rsidRPr="00132A46">
              <w:t>2</w:t>
            </w:r>
          </w:p>
        </w:tc>
      </w:tr>
      <w:tr w:rsidR="004955E1" w:rsidRPr="00132A46">
        <w:trPr>
          <w:jc w:val="center"/>
        </w:trPr>
        <w:tc>
          <w:tcPr>
            <w:tcW w:w="983" w:type="dxa"/>
          </w:tcPr>
          <w:p w:rsidR="004955E1" w:rsidRPr="00132A46" w:rsidRDefault="00916937">
            <w:pPr>
              <w:pStyle w:val="a8"/>
              <w:ind w:firstLineChars="0" w:firstLine="0"/>
            </w:pPr>
            <w:r w:rsidRPr="00132A46">
              <w:t>3</w:t>
            </w:r>
          </w:p>
        </w:tc>
        <w:tc>
          <w:tcPr>
            <w:tcW w:w="1606" w:type="dxa"/>
            <w:vMerge/>
          </w:tcPr>
          <w:p w:rsidR="004955E1" w:rsidRPr="00132A46" w:rsidRDefault="004955E1">
            <w:pPr>
              <w:pStyle w:val="a8"/>
              <w:ind w:firstLineChars="0" w:firstLine="0"/>
              <w:rPr>
                <w:highlight w:val="yellow"/>
              </w:rPr>
            </w:pPr>
          </w:p>
        </w:tc>
        <w:tc>
          <w:tcPr>
            <w:tcW w:w="1701" w:type="dxa"/>
          </w:tcPr>
          <w:p w:rsidR="004955E1" w:rsidRPr="00132A46" w:rsidRDefault="00916937">
            <w:pPr>
              <w:pStyle w:val="a8"/>
              <w:ind w:firstLineChars="0" w:firstLine="0"/>
              <w:rPr>
                <w:highlight w:val="yellow"/>
              </w:rPr>
            </w:pPr>
            <w:r w:rsidRPr="00132A46">
              <w:t>10MHz</w:t>
            </w:r>
          </w:p>
        </w:tc>
        <w:tc>
          <w:tcPr>
            <w:tcW w:w="2306" w:type="dxa"/>
          </w:tcPr>
          <w:p w:rsidR="004955E1" w:rsidRPr="00132A46" w:rsidRDefault="00916937">
            <w:pPr>
              <w:pStyle w:val="a8"/>
              <w:ind w:firstLineChars="0" w:firstLine="0"/>
            </w:pPr>
            <w:r w:rsidRPr="00132A46">
              <w:t>频率输入</w:t>
            </w:r>
          </w:p>
        </w:tc>
        <w:tc>
          <w:tcPr>
            <w:tcW w:w="1237" w:type="dxa"/>
          </w:tcPr>
          <w:p w:rsidR="004955E1" w:rsidRPr="00132A46" w:rsidRDefault="00916937">
            <w:pPr>
              <w:pStyle w:val="a8"/>
              <w:ind w:firstLineChars="0" w:firstLine="0"/>
            </w:pPr>
            <w:r w:rsidRPr="00132A46">
              <w:t>1</w:t>
            </w:r>
          </w:p>
        </w:tc>
      </w:tr>
      <w:tr w:rsidR="004955E1" w:rsidRPr="00132A46">
        <w:trPr>
          <w:jc w:val="center"/>
        </w:trPr>
        <w:tc>
          <w:tcPr>
            <w:tcW w:w="983" w:type="dxa"/>
          </w:tcPr>
          <w:p w:rsidR="004955E1" w:rsidRPr="00132A46" w:rsidRDefault="00916937">
            <w:pPr>
              <w:pStyle w:val="a8"/>
              <w:ind w:firstLineChars="0" w:firstLine="0"/>
            </w:pPr>
            <w:r w:rsidRPr="00132A46">
              <w:t>4</w:t>
            </w:r>
          </w:p>
        </w:tc>
        <w:tc>
          <w:tcPr>
            <w:tcW w:w="1606" w:type="dxa"/>
            <w:vMerge w:val="restart"/>
            <w:vAlign w:val="center"/>
          </w:tcPr>
          <w:p w:rsidR="004955E1" w:rsidRPr="00132A46" w:rsidRDefault="00916937">
            <w:pPr>
              <w:pStyle w:val="a8"/>
              <w:ind w:firstLineChars="0" w:firstLine="0"/>
              <w:jc w:val="center"/>
              <w:rPr>
                <w:highlight w:val="yellow"/>
              </w:rPr>
            </w:pPr>
            <w:r w:rsidRPr="00132A46">
              <w:t>输出接口</w:t>
            </w:r>
          </w:p>
        </w:tc>
        <w:tc>
          <w:tcPr>
            <w:tcW w:w="1701" w:type="dxa"/>
          </w:tcPr>
          <w:p w:rsidR="004955E1" w:rsidRPr="00132A46" w:rsidRDefault="00916937">
            <w:pPr>
              <w:pStyle w:val="a8"/>
              <w:ind w:firstLineChars="0" w:firstLine="0"/>
              <w:jc w:val="left"/>
            </w:pPr>
            <w:r w:rsidRPr="00132A46">
              <w:t>1PPS+TOD</w:t>
            </w:r>
          </w:p>
        </w:tc>
        <w:tc>
          <w:tcPr>
            <w:tcW w:w="2306" w:type="dxa"/>
          </w:tcPr>
          <w:p w:rsidR="004955E1" w:rsidRPr="00132A46" w:rsidRDefault="00916937">
            <w:pPr>
              <w:pStyle w:val="a8"/>
              <w:ind w:firstLineChars="0" w:firstLine="0"/>
            </w:pPr>
            <w:r w:rsidRPr="00132A46">
              <w:t>接口形式为</w:t>
            </w:r>
            <w:r w:rsidRPr="00132A46">
              <w:t>RJ45</w:t>
            </w:r>
            <w:r w:rsidRPr="00132A46">
              <w:t>，数据</w:t>
            </w:r>
            <w:r w:rsidRPr="00132A46">
              <w:lastRenderedPageBreak/>
              <w:t>格式满足中移动标准：</w:t>
            </w:r>
            <w:r w:rsidRPr="00132A46">
              <w:t>QB-B-016-2010</w:t>
            </w:r>
          </w:p>
        </w:tc>
        <w:tc>
          <w:tcPr>
            <w:tcW w:w="1237" w:type="dxa"/>
          </w:tcPr>
          <w:p w:rsidR="004955E1" w:rsidRPr="00132A46" w:rsidRDefault="00916937">
            <w:pPr>
              <w:pStyle w:val="a8"/>
              <w:ind w:firstLineChars="0" w:firstLine="0"/>
            </w:pPr>
            <w:r w:rsidRPr="00132A46">
              <w:lastRenderedPageBreak/>
              <w:t>待定</w:t>
            </w:r>
          </w:p>
        </w:tc>
      </w:tr>
      <w:tr w:rsidR="004955E1" w:rsidRPr="00132A46">
        <w:trPr>
          <w:jc w:val="center"/>
        </w:trPr>
        <w:tc>
          <w:tcPr>
            <w:tcW w:w="983" w:type="dxa"/>
          </w:tcPr>
          <w:p w:rsidR="004955E1" w:rsidRPr="00132A46" w:rsidRDefault="00916937">
            <w:pPr>
              <w:pStyle w:val="a8"/>
              <w:ind w:firstLineChars="0" w:firstLine="0"/>
            </w:pPr>
            <w:r w:rsidRPr="00132A46">
              <w:lastRenderedPageBreak/>
              <w:t>5</w:t>
            </w:r>
          </w:p>
        </w:tc>
        <w:tc>
          <w:tcPr>
            <w:tcW w:w="1606" w:type="dxa"/>
            <w:vMerge/>
          </w:tcPr>
          <w:p w:rsidR="004955E1" w:rsidRPr="00132A46" w:rsidRDefault="004955E1">
            <w:pPr>
              <w:pStyle w:val="a8"/>
              <w:ind w:firstLineChars="0" w:firstLine="0"/>
              <w:jc w:val="center"/>
            </w:pPr>
          </w:p>
        </w:tc>
        <w:tc>
          <w:tcPr>
            <w:tcW w:w="1701" w:type="dxa"/>
          </w:tcPr>
          <w:p w:rsidR="004955E1" w:rsidRPr="00132A46" w:rsidRDefault="00916937">
            <w:pPr>
              <w:pStyle w:val="a8"/>
              <w:ind w:firstLineChars="0" w:firstLine="0"/>
            </w:pPr>
            <w:r w:rsidRPr="00132A46">
              <w:t>10MHz</w:t>
            </w:r>
          </w:p>
        </w:tc>
        <w:tc>
          <w:tcPr>
            <w:tcW w:w="2306" w:type="dxa"/>
          </w:tcPr>
          <w:p w:rsidR="004955E1" w:rsidRPr="00132A46" w:rsidRDefault="00916937">
            <w:pPr>
              <w:pStyle w:val="a8"/>
              <w:ind w:firstLineChars="0" w:firstLine="0"/>
            </w:pPr>
            <w:r w:rsidRPr="00132A46">
              <w:t>频率输出</w:t>
            </w:r>
          </w:p>
        </w:tc>
        <w:tc>
          <w:tcPr>
            <w:tcW w:w="1237" w:type="dxa"/>
          </w:tcPr>
          <w:p w:rsidR="004955E1" w:rsidRPr="00132A46" w:rsidRDefault="00916937">
            <w:pPr>
              <w:pStyle w:val="a8"/>
              <w:ind w:firstLineChars="0" w:firstLine="0"/>
            </w:pPr>
            <w:r w:rsidRPr="00132A46">
              <w:t>1</w:t>
            </w:r>
          </w:p>
        </w:tc>
      </w:tr>
      <w:tr w:rsidR="004955E1" w:rsidRPr="00132A46">
        <w:trPr>
          <w:jc w:val="center"/>
        </w:trPr>
        <w:tc>
          <w:tcPr>
            <w:tcW w:w="983" w:type="dxa"/>
          </w:tcPr>
          <w:p w:rsidR="004955E1" w:rsidRPr="00132A46" w:rsidRDefault="00916937">
            <w:pPr>
              <w:pStyle w:val="a8"/>
              <w:ind w:firstLineChars="0" w:firstLine="0"/>
            </w:pPr>
            <w:r w:rsidRPr="00132A46">
              <w:t>6</w:t>
            </w:r>
          </w:p>
        </w:tc>
        <w:tc>
          <w:tcPr>
            <w:tcW w:w="1606" w:type="dxa"/>
          </w:tcPr>
          <w:p w:rsidR="004955E1" w:rsidRPr="00132A46" w:rsidRDefault="00916937">
            <w:pPr>
              <w:pStyle w:val="a8"/>
              <w:ind w:firstLineChars="0" w:firstLine="0"/>
              <w:jc w:val="center"/>
            </w:pPr>
            <w:r w:rsidRPr="00132A46">
              <w:t>管理接口</w:t>
            </w:r>
          </w:p>
        </w:tc>
        <w:tc>
          <w:tcPr>
            <w:tcW w:w="1701" w:type="dxa"/>
          </w:tcPr>
          <w:p w:rsidR="004955E1" w:rsidRPr="00132A46" w:rsidRDefault="00916937">
            <w:pPr>
              <w:pStyle w:val="a8"/>
              <w:ind w:firstLineChars="0" w:firstLine="0"/>
            </w:pPr>
            <w:r w:rsidRPr="00132A46">
              <w:t>SPI  or  I2C</w:t>
            </w:r>
          </w:p>
        </w:tc>
        <w:tc>
          <w:tcPr>
            <w:tcW w:w="2306" w:type="dxa"/>
          </w:tcPr>
          <w:p w:rsidR="004955E1" w:rsidRPr="00132A46" w:rsidRDefault="00916937">
            <w:pPr>
              <w:pStyle w:val="a8"/>
              <w:ind w:firstLineChars="0" w:firstLine="0"/>
            </w:pPr>
            <w:r w:rsidRPr="00132A46">
              <w:t>进行相关配置</w:t>
            </w:r>
          </w:p>
        </w:tc>
        <w:tc>
          <w:tcPr>
            <w:tcW w:w="1237" w:type="dxa"/>
          </w:tcPr>
          <w:p w:rsidR="004955E1" w:rsidRPr="00132A46" w:rsidRDefault="00916937">
            <w:pPr>
              <w:pStyle w:val="a8"/>
              <w:ind w:firstLineChars="0" w:firstLine="0"/>
            </w:pPr>
            <w:r w:rsidRPr="00132A46">
              <w:t>1</w:t>
            </w:r>
          </w:p>
        </w:tc>
      </w:tr>
      <w:tr w:rsidR="004955E1" w:rsidRPr="00132A46">
        <w:trPr>
          <w:jc w:val="center"/>
        </w:trPr>
        <w:tc>
          <w:tcPr>
            <w:tcW w:w="983" w:type="dxa"/>
          </w:tcPr>
          <w:p w:rsidR="004955E1" w:rsidRPr="00132A46" w:rsidRDefault="00916937">
            <w:pPr>
              <w:pStyle w:val="a8"/>
              <w:ind w:firstLineChars="0" w:firstLine="0"/>
            </w:pPr>
            <w:r w:rsidRPr="00132A46">
              <w:t>7</w:t>
            </w:r>
          </w:p>
        </w:tc>
        <w:tc>
          <w:tcPr>
            <w:tcW w:w="1606" w:type="dxa"/>
            <w:vMerge w:val="restart"/>
            <w:vAlign w:val="center"/>
          </w:tcPr>
          <w:p w:rsidR="004955E1" w:rsidRPr="00132A46" w:rsidRDefault="00916937">
            <w:pPr>
              <w:pStyle w:val="a8"/>
              <w:ind w:firstLineChars="0" w:firstLine="0"/>
              <w:jc w:val="center"/>
            </w:pPr>
            <w:r w:rsidRPr="00132A46">
              <w:t>配置项</w:t>
            </w:r>
          </w:p>
        </w:tc>
        <w:tc>
          <w:tcPr>
            <w:tcW w:w="1701" w:type="dxa"/>
          </w:tcPr>
          <w:p w:rsidR="004955E1" w:rsidRPr="00132A46" w:rsidRDefault="00916937">
            <w:pPr>
              <w:pStyle w:val="a8"/>
              <w:ind w:firstLineChars="0" w:firstLine="0"/>
            </w:pPr>
            <w:r w:rsidRPr="00132A46">
              <w:t>同步源优先级选择</w:t>
            </w:r>
          </w:p>
        </w:tc>
        <w:tc>
          <w:tcPr>
            <w:tcW w:w="2306" w:type="dxa"/>
          </w:tcPr>
          <w:p w:rsidR="004955E1" w:rsidRPr="00132A46" w:rsidRDefault="00916937">
            <w:pPr>
              <w:pStyle w:val="a8"/>
              <w:ind w:firstLineChars="0" w:firstLine="0"/>
            </w:pPr>
            <w:r w:rsidRPr="00132A46">
              <w:t>多个同步源通过配置可选择优先级</w:t>
            </w:r>
          </w:p>
        </w:tc>
        <w:tc>
          <w:tcPr>
            <w:tcW w:w="1237" w:type="dxa"/>
          </w:tcPr>
          <w:p w:rsidR="004955E1" w:rsidRPr="00132A46" w:rsidRDefault="00916937">
            <w:pPr>
              <w:pStyle w:val="a8"/>
              <w:ind w:firstLineChars="0" w:firstLine="0"/>
            </w:pPr>
            <w:r w:rsidRPr="00132A46">
              <w:t>1</w:t>
            </w:r>
          </w:p>
        </w:tc>
      </w:tr>
      <w:tr w:rsidR="004955E1" w:rsidRPr="00132A46">
        <w:trPr>
          <w:jc w:val="center"/>
        </w:trPr>
        <w:tc>
          <w:tcPr>
            <w:tcW w:w="983" w:type="dxa"/>
          </w:tcPr>
          <w:p w:rsidR="004955E1" w:rsidRPr="00132A46" w:rsidRDefault="00916937">
            <w:pPr>
              <w:pStyle w:val="a8"/>
              <w:ind w:firstLineChars="0" w:firstLine="0"/>
            </w:pPr>
            <w:r w:rsidRPr="00132A46">
              <w:t>8</w:t>
            </w:r>
          </w:p>
        </w:tc>
        <w:tc>
          <w:tcPr>
            <w:tcW w:w="1606" w:type="dxa"/>
            <w:vMerge/>
          </w:tcPr>
          <w:p w:rsidR="004955E1" w:rsidRPr="00132A46" w:rsidRDefault="004955E1">
            <w:pPr>
              <w:pStyle w:val="a8"/>
              <w:ind w:firstLineChars="0" w:firstLine="0"/>
              <w:jc w:val="center"/>
            </w:pPr>
          </w:p>
        </w:tc>
        <w:tc>
          <w:tcPr>
            <w:tcW w:w="1701" w:type="dxa"/>
          </w:tcPr>
          <w:p w:rsidR="004955E1" w:rsidRPr="00132A46" w:rsidRDefault="00916937">
            <w:pPr>
              <w:pStyle w:val="a8"/>
              <w:ind w:firstLineChars="0" w:firstLine="0"/>
            </w:pPr>
            <w:r w:rsidRPr="00132A46">
              <w:t>告警</w:t>
            </w:r>
          </w:p>
        </w:tc>
        <w:tc>
          <w:tcPr>
            <w:tcW w:w="2306" w:type="dxa"/>
          </w:tcPr>
          <w:p w:rsidR="004955E1" w:rsidRPr="00132A46" w:rsidRDefault="00916937">
            <w:pPr>
              <w:pStyle w:val="a8"/>
              <w:ind w:firstLineChars="0" w:firstLine="0"/>
            </w:pPr>
            <w:r w:rsidRPr="00132A46">
              <w:t>可通过管理接口查看告警等相关信息</w:t>
            </w:r>
          </w:p>
        </w:tc>
        <w:tc>
          <w:tcPr>
            <w:tcW w:w="1237" w:type="dxa"/>
          </w:tcPr>
          <w:p w:rsidR="004955E1" w:rsidRPr="00132A46" w:rsidRDefault="004955E1">
            <w:pPr>
              <w:pStyle w:val="a8"/>
              <w:ind w:firstLineChars="0" w:firstLine="0"/>
            </w:pPr>
          </w:p>
        </w:tc>
      </w:tr>
      <w:tr w:rsidR="004955E1" w:rsidRPr="00132A46">
        <w:trPr>
          <w:jc w:val="center"/>
        </w:trPr>
        <w:tc>
          <w:tcPr>
            <w:tcW w:w="983" w:type="dxa"/>
          </w:tcPr>
          <w:p w:rsidR="004955E1" w:rsidRPr="00132A46" w:rsidRDefault="00916937">
            <w:pPr>
              <w:pStyle w:val="a8"/>
              <w:ind w:firstLineChars="0" w:firstLine="0"/>
            </w:pPr>
            <w:r w:rsidRPr="00132A46">
              <w:t>9</w:t>
            </w:r>
          </w:p>
        </w:tc>
        <w:tc>
          <w:tcPr>
            <w:tcW w:w="1606" w:type="dxa"/>
            <w:vMerge w:val="restart"/>
            <w:vAlign w:val="center"/>
          </w:tcPr>
          <w:p w:rsidR="004955E1" w:rsidRPr="00132A46" w:rsidRDefault="00916937">
            <w:pPr>
              <w:pStyle w:val="a8"/>
              <w:ind w:firstLineChars="0" w:firstLine="0"/>
              <w:jc w:val="center"/>
            </w:pPr>
            <w:r w:rsidRPr="00132A46">
              <w:t>精度</w:t>
            </w:r>
          </w:p>
        </w:tc>
        <w:tc>
          <w:tcPr>
            <w:tcW w:w="1701" w:type="dxa"/>
          </w:tcPr>
          <w:p w:rsidR="004955E1" w:rsidRPr="00132A46" w:rsidRDefault="00916937">
            <w:pPr>
              <w:pStyle w:val="a8"/>
              <w:ind w:firstLineChars="0" w:firstLine="0"/>
            </w:pPr>
            <w:r w:rsidRPr="00132A46">
              <w:t>抖动</w:t>
            </w:r>
          </w:p>
        </w:tc>
        <w:tc>
          <w:tcPr>
            <w:tcW w:w="2306" w:type="dxa"/>
          </w:tcPr>
          <w:p w:rsidR="004955E1" w:rsidRPr="00132A46" w:rsidRDefault="00916937">
            <w:pPr>
              <w:pStyle w:val="a8"/>
              <w:ind w:firstLineChars="0" w:firstLine="0"/>
            </w:pPr>
            <w:r w:rsidRPr="00132A46">
              <w:t>1588</w:t>
            </w:r>
            <w:r w:rsidRPr="00132A46">
              <w:t>信号源到解析区间内，抖动满足</w:t>
            </w:r>
            <w:r w:rsidRPr="00132A46">
              <w:t>≤100ns</w:t>
            </w:r>
            <w:r w:rsidRPr="00132A46">
              <w:t>（一跳）</w:t>
            </w:r>
          </w:p>
        </w:tc>
        <w:tc>
          <w:tcPr>
            <w:tcW w:w="1237" w:type="dxa"/>
          </w:tcPr>
          <w:p w:rsidR="004955E1" w:rsidRPr="00132A46" w:rsidRDefault="004955E1">
            <w:pPr>
              <w:pStyle w:val="a8"/>
              <w:ind w:firstLineChars="0" w:firstLine="0"/>
            </w:pPr>
          </w:p>
        </w:tc>
      </w:tr>
      <w:tr w:rsidR="004955E1" w:rsidRPr="00132A46">
        <w:trPr>
          <w:jc w:val="center"/>
        </w:trPr>
        <w:tc>
          <w:tcPr>
            <w:tcW w:w="983" w:type="dxa"/>
          </w:tcPr>
          <w:p w:rsidR="004955E1" w:rsidRPr="00132A46" w:rsidRDefault="00916937">
            <w:pPr>
              <w:pStyle w:val="a8"/>
              <w:ind w:firstLineChars="0" w:firstLine="0"/>
            </w:pPr>
            <w:r w:rsidRPr="00132A46">
              <w:t>10</w:t>
            </w:r>
          </w:p>
        </w:tc>
        <w:tc>
          <w:tcPr>
            <w:tcW w:w="1606" w:type="dxa"/>
            <w:vMerge/>
            <w:vAlign w:val="center"/>
          </w:tcPr>
          <w:p w:rsidR="004955E1" w:rsidRPr="00132A46" w:rsidRDefault="004955E1">
            <w:pPr>
              <w:pStyle w:val="a8"/>
              <w:ind w:firstLineChars="0" w:firstLine="0"/>
              <w:jc w:val="center"/>
            </w:pPr>
          </w:p>
        </w:tc>
        <w:tc>
          <w:tcPr>
            <w:tcW w:w="1701" w:type="dxa"/>
          </w:tcPr>
          <w:p w:rsidR="004955E1" w:rsidRPr="00132A46" w:rsidRDefault="00916937">
            <w:pPr>
              <w:pStyle w:val="a8"/>
              <w:ind w:firstLineChars="0" w:firstLine="0"/>
            </w:pPr>
            <w:r w:rsidRPr="00132A46">
              <w:t>Holdover</w:t>
            </w:r>
          </w:p>
        </w:tc>
        <w:tc>
          <w:tcPr>
            <w:tcW w:w="2306" w:type="dxa"/>
          </w:tcPr>
          <w:p w:rsidR="004955E1" w:rsidRPr="00132A46" w:rsidRDefault="00916937">
            <w:pPr>
              <w:pStyle w:val="a8"/>
              <w:ind w:firstLineChars="0" w:firstLine="0"/>
            </w:pPr>
            <w:r w:rsidRPr="00132A46">
              <w:t>1.5us/24h</w:t>
            </w:r>
          </w:p>
        </w:tc>
        <w:tc>
          <w:tcPr>
            <w:tcW w:w="1237" w:type="dxa"/>
          </w:tcPr>
          <w:p w:rsidR="004955E1" w:rsidRPr="00132A46" w:rsidRDefault="004955E1">
            <w:pPr>
              <w:pStyle w:val="a8"/>
              <w:ind w:firstLineChars="0" w:firstLine="0"/>
            </w:pPr>
          </w:p>
        </w:tc>
      </w:tr>
    </w:tbl>
    <w:p w:rsidR="004955E1" w:rsidRPr="00132A46" w:rsidRDefault="004955E1">
      <w:pPr>
        <w:pStyle w:val="11"/>
        <w:spacing w:line="360" w:lineRule="auto"/>
        <w:ind w:left="420" w:firstLineChars="0" w:firstLine="0"/>
        <w:rPr>
          <w:rFonts w:ascii="Times New Roman" w:hAnsi="Times New Roman"/>
        </w:rPr>
      </w:pPr>
    </w:p>
    <w:p w:rsidR="004955E1" w:rsidRPr="00132A46" w:rsidRDefault="00916937" w:rsidP="002B08C0">
      <w:pPr>
        <w:pStyle w:val="11"/>
        <w:numPr>
          <w:ilvl w:val="0"/>
          <w:numId w:val="35"/>
        </w:numPr>
        <w:spacing w:line="360" w:lineRule="auto"/>
        <w:ind w:left="709" w:firstLineChars="0"/>
        <w:rPr>
          <w:rFonts w:ascii="Times New Roman" w:hAnsi="Times New Roman"/>
        </w:rPr>
      </w:pPr>
      <w:r w:rsidRPr="00132A46">
        <w:rPr>
          <w:rFonts w:ascii="Times New Roman" w:hAnsi="Times New Roman"/>
        </w:rPr>
        <w:t>型号</w:t>
      </w:r>
      <w:r w:rsidRPr="002B08C0">
        <w:rPr>
          <w:rFonts w:ascii="Times New Roman" w:hAnsi="Times New Roman"/>
          <w:szCs w:val="18"/>
        </w:rPr>
        <w:t>选择</w:t>
      </w:r>
    </w:p>
    <w:p w:rsidR="004955E1" w:rsidRPr="00132A46" w:rsidRDefault="00916937" w:rsidP="00195324">
      <w:pPr>
        <w:pStyle w:val="a8"/>
        <w:ind w:left="426" w:firstLineChars="0" w:firstLine="0"/>
      </w:pPr>
      <w:r w:rsidRPr="00132A46">
        <w:t>根据前期调研，现有三家提供解决方案可满足我方需求：大普通信、建普奇正以及浩知宁科技，现将三家方案进行比较，根据下表可以看出，各家方案实现能力大致相同，但从支持力度以及自研技术能力，建议采用大普通信模块。</w:t>
      </w:r>
    </w:p>
    <w:p w:rsidR="004955E1" w:rsidRPr="00132A46" w:rsidRDefault="00916937">
      <w:pPr>
        <w:pStyle w:val="a"/>
        <w:ind w:left="851"/>
        <w:rPr>
          <w:rFonts w:ascii="Times New Roman" w:hAnsi="Times New Roman" w:cs="Times New Roman"/>
        </w:rPr>
      </w:pPr>
      <w:bookmarkStart w:id="97" w:name="_Toc517706906"/>
      <w:r w:rsidRPr="00132A46">
        <w:rPr>
          <w:rFonts w:ascii="Times New Roman" w:hAnsi="Times New Roman" w:cs="Times New Roman"/>
        </w:rPr>
        <w:t>各家方案对比</w:t>
      </w:r>
      <w:bookmarkEnd w:id="97"/>
    </w:p>
    <w:tbl>
      <w:tblPr>
        <w:tblW w:w="8943" w:type="dxa"/>
        <w:jc w:val="center"/>
        <w:tblLayout w:type="fixed"/>
        <w:tblLook w:val="04A0" w:firstRow="1" w:lastRow="0" w:firstColumn="1" w:lastColumn="0" w:noHBand="0" w:noVBand="1"/>
      </w:tblPr>
      <w:tblGrid>
        <w:gridCol w:w="981"/>
        <w:gridCol w:w="2199"/>
        <w:gridCol w:w="1471"/>
        <w:gridCol w:w="2146"/>
        <w:gridCol w:w="2146"/>
      </w:tblGrid>
      <w:tr w:rsidR="004955E1" w:rsidRPr="00132A46">
        <w:trPr>
          <w:trHeight w:val="270"/>
          <w:jc w:val="center"/>
        </w:trPr>
        <w:tc>
          <w:tcPr>
            <w:tcW w:w="318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jc w:val="center"/>
              <w:rPr>
                <w:color w:val="000000"/>
                <w:szCs w:val="21"/>
              </w:rPr>
            </w:pPr>
            <w:r w:rsidRPr="00132A46">
              <w:rPr>
                <w:color w:val="000000"/>
                <w:szCs w:val="21"/>
              </w:rPr>
              <w:t>指标</w:t>
            </w:r>
          </w:p>
        </w:tc>
        <w:tc>
          <w:tcPr>
            <w:tcW w:w="1471" w:type="dxa"/>
            <w:tcBorders>
              <w:top w:val="single" w:sz="4" w:space="0" w:color="auto"/>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大普（</w:t>
            </w:r>
            <w:r w:rsidRPr="00132A46">
              <w:rPr>
                <w:color w:val="000000"/>
                <w:szCs w:val="21"/>
              </w:rPr>
              <w:t>CM54</w:t>
            </w:r>
            <w:r w:rsidRPr="00132A46">
              <w:rPr>
                <w:color w:val="000000"/>
                <w:szCs w:val="21"/>
              </w:rPr>
              <w:t>）</w:t>
            </w:r>
          </w:p>
        </w:tc>
        <w:tc>
          <w:tcPr>
            <w:tcW w:w="2146" w:type="dxa"/>
            <w:tcBorders>
              <w:top w:val="single" w:sz="4" w:space="0" w:color="auto"/>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建普奇正</w:t>
            </w:r>
            <w:r w:rsidRPr="00132A46">
              <w:rPr>
                <w:color w:val="000000"/>
                <w:szCs w:val="21"/>
              </w:rPr>
              <w:t>(M88)</w:t>
            </w:r>
          </w:p>
        </w:tc>
        <w:tc>
          <w:tcPr>
            <w:tcW w:w="2146" w:type="dxa"/>
            <w:tcBorders>
              <w:top w:val="single" w:sz="4" w:space="0" w:color="auto"/>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浩知宁科技</w:t>
            </w:r>
          </w:p>
        </w:tc>
      </w:tr>
      <w:tr w:rsidR="004955E1" w:rsidRPr="00132A46">
        <w:trPr>
          <w:trHeight w:val="360"/>
          <w:jc w:val="center"/>
        </w:trPr>
        <w:tc>
          <w:tcPr>
            <w:tcW w:w="981" w:type="dxa"/>
            <w:vMerge w:val="restart"/>
            <w:tcBorders>
              <w:top w:val="nil"/>
              <w:left w:val="single" w:sz="4" w:space="0" w:color="auto"/>
              <w:bottom w:val="single" w:sz="4" w:space="0" w:color="000000"/>
              <w:right w:val="single" w:sz="4" w:space="0" w:color="auto"/>
            </w:tcBorders>
            <w:shd w:val="clear" w:color="auto" w:fill="auto"/>
            <w:vAlign w:val="center"/>
          </w:tcPr>
          <w:p w:rsidR="004955E1" w:rsidRPr="00132A46" w:rsidRDefault="00916937">
            <w:pPr>
              <w:widowControl/>
              <w:autoSpaceDE/>
              <w:autoSpaceDN/>
              <w:adjustRightInd/>
              <w:spacing w:line="240" w:lineRule="auto"/>
              <w:jc w:val="center"/>
              <w:rPr>
                <w:color w:val="000000"/>
                <w:szCs w:val="21"/>
              </w:rPr>
            </w:pPr>
            <w:r w:rsidRPr="00132A46">
              <w:rPr>
                <w:color w:val="000000"/>
                <w:szCs w:val="21"/>
              </w:rPr>
              <w:t>输入接口</w:t>
            </w:r>
          </w:p>
        </w:tc>
        <w:tc>
          <w:tcPr>
            <w:tcW w:w="2199"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SGMII</w:t>
            </w:r>
          </w:p>
        </w:tc>
        <w:tc>
          <w:tcPr>
            <w:tcW w:w="1471"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1</w:t>
            </w:r>
            <w:r w:rsidRPr="00132A46">
              <w:rPr>
                <w:color w:val="000000"/>
                <w:szCs w:val="21"/>
              </w:rPr>
              <w:t>可以输出</w:t>
            </w:r>
          </w:p>
        </w:tc>
        <w:tc>
          <w:tcPr>
            <w:tcW w:w="2146"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jc w:val="right"/>
              <w:rPr>
                <w:color w:val="000000"/>
                <w:szCs w:val="21"/>
              </w:rPr>
            </w:pPr>
            <w:r w:rsidRPr="00132A46">
              <w:rPr>
                <w:color w:val="000000"/>
                <w:szCs w:val="21"/>
              </w:rPr>
              <w:t>1</w:t>
            </w:r>
          </w:p>
        </w:tc>
        <w:tc>
          <w:tcPr>
            <w:tcW w:w="2146"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 xml:space="preserve">　</w:t>
            </w:r>
          </w:p>
        </w:tc>
      </w:tr>
      <w:tr w:rsidR="004955E1" w:rsidRPr="00132A46">
        <w:trPr>
          <w:trHeight w:val="360"/>
          <w:jc w:val="center"/>
        </w:trPr>
        <w:tc>
          <w:tcPr>
            <w:tcW w:w="981" w:type="dxa"/>
            <w:vMerge/>
            <w:tcBorders>
              <w:top w:val="nil"/>
              <w:left w:val="single" w:sz="4" w:space="0" w:color="auto"/>
              <w:bottom w:val="single" w:sz="4" w:space="0" w:color="000000"/>
              <w:right w:val="single" w:sz="4" w:space="0" w:color="auto"/>
            </w:tcBorders>
            <w:vAlign w:val="center"/>
          </w:tcPr>
          <w:p w:rsidR="004955E1" w:rsidRPr="00132A46" w:rsidRDefault="004955E1">
            <w:pPr>
              <w:widowControl/>
              <w:autoSpaceDE/>
              <w:autoSpaceDN/>
              <w:adjustRightInd/>
              <w:spacing w:line="240" w:lineRule="auto"/>
              <w:rPr>
                <w:color w:val="000000"/>
                <w:szCs w:val="21"/>
              </w:rPr>
            </w:pPr>
          </w:p>
        </w:tc>
        <w:tc>
          <w:tcPr>
            <w:tcW w:w="2199"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1pps</w:t>
            </w:r>
          </w:p>
        </w:tc>
        <w:tc>
          <w:tcPr>
            <w:tcW w:w="1471" w:type="dxa"/>
            <w:tcBorders>
              <w:top w:val="nil"/>
              <w:left w:val="nil"/>
              <w:bottom w:val="single" w:sz="4" w:space="0" w:color="auto"/>
              <w:right w:val="single" w:sz="4" w:space="0" w:color="auto"/>
            </w:tcBorders>
            <w:shd w:val="clear" w:color="auto" w:fill="auto"/>
            <w:vAlign w:val="center"/>
          </w:tcPr>
          <w:p w:rsidR="004955E1" w:rsidRPr="00132A46" w:rsidRDefault="000464D9">
            <w:pPr>
              <w:widowControl/>
              <w:autoSpaceDE/>
              <w:autoSpaceDN/>
              <w:adjustRightInd/>
              <w:spacing w:line="240" w:lineRule="auto"/>
              <w:jc w:val="right"/>
              <w:rPr>
                <w:color w:val="000000"/>
                <w:szCs w:val="21"/>
              </w:rPr>
            </w:pPr>
            <w:r w:rsidRPr="00132A46">
              <w:rPr>
                <w:color w:val="000000"/>
                <w:szCs w:val="21"/>
              </w:rPr>
              <w:t>2</w:t>
            </w:r>
          </w:p>
        </w:tc>
        <w:tc>
          <w:tcPr>
            <w:tcW w:w="2146"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jc w:val="right"/>
              <w:rPr>
                <w:color w:val="000000"/>
                <w:szCs w:val="21"/>
              </w:rPr>
            </w:pPr>
            <w:r w:rsidRPr="00132A46">
              <w:rPr>
                <w:color w:val="000000"/>
                <w:szCs w:val="21"/>
              </w:rPr>
              <w:t>2</w:t>
            </w:r>
          </w:p>
        </w:tc>
        <w:tc>
          <w:tcPr>
            <w:tcW w:w="2146"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 xml:space="preserve">　</w:t>
            </w:r>
          </w:p>
        </w:tc>
      </w:tr>
      <w:tr w:rsidR="004955E1" w:rsidRPr="00132A46">
        <w:trPr>
          <w:trHeight w:val="405"/>
          <w:jc w:val="center"/>
        </w:trPr>
        <w:tc>
          <w:tcPr>
            <w:tcW w:w="981" w:type="dxa"/>
            <w:vMerge/>
            <w:tcBorders>
              <w:top w:val="nil"/>
              <w:left w:val="single" w:sz="4" w:space="0" w:color="auto"/>
              <w:bottom w:val="single" w:sz="4" w:space="0" w:color="000000"/>
              <w:right w:val="single" w:sz="4" w:space="0" w:color="auto"/>
            </w:tcBorders>
            <w:vAlign w:val="center"/>
          </w:tcPr>
          <w:p w:rsidR="004955E1" w:rsidRPr="00132A46" w:rsidRDefault="004955E1">
            <w:pPr>
              <w:widowControl/>
              <w:autoSpaceDE/>
              <w:autoSpaceDN/>
              <w:adjustRightInd/>
              <w:spacing w:line="240" w:lineRule="auto"/>
              <w:rPr>
                <w:color w:val="000000"/>
                <w:szCs w:val="21"/>
              </w:rPr>
            </w:pPr>
          </w:p>
        </w:tc>
        <w:tc>
          <w:tcPr>
            <w:tcW w:w="2199"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TOD</w:t>
            </w:r>
          </w:p>
        </w:tc>
        <w:tc>
          <w:tcPr>
            <w:tcW w:w="1471" w:type="dxa"/>
            <w:tcBorders>
              <w:top w:val="nil"/>
              <w:left w:val="nil"/>
              <w:bottom w:val="single" w:sz="4" w:space="0" w:color="auto"/>
              <w:right w:val="single" w:sz="4" w:space="0" w:color="auto"/>
            </w:tcBorders>
            <w:shd w:val="clear" w:color="auto" w:fill="auto"/>
            <w:vAlign w:val="center"/>
          </w:tcPr>
          <w:p w:rsidR="004955E1" w:rsidRPr="00132A46" w:rsidRDefault="000464D9">
            <w:pPr>
              <w:widowControl/>
              <w:autoSpaceDE/>
              <w:autoSpaceDN/>
              <w:adjustRightInd/>
              <w:spacing w:line="240" w:lineRule="auto"/>
              <w:jc w:val="right"/>
              <w:rPr>
                <w:color w:val="000000"/>
                <w:szCs w:val="21"/>
              </w:rPr>
            </w:pPr>
            <w:r w:rsidRPr="00132A46">
              <w:rPr>
                <w:color w:val="000000"/>
                <w:szCs w:val="21"/>
              </w:rPr>
              <w:t>2</w:t>
            </w:r>
          </w:p>
        </w:tc>
        <w:tc>
          <w:tcPr>
            <w:tcW w:w="2146" w:type="dxa"/>
            <w:tcBorders>
              <w:top w:val="nil"/>
              <w:left w:val="nil"/>
              <w:bottom w:val="single" w:sz="4" w:space="0" w:color="auto"/>
              <w:right w:val="single" w:sz="4" w:space="0" w:color="auto"/>
            </w:tcBorders>
            <w:shd w:val="clear" w:color="auto" w:fill="auto"/>
            <w:vAlign w:val="center"/>
          </w:tcPr>
          <w:p w:rsidR="004955E1" w:rsidRPr="00132A46" w:rsidRDefault="000464D9">
            <w:pPr>
              <w:widowControl/>
              <w:autoSpaceDE/>
              <w:autoSpaceDN/>
              <w:adjustRightInd/>
              <w:spacing w:line="240" w:lineRule="auto"/>
              <w:jc w:val="right"/>
              <w:rPr>
                <w:color w:val="000000"/>
                <w:szCs w:val="21"/>
              </w:rPr>
            </w:pPr>
            <w:r w:rsidRPr="00132A46">
              <w:rPr>
                <w:color w:val="000000"/>
                <w:szCs w:val="21"/>
              </w:rPr>
              <w:t>2</w:t>
            </w:r>
          </w:p>
        </w:tc>
        <w:tc>
          <w:tcPr>
            <w:tcW w:w="2146"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 xml:space="preserve">　</w:t>
            </w:r>
          </w:p>
        </w:tc>
      </w:tr>
      <w:tr w:rsidR="004955E1" w:rsidRPr="00132A46">
        <w:trPr>
          <w:trHeight w:val="345"/>
          <w:jc w:val="center"/>
        </w:trPr>
        <w:tc>
          <w:tcPr>
            <w:tcW w:w="981" w:type="dxa"/>
            <w:vMerge/>
            <w:tcBorders>
              <w:top w:val="nil"/>
              <w:left w:val="single" w:sz="4" w:space="0" w:color="auto"/>
              <w:bottom w:val="single" w:sz="4" w:space="0" w:color="000000"/>
              <w:right w:val="single" w:sz="4" w:space="0" w:color="auto"/>
            </w:tcBorders>
            <w:vAlign w:val="center"/>
          </w:tcPr>
          <w:p w:rsidR="004955E1" w:rsidRPr="00132A46" w:rsidRDefault="004955E1">
            <w:pPr>
              <w:widowControl/>
              <w:autoSpaceDE/>
              <w:autoSpaceDN/>
              <w:adjustRightInd/>
              <w:spacing w:line="240" w:lineRule="auto"/>
              <w:rPr>
                <w:color w:val="000000"/>
                <w:szCs w:val="21"/>
              </w:rPr>
            </w:pPr>
          </w:p>
        </w:tc>
        <w:tc>
          <w:tcPr>
            <w:tcW w:w="2199"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频率</w:t>
            </w:r>
          </w:p>
        </w:tc>
        <w:tc>
          <w:tcPr>
            <w:tcW w:w="1471" w:type="dxa"/>
            <w:tcBorders>
              <w:top w:val="nil"/>
              <w:left w:val="nil"/>
              <w:bottom w:val="single" w:sz="4" w:space="0" w:color="auto"/>
              <w:right w:val="single" w:sz="4" w:space="0" w:color="auto"/>
            </w:tcBorders>
            <w:shd w:val="clear" w:color="auto" w:fill="auto"/>
            <w:vAlign w:val="center"/>
          </w:tcPr>
          <w:p w:rsidR="004955E1" w:rsidRPr="00132A46" w:rsidRDefault="000464D9">
            <w:pPr>
              <w:widowControl/>
              <w:autoSpaceDE/>
              <w:autoSpaceDN/>
              <w:adjustRightInd/>
              <w:spacing w:line="240" w:lineRule="auto"/>
              <w:jc w:val="right"/>
              <w:rPr>
                <w:color w:val="000000"/>
                <w:szCs w:val="21"/>
              </w:rPr>
            </w:pPr>
            <w:r w:rsidRPr="00132A46">
              <w:rPr>
                <w:color w:val="000000"/>
                <w:szCs w:val="21"/>
              </w:rPr>
              <w:t>多个</w:t>
            </w:r>
          </w:p>
        </w:tc>
        <w:tc>
          <w:tcPr>
            <w:tcW w:w="2146"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5</w:t>
            </w:r>
            <w:r w:rsidRPr="00132A46">
              <w:rPr>
                <w:color w:val="000000"/>
                <w:szCs w:val="21"/>
              </w:rPr>
              <w:t>选通</w:t>
            </w:r>
          </w:p>
        </w:tc>
        <w:tc>
          <w:tcPr>
            <w:tcW w:w="2146"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 xml:space="preserve">　</w:t>
            </w:r>
          </w:p>
        </w:tc>
      </w:tr>
      <w:tr w:rsidR="004955E1" w:rsidRPr="00132A46">
        <w:trPr>
          <w:trHeight w:val="330"/>
          <w:jc w:val="center"/>
        </w:trPr>
        <w:tc>
          <w:tcPr>
            <w:tcW w:w="981" w:type="dxa"/>
            <w:vMerge w:val="restart"/>
            <w:tcBorders>
              <w:top w:val="nil"/>
              <w:left w:val="single" w:sz="4" w:space="0" w:color="auto"/>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jc w:val="center"/>
              <w:rPr>
                <w:color w:val="000000"/>
                <w:szCs w:val="21"/>
              </w:rPr>
            </w:pPr>
            <w:r w:rsidRPr="00132A46">
              <w:rPr>
                <w:color w:val="000000"/>
                <w:szCs w:val="21"/>
              </w:rPr>
              <w:t>输出接口</w:t>
            </w:r>
          </w:p>
        </w:tc>
        <w:tc>
          <w:tcPr>
            <w:tcW w:w="2199"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SGMII</w:t>
            </w:r>
          </w:p>
        </w:tc>
        <w:tc>
          <w:tcPr>
            <w:tcW w:w="1471" w:type="dxa"/>
            <w:tcBorders>
              <w:top w:val="nil"/>
              <w:left w:val="nil"/>
              <w:bottom w:val="single" w:sz="4" w:space="0" w:color="auto"/>
              <w:right w:val="single" w:sz="4" w:space="0" w:color="auto"/>
            </w:tcBorders>
            <w:shd w:val="clear" w:color="auto" w:fill="auto"/>
            <w:vAlign w:val="center"/>
          </w:tcPr>
          <w:p w:rsidR="004955E1" w:rsidRPr="00132A46" w:rsidRDefault="000464D9">
            <w:pPr>
              <w:widowControl/>
              <w:autoSpaceDE/>
              <w:autoSpaceDN/>
              <w:adjustRightInd/>
              <w:spacing w:line="240" w:lineRule="auto"/>
              <w:jc w:val="right"/>
              <w:rPr>
                <w:color w:val="000000"/>
                <w:szCs w:val="21"/>
              </w:rPr>
            </w:pPr>
            <w:r w:rsidRPr="00132A46">
              <w:rPr>
                <w:color w:val="000000"/>
                <w:szCs w:val="21"/>
              </w:rPr>
              <w:t>1</w:t>
            </w:r>
          </w:p>
        </w:tc>
        <w:tc>
          <w:tcPr>
            <w:tcW w:w="2146"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jc w:val="right"/>
              <w:rPr>
                <w:color w:val="000000"/>
                <w:szCs w:val="21"/>
              </w:rPr>
            </w:pPr>
            <w:r w:rsidRPr="00132A46">
              <w:rPr>
                <w:color w:val="000000"/>
                <w:szCs w:val="21"/>
              </w:rPr>
              <w:t>1</w:t>
            </w:r>
          </w:p>
        </w:tc>
        <w:tc>
          <w:tcPr>
            <w:tcW w:w="2146"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 xml:space="preserve">　</w:t>
            </w:r>
          </w:p>
        </w:tc>
      </w:tr>
      <w:tr w:rsidR="004955E1" w:rsidRPr="00132A46">
        <w:trPr>
          <w:trHeight w:val="330"/>
          <w:jc w:val="center"/>
        </w:trPr>
        <w:tc>
          <w:tcPr>
            <w:tcW w:w="981" w:type="dxa"/>
            <w:vMerge/>
            <w:tcBorders>
              <w:top w:val="nil"/>
              <w:left w:val="single" w:sz="4" w:space="0" w:color="auto"/>
              <w:bottom w:val="single" w:sz="4" w:space="0" w:color="auto"/>
              <w:right w:val="single" w:sz="4" w:space="0" w:color="auto"/>
            </w:tcBorders>
            <w:vAlign w:val="center"/>
          </w:tcPr>
          <w:p w:rsidR="004955E1" w:rsidRPr="00132A46" w:rsidRDefault="004955E1">
            <w:pPr>
              <w:widowControl/>
              <w:autoSpaceDE/>
              <w:autoSpaceDN/>
              <w:adjustRightInd/>
              <w:spacing w:line="240" w:lineRule="auto"/>
              <w:rPr>
                <w:color w:val="000000"/>
                <w:szCs w:val="21"/>
              </w:rPr>
            </w:pPr>
          </w:p>
        </w:tc>
        <w:tc>
          <w:tcPr>
            <w:tcW w:w="2199"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1PPS</w:t>
            </w:r>
          </w:p>
        </w:tc>
        <w:tc>
          <w:tcPr>
            <w:tcW w:w="1471" w:type="dxa"/>
            <w:tcBorders>
              <w:top w:val="nil"/>
              <w:left w:val="nil"/>
              <w:bottom w:val="single" w:sz="4" w:space="0" w:color="auto"/>
              <w:right w:val="single" w:sz="4" w:space="0" w:color="auto"/>
            </w:tcBorders>
            <w:shd w:val="clear" w:color="auto" w:fill="auto"/>
            <w:vAlign w:val="center"/>
          </w:tcPr>
          <w:p w:rsidR="004955E1" w:rsidRPr="00132A46" w:rsidRDefault="000464D9">
            <w:pPr>
              <w:widowControl/>
              <w:autoSpaceDE/>
              <w:autoSpaceDN/>
              <w:adjustRightInd/>
              <w:spacing w:line="240" w:lineRule="auto"/>
              <w:jc w:val="right"/>
              <w:rPr>
                <w:color w:val="000000"/>
                <w:szCs w:val="21"/>
              </w:rPr>
            </w:pPr>
            <w:r w:rsidRPr="00132A46">
              <w:rPr>
                <w:color w:val="000000"/>
                <w:szCs w:val="21"/>
              </w:rPr>
              <w:t>2</w:t>
            </w:r>
          </w:p>
        </w:tc>
        <w:tc>
          <w:tcPr>
            <w:tcW w:w="2146"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jc w:val="right"/>
              <w:rPr>
                <w:color w:val="000000"/>
                <w:szCs w:val="21"/>
              </w:rPr>
            </w:pPr>
            <w:r w:rsidRPr="00132A46">
              <w:rPr>
                <w:color w:val="000000"/>
                <w:szCs w:val="21"/>
              </w:rPr>
              <w:t>1</w:t>
            </w:r>
          </w:p>
        </w:tc>
        <w:tc>
          <w:tcPr>
            <w:tcW w:w="2146"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 xml:space="preserve">　</w:t>
            </w:r>
          </w:p>
        </w:tc>
      </w:tr>
      <w:tr w:rsidR="004955E1" w:rsidRPr="00132A46">
        <w:trPr>
          <w:trHeight w:val="390"/>
          <w:jc w:val="center"/>
        </w:trPr>
        <w:tc>
          <w:tcPr>
            <w:tcW w:w="981" w:type="dxa"/>
            <w:vMerge/>
            <w:tcBorders>
              <w:top w:val="nil"/>
              <w:left w:val="single" w:sz="4" w:space="0" w:color="auto"/>
              <w:bottom w:val="single" w:sz="4" w:space="0" w:color="auto"/>
              <w:right w:val="single" w:sz="4" w:space="0" w:color="auto"/>
            </w:tcBorders>
            <w:vAlign w:val="center"/>
          </w:tcPr>
          <w:p w:rsidR="004955E1" w:rsidRPr="00132A46" w:rsidRDefault="004955E1">
            <w:pPr>
              <w:widowControl/>
              <w:autoSpaceDE/>
              <w:autoSpaceDN/>
              <w:adjustRightInd/>
              <w:spacing w:line="240" w:lineRule="auto"/>
              <w:rPr>
                <w:color w:val="000000"/>
                <w:szCs w:val="21"/>
              </w:rPr>
            </w:pPr>
          </w:p>
        </w:tc>
        <w:tc>
          <w:tcPr>
            <w:tcW w:w="2199"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TOD</w:t>
            </w:r>
          </w:p>
        </w:tc>
        <w:tc>
          <w:tcPr>
            <w:tcW w:w="1471" w:type="dxa"/>
            <w:tcBorders>
              <w:top w:val="nil"/>
              <w:left w:val="nil"/>
              <w:bottom w:val="single" w:sz="4" w:space="0" w:color="auto"/>
              <w:right w:val="single" w:sz="4" w:space="0" w:color="auto"/>
            </w:tcBorders>
            <w:shd w:val="clear" w:color="auto" w:fill="auto"/>
            <w:vAlign w:val="center"/>
          </w:tcPr>
          <w:p w:rsidR="004955E1" w:rsidRPr="00132A46" w:rsidRDefault="000464D9">
            <w:pPr>
              <w:widowControl/>
              <w:autoSpaceDE/>
              <w:autoSpaceDN/>
              <w:adjustRightInd/>
              <w:spacing w:line="240" w:lineRule="auto"/>
              <w:jc w:val="right"/>
              <w:rPr>
                <w:color w:val="000000"/>
                <w:szCs w:val="21"/>
              </w:rPr>
            </w:pPr>
            <w:r w:rsidRPr="00132A46">
              <w:rPr>
                <w:color w:val="000000"/>
                <w:szCs w:val="21"/>
              </w:rPr>
              <w:t>2</w:t>
            </w:r>
          </w:p>
        </w:tc>
        <w:tc>
          <w:tcPr>
            <w:tcW w:w="2146"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jc w:val="right"/>
              <w:rPr>
                <w:color w:val="000000"/>
                <w:szCs w:val="21"/>
              </w:rPr>
            </w:pPr>
            <w:r w:rsidRPr="00132A46">
              <w:rPr>
                <w:color w:val="000000"/>
                <w:szCs w:val="21"/>
              </w:rPr>
              <w:t>1</w:t>
            </w:r>
          </w:p>
        </w:tc>
        <w:tc>
          <w:tcPr>
            <w:tcW w:w="2146"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 xml:space="preserve">　</w:t>
            </w:r>
          </w:p>
        </w:tc>
      </w:tr>
      <w:tr w:rsidR="004955E1" w:rsidRPr="00132A46">
        <w:trPr>
          <w:trHeight w:val="300"/>
          <w:jc w:val="center"/>
        </w:trPr>
        <w:tc>
          <w:tcPr>
            <w:tcW w:w="981" w:type="dxa"/>
            <w:vMerge/>
            <w:tcBorders>
              <w:top w:val="nil"/>
              <w:left w:val="single" w:sz="4" w:space="0" w:color="auto"/>
              <w:bottom w:val="single" w:sz="4" w:space="0" w:color="auto"/>
              <w:right w:val="single" w:sz="4" w:space="0" w:color="auto"/>
            </w:tcBorders>
            <w:vAlign w:val="center"/>
          </w:tcPr>
          <w:p w:rsidR="004955E1" w:rsidRPr="00132A46" w:rsidRDefault="004955E1">
            <w:pPr>
              <w:widowControl/>
              <w:autoSpaceDE/>
              <w:autoSpaceDN/>
              <w:adjustRightInd/>
              <w:spacing w:line="240" w:lineRule="auto"/>
              <w:rPr>
                <w:color w:val="000000"/>
                <w:szCs w:val="21"/>
              </w:rPr>
            </w:pPr>
          </w:p>
        </w:tc>
        <w:tc>
          <w:tcPr>
            <w:tcW w:w="2199"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频率</w:t>
            </w:r>
          </w:p>
        </w:tc>
        <w:tc>
          <w:tcPr>
            <w:tcW w:w="1471" w:type="dxa"/>
            <w:tcBorders>
              <w:top w:val="nil"/>
              <w:left w:val="nil"/>
              <w:bottom w:val="single" w:sz="4" w:space="0" w:color="auto"/>
              <w:right w:val="single" w:sz="4" w:space="0" w:color="auto"/>
            </w:tcBorders>
            <w:shd w:val="clear" w:color="auto" w:fill="auto"/>
            <w:vAlign w:val="center"/>
          </w:tcPr>
          <w:p w:rsidR="004955E1" w:rsidRPr="00132A46" w:rsidRDefault="000464D9">
            <w:pPr>
              <w:widowControl/>
              <w:autoSpaceDE/>
              <w:autoSpaceDN/>
              <w:adjustRightInd/>
              <w:spacing w:line="240" w:lineRule="auto"/>
              <w:jc w:val="right"/>
              <w:rPr>
                <w:color w:val="000000"/>
                <w:szCs w:val="21"/>
              </w:rPr>
            </w:pPr>
            <w:r w:rsidRPr="00132A46">
              <w:rPr>
                <w:color w:val="000000"/>
                <w:szCs w:val="21"/>
              </w:rPr>
              <w:t>多个</w:t>
            </w:r>
          </w:p>
        </w:tc>
        <w:tc>
          <w:tcPr>
            <w:tcW w:w="2146"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jc w:val="right"/>
              <w:rPr>
                <w:color w:val="000000"/>
                <w:szCs w:val="21"/>
              </w:rPr>
            </w:pPr>
            <w:r w:rsidRPr="00132A46">
              <w:rPr>
                <w:color w:val="000000"/>
                <w:szCs w:val="21"/>
              </w:rPr>
              <w:t>1</w:t>
            </w:r>
          </w:p>
        </w:tc>
        <w:tc>
          <w:tcPr>
            <w:tcW w:w="2146"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 xml:space="preserve">　</w:t>
            </w:r>
          </w:p>
        </w:tc>
      </w:tr>
      <w:tr w:rsidR="004955E1" w:rsidRPr="00132A46">
        <w:trPr>
          <w:trHeight w:val="375"/>
          <w:jc w:val="center"/>
        </w:trPr>
        <w:tc>
          <w:tcPr>
            <w:tcW w:w="981" w:type="dxa"/>
            <w:vMerge w:val="restart"/>
            <w:tcBorders>
              <w:top w:val="nil"/>
              <w:left w:val="single" w:sz="4" w:space="0" w:color="auto"/>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jc w:val="center"/>
              <w:rPr>
                <w:color w:val="000000"/>
                <w:szCs w:val="21"/>
              </w:rPr>
            </w:pPr>
            <w:r w:rsidRPr="00132A46">
              <w:rPr>
                <w:color w:val="000000"/>
                <w:szCs w:val="21"/>
              </w:rPr>
              <w:t>控制接口</w:t>
            </w:r>
          </w:p>
        </w:tc>
        <w:tc>
          <w:tcPr>
            <w:tcW w:w="2199"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COM</w:t>
            </w:r>
          </w:p>
        </w:tc>
        <w:tc>
          <w:tcPr>
            <w:tcW w:w="1471"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jc w:val="right"/>
              <w:rPr>
                <w:color w:val="000000"/>
                <w:szCs w:val="21"/>
              </w:rPr>
            </w:pPr>
            <w:r w:rsidRPr="00132A46">
              <w:rPr>
                <w:color w:val="000000"/>
                <w:szCs w:val="21"/>
              </w:rPr>
              <w:t>1</w:t>
            </w:r>
          </w:p>
        </w:tc>
        <w:tc>
          <w:tcPr>
            <w:tcW w:w="2146"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jc w:val="right"/>
              <w:rPr>
                <w:color w:val="000000"/>
                <w:szCs w:val="21"/>
              </w:rPr>
            </w:pPr>
            <w:r w:rsidRPr="00132A46">
              <w:rPr>
                <w:color w:val="000000"/>
                <w:szCs w:val="21"/>
              </w:rPr>
              <w:t>2</w:t>
            </w:r>
          </w:p>
        </w:tc>
        <w:tc>
          <w:tcPr>
            <w:tcW w:w="2146"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 xml:space="preserve">　</w:t>
            </w:r>
          </w:p>
        </w:tc>
      </w:tr>
      <w:tr w:rsidR="004955E1" w:rsidRPr="00132A46">
        <w:trPr>
          <w:trHeight w:val="360"/>
          <w:jc w:val="center"/>
        </w:trPr>
        <w:tc>
          <w:tcPr>
            <w:tcW w:w="981" w:type="dxa"/>
            <w:vMerge/>
            <w:tcBorders>
              <w:top w:val="nil"/>
              <w:left w:val="single" w:sz="4" w:space="0" w:color="auto"/>
              <w:bottom w:val="single" w:sz="4" w:space="0" w:color="auto"/>
              <w:right w:val="single" w:sz="4" w:space="0" w:color="auto"/>
            </w:tcBorders>
            <w:vAlign w:val="center"/>
          </w:tcPr>
          <w:p w:rsidR="004955E1" w:rsidRPr="00132A46" w:rsidRDefault="004955E1">
            <w:pPr>
              <w:widowControl/>
              <w:autoSpaceDE/>
              <w:autoSpaceDN/>
              <w:adjustRightInd/>
              <w:spacing w:line="240" w:lineRule="auto"/>
              <w:rPr>
                <w:color w:val="000000"/>
                <w:szCs w:val="21"/>
              </w:rPr>
            </w:pPr>
          </w:p>
        </w:tc>
        <w:tc>
          <w:tcPr>
            <w:tcW w:w="2199"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SPI</w:t>
            </w:r>
          </w:p>
        </w:tc>
        <w:tc>
          <w:tcPr>
            <w:tcW w:w="1471"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jc w:val="right"/>
              <w:rPr>
                <w:color w:val="000000"/>
                <w:szCs w:val="21"/>
              </w:rPr>
            </w:pPr>
            <w:r w:rsidRPr="00132A46">
              <w:rPr>
                <w:color w:val="000000"/>
                <w:szCs w:val="21"/>
              </w:rPr>
              <w:t>1</w:t>
            </w:r>
          </w:p>
        </w:tc>
        <w:tc>
          <w:tcPr>
            <w:tcW w:w="2146"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jc w:val="right"/>
              <w:rPr>
                <w:color w:val="000000"/>
                <w:szCs w:val="21"/>
              </w:rPr>
            </w:pPr>
            <w:r w:rsidRPr="00132A46">
              <w:rPr>
                <w:color w:val="000000"/>
                <w:szCs w:val="21"/>
              </w:rPr>
              <w:t>1</w:t>
            </w:r>
          </w:p>
        </w:tc>
        <w:tc>
          <w:tcPr>
            <w:tcW w:w="2146"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 xml:space="preserve">　</w:t>
            </w:r>
          </w:p>
        </w:tc>
      </w:tr>
      <w:tr w:rsidR="004955E1" w:rsidRPr="00132A46">
        <w:trPr>
          <w:trHeight w:val="450"/>
          <w:jc w:val="center"/>
        </w:trPr>
        <w:tc>
          <w:tcPr>
            <w:tcW w:w="981" w:type="dxa"/>
            <w:vMerge w:val="restart"/>
            <w:tcBorders>
              <w:top w:val="nil"/>
              <w:left w:val="single" w:sz="4" w:space="0" w:color="auto"/>
              <w:bottom w:val="single" w:sz="4" w:space="0" w:color="000000"/>
              <w:right w:val="single" w:sz="4" w:space="0" w:color="auto"/>
            </w:tcBorders>
            <w:shd w:val="clear" w:color="auto" w:fill="auto"/>
            <w:vAlign w:val="center"/>
          </w:tcPr>
          <w:p w:rsidR="004955E1" w:rsidRPr="00132A46" w:rsidRDefault="00916937">
            <w:pPr>
              <w:widowControl/>
              <w:autoSpaceDE/>
              <w:autoSpaceDN/>
              <w:adjustRightInd/>
              <w:spacing w:line="240" w:lineRule="auto"/>
              <w:jc w:val="center"/>
              <w:rPr>
                <w:color w:val="000000"/>
                <w:szCs w:val="21"/>
              </w:rPr>
            </w:pPr>
            <w:r w:rsidRPr="00132A46">
              <w:rPr>
                <w:color w:val="000000"/>
                <w:szCs w:val="21"/>
              </w:rPr>
              <w:t>其他功能</w:t>
            </w:r>
          </w:p>
        </w:tc>
        <w:tc>
          <w:tcPr>
            <w:tcW w:w="2199"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holdover</w:t>
            </w:r>
          </w:p>
        </w:tc>
        <w:tc>
          <w:tcPr>
            <w:tcW w:w="1471"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szCs w:val="21"/>
              </w:rPr>
            </w:pPr>
            <w:r w:rsidRPr="00132A46">
              <w:rPr>
                <w:szCs w:val="21"/>
              </w:rPr>
              <w:t>1.5us/24h</w:t>
            </w:r>
          </w:p>
        </w:tc>
        <w:tc>
          <w:tcPr>
            <w:tcW w:w="2146"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支持，需要外加</w:t>
            </w:r>
            <w:r w:rsidRPr="00132A46">
              <w:rPr>
                <w:color w:val="000000"/>
                <w:szCs w:val="21"/>
              </w:rPr>
              <w:t>OCXO</w:t>
            </w:r>
          </w:p>
        </w:tc>
        <w:tc>
          <w:tcPr>
            <w:tcW w:w="2146"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支持，需要外加</w:t>
            </w:r>
            <w:r w:rsidRPr="00132A46">
              <w:rPr>
                <w:color w:val="000000"/>
                <w:szCs w:val="21"/>
              </w:rPr>
              <w:t>OCXO</w:t>
            </w:r>
          </w:p>
        </w:tc>
      </w:tr>
      <w:tr w:rsidR="004955E1" w:rsidRPr="00132A46">
        <w:trPr>
          <w:trHeight w:val="480"/>
          <w:jc w:val="center"/>
        </w:trPr>
        <w:tc>
          <w:tcPr>
            <w:tcW w:w="981" w:type="dxa"/>
            <w:vMerge/>
            <w:tcBorders>
              <w:top w:val="nil"/>
              <w:left w:val="single" w:sz="4" w:space="0" w:color="auto"/>
              <w:bottom w:val="single" w:sz="4" w:space="0" w:color="000000"/>
              <w:right w:val="single" w:sz="4" w:space="0" w:color="auto"/>
            </w:tcBorders>
            <w:vAlign w:val="center"/>
          </w:tcPr>
          <w:p w:rsidR="004955E1" w:rsidRPr="00132A46" w:rsidRDefault="004955E1">
            <w:pPr>
              <w:widowControl/>
              <w:autoSpaceDE/>
              <w:autoSpaceDN/>
              <w:adjustRightInd/>
              <w:spacing w:line="240" w:lineRule="auto"/>
              <w:rPr>
                <w:color w:val="000000"/>
                <w:szCs w:val="21"/>
              </w:rPr>
            </w:pPr>
          </w:p>
        </w:tc>
        <w:tc>
          <w:tcPr>
            <w:tcW w:w="2199"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外部晶振</w:t>
            </w:r>
          </w:p>
        </w:tc>
        <w:tc>
          <w:tcPr>
            <w:tcW w:w="1471"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不需要</w:t>
            </w:r>
          </w:p>
        </w:tc>
        <w:tc>
          <w:tcPr>
            <w:tcW w:w="2146"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需要</w:t>
            </w:r>
          </w:p>
        </w:tc>
        <w:tc>
          <w:tcPr>
            <w:tcW w:w="2146"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 xml:space="preserve">　</w:t>
            </w:r>
          </w:p>
        </w:tc>
      </w:tr>
      <w:tr w:rsidR="004955E1" w:rsidRPr="00132A46">
        <w:trPr>
          <w:trHeight w:val="630"/>
          <w:jc w:val="center"/>
        </w:trPr>
        <w:tc>
          <w:tcPr>
            <w:tcW w:w="981" w:type="dxa"/>
            <w:vMerge/>
            <w:tcBorders>
              <w:top w:val="nil"/>
              <w:left w:val="single" w:sz="4" w:space="0" w:color="auto"/>
              <w:bottom w:val="single" w:sz="4" w:space="0" w:color="000000"/>
              <w:right w:val="single" w:sz="4" w:space="0" w:color="auto"/>
            </w:tcBorders>
            <w:vAlign w:val="center"/>
          </w:tcPr>
          <w:p w:rsidR="004955E1" w:rsidRPr="00132A46" w:rsidRDefault="004955E1">
            <w:pPr>
              <w:widowControl/>
              <w:autoSpaceDE/>
              <w:autoSpaceDN/>
              <w:adjustRightInd/>
              <w:spacing w:line="240" w:lineRule="auto"/>
              <w:rPr>
                <w:color w:val="000000"/>
                <w:szCs w:val="21"/>
              </w:rPr>
            </w:pPr>
          </w:p>
        </w:tc>
        <w:tc>
          <w:tcPr>
            <w:tcW w:w="2199"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CDU</w:t>
            </w:r>
            <w:r w:rsidRPr="00132A46">
              <w:rPr>
                <w:color w:val="000000"/>
                <w:szCs w:val="21"/>
              </w:rPr>
              <w:t>到时钟模块精确度</w:t>
            </w:r>
          </w:p>
        </w:tc>
        <w:tc>
          <w:tcPr>
            <w:tcW w:w="1471" w:type="dxa"/>
            <w:tcBorders>
              <w:top w:val="nil"/>
              <w:left w:val="nil"/>
              <w:bottom w:val="single" w:sz="4" w:space="0" w:color="auto"/>
              <w:right w:val="single" w:sz="4" w:space="0" w:color="auto"/>
            </w:tcBorders>
            <w:shd w:val="clear" w:color="auto" w:fill="auto"/>
            <w:vAlign w:val="center"/>
          </w:tcPr>
          <w:p w:rsidR="004955E1" w:rsidRPr="00132A46" w:rsidRDefault="00916937" w:rsidP="00C771AD">
            <w:pPr>
              <w:widowControl/>
              <w:autoSpaceDE/>
              <w:autoSpaceDN/>
              <w:adjustRightInd/>
              <w:spacing w:line="240" w:lineRule="auto"/>
              <w:rPr>
                <w:color w:val="000000"/>
                <w:szCs w:val="21"/>
              </w:rPr>
            </w:pPr>
            <w:r w:rsidRPr="00132A46">
              <w:rPr>
                <w:color w:val="000000"/>
                <w:szCs w:val="21"/>
              </w:rPr>
              <w:t>100ns</w:t>
            </w:r>
          </w:p>
        </w:tc>
        <w:tc>
          <w:tcPr>
            <w:tcW w:w="2146" w:type="dxa"/>
            <w:tcBorders>
              <w:top w:val="nil"/>
              <w:left w:val="nil"/>
              <w:bottom w:val="single" w:sz="4" w:space="0" w:color="auto"/>
              <w:right w:val="single" w:sz="4" w:space="0" w:color="auto"/>
            </w:tcBorders>
            <w:shd w:val="clear" w:color="auto" w:fill="auto"/>
            <w:vAlign w:val="center"/>
          </w:tcPr>
          <w:p w:rsidR="004955E1" w:rsidRPr="00132A46" w:rsidRDefault="00916937" w:rsidP="00C771AD">
            <w:pPr>
              <w:widowControl/>
              <w:autoSpaceDE/>
              <w:autoSpaceDN/>
              <w:adjustRightInd/>
              <w:spacing w:line="240" w:lineRule="auto"/>
              <w:rPr>
                <w:color w:val="000000"/>
                <w:szCs w:val="21"/>
              </w:rPr>
            </w:pPr>
            <w:r w:rsidRPr="00132A46">
              <w:rPr>
                <w:color w:val="000000"/>
                <w:szCs w:val="21"/>
              </w:rPr>
              <w:t>150ns</w:t>
            </w:r>
          </w:p>
        </w:tc>
        <w:tc>
          <w:tcPr>
            <w:tcW w:w="2146" w:type="dxa"/>
            <w:tcBorders>
              <w:top w:val="nil"/>
              <w:left w:val="nil"/>
              <w:bottom w:val="single" w:sz="4" w:space="0" w:color="auto"/>
              <w:right w:val="single" w:sz="4" w:space="0" w:color="auto"/>
            </w:tcBorders>
            <w:shd w:val="clear" w:color="auto" w:fill="auto"/>
            <w:vAlign w:val="center"/>
          </w:tcPr>
          <w:p w:rsidR="004955E1" w:rsidRPr="00132A46" w:rsidRDefault="00916937">
            <w:pPr>
              <w:widowControl/>
              <w:autoSpaceDE/>
              <w:autoSpaceDN/>
              <w:adjustRightInd/>
              <w:spacing w:line="240" w:lineRule="auto"/>
              <w:rPr>
                <w:color w:val="000000"/>
                <w:szCs w:val="21"/>
              </w:rPr>
            </w:pPr>
            <w:r w:rsidRPr="00132A46">
              <w:rPr>
                <w:color w:val="000000"/>
                <w:szCs w:val="21"/>
              </w:rPr>
              <w:t xml:space="preserve">　</w:t>
            </w:r>
          </w:p>
        </w:tc>
      </w:tr>
    </w:tbl>
    <w:p w:rsidR="004955E1" w:rsidRDefault="00214F7F" w:rsidP="00214F7F">
      <w:pPr>
        <w:pStyle w:val="3"/>
        <w:rPr>
          <w:rFonts w:ascii="Times New Roman" w:hAnsi="Times New Roman"/>
        </w:rPr>
      </w:pPr>
      <w:bookmarkStart w:id="98" w:name="_Toc517945862"/>
      <w:r>
        <w:rPr>
          <w:rFonts w:ascii="Times New Roman" w:hAnsi="Times New Roman" w:hint="eastAsia"/>
        </w:rPr>
        <w:t>RS422</w:t>
      </w:r>
      <w:r>
        <w:rPr>
          <w:rFonts w:ascii="Times New Roman" w:hAnsi="Times New Roman"/>
        </w:rPr>
        <w:t>时钟</w:t>
      </w:r>
      <w:bookmarkEnd w:id="98"/>
    </w:p>
    <w:p w:rsidR="00214F7F" w:rsidRPr="00214F7F" w:rsidRDefault="00214F7F" w:rsidP="00195324">
      <w:pPr>
        <w:ind w:left="284"/>
      </w:pPr>
      <w:r>
        <w:rPr>
          <w:rFonts w:hint="eastAsia"/>
        </w:rPr>
        <w:t>满足</w:t>
      </w:r>
      <w:r>
        <w:t>多制式应用。</w:t>
      </w:r>
    </w:p>
    <w:p w:rsidR="004955E1" w:rsidRPr="00132A46" w:rsidRDefault="00916937">
      <w:pPr>
        <w:pStyle w:val="2"/>
        <w:rPr>
          <w:rFonts w:ascii="Times New Roman" w:hAnsi="Times New Roman"/>
        </w:rPr>
      </w:pPr>
      <w:bookmarkStart w:id="99" w:name="_Toc29312"/>
      <w:bookmarkStart w:id="100" w:name="_Toc517945863"/>
      <w:r w:rsidRPr="00132A46">
        <w:rPr>
          <w:rFonts w:ascii="Times New Roman" w:hAnsi="Times New Roman"/>
        </w:rPr>
        <w:lastRenderedPageBreak/>
        <w:t>平台总功耗</w:t>
      </w:r>
      <w:bookmarkEnd w:id="99"/>
      <w:bookmarkEnd w:id="100"/>
    </w:p>
    <w:p w:rsidR="004955E1" w:rsidRPr="00132A46" w:rsidRDefault="00916937">
      <w:pPr>
        <w:pStyle w:val="3"/>
        <w:rPr>
          <w:rFonts w:ascii="Times New Roman" w:hAnsi="Times New Roman"/>
        </w:rPr>
      </w:pPr>
      <w:bookmarkStart w:id="101" w:name="_Toc3705"/>
      <w:bookmarkStart w:id="102" w:name="_Toc517945864"/>
      <w:r w:rsidRPr="00132A46">
        <w:rPr>
          <w:rFonts w:ascii="Times New Roman" w:hAnsi="Times New Roman"/>
        </w:rPr>
        <w:t>平台总功耗列表</w:t>
      </w:r>
      <w:bookmarkEnd w:id="101"/>
      <w:bookmarkEnd w:id="102"/>
    </w:p>
    <w:p w:rsidR="004955E1" w:rsidRPr="00132A46" w:rsidRDefault="00916937" w:rsidP="005E62DC">
      <w:pPr>
        <w:ind w:firstLine="198"/>
      </w:pPr>
      <w:r w:rsidRPr="00132A46">
        <w:t>根据前期设计，为保证单板处理能力，整板的器件集成度较高，但同时需要考虑高密度器件下的散热处理。在设计时需要在尺寸、功耗、处理能力之间做平衡。详细器件功耗如下表。</w:t>
      </w:r>
    </w:p>
    <w:p w:rsidR="004955E1" w:rsidRPr="00132A46" w:rsidRDefault="00916937">
      <w:pPr>
        <w:pStyle w:val="a"/>
        <w:ind w:left="851"/>
        <w:rPr>
          <w:rFonts w:ascii="Times New Roman" w:hAnsi="Times New Roman" w:cs="Times New Roman"/>
        </w:rPr>
      </w:pPr>
      <w:bookmarkStart w:id="103" w:name="_Toc517706907"/>
      <w:r w:rsidRPr="00132A46">
        <w:rPr>
          <w:rFonts w:ascii="Times New Roman" w:hAnsi="Times New Roman" w:cs="Times New Roman"/>
        </w:rPr>
        <w:t>平台功耗列表</w:t>
      </w:r>
      <w:bookmarkEnd w:id="103"/>
    </w:p>
    <w:tbl>
      <w:tblPr>
        <w:tblW w:w="8180"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2758"/>
        <w:gridCol w:w="1382"/>
        <w:gridCol w:w="900"/>
        <w:gridCol w:w="1120"/>
        <w:gridCol w:w="940"/>
      </w:tblGrid>
      <w:tr w:rsidR="00E16B68" w:rsidRPr="00E16B68" w:rsidTr="00E16B68">
        <w:trPr>
          <w:trHeight w:val="285"/>
        </w:trPr>
        <w:tc>
          <w:tcPr>
            <w:tcW w:w="1080" w:type="dxa"/>
            <w:shd w:val="clear" w:color="auto" w:fill="auto"/>
            <w:vAlign w:val="center"/>
            <w:hideMark/>
          </w:tcPr>
          <w:p w:rsidR="00E16B68" w:rsidRPr="00E16B68" w:rsidRDefault="00E16B68" w:rsidP="00E16B68">
            <w:pPr>
              <w:widowControl/>
              <w:autoSpaceDE/>
              <w:autoSpaceDN/>
              <w:adjustRightInd/>
              <w:spacing w:line="240" w:lineRule="auto"/>
              <w:rPr>
                <w:rFonts w:ascii="宋体" w:hAnsi="宋体" w:cs="宋体"/>
                <w:color w:val="000000"/>
                <w:sz w:val="22"/>
                <w:szCs w:val="22"/>
              </w:rPr>
            </w:pPr>
            <w:r w:rsidRPr="00E16B68">
              <w:rPr>
                <w:rFonts w:ascii="宋体" w:hAnsi="宋体" w:cs="宋体" w:hint="eastAsia"/>
                <w:color w:val="000000"/>
                <w:sz w:val="22"/>
                <w:szCs w:val="22"/>
              </w:rPr>
              <w:t>序号</w:t>
            </w:r>
          </w:p>
        </w:tc>
        <w:tc>
          <w:tcPr>
            <w:tcW w:w="2758" w:type="dxa"/>
            <w:shd w:val="clear" w:color="auto" w:fill="auto"/>
            <w:vAlign w:val="center"/>
            <w:hideMark/>
          </w:tcPr>
          <w:p w:rsidR="00E16B68" w:rsidRPr="00E16B68" w:rsidRDefault="00E16B68" w:rsidP="00E16B68">
            <w:pPr>
              <w:widowControl/>
              <w:autoSpaceDE/>
              <w:autoSpaceDN/>
              <w:adjustRightInd/>
              <w:spacing w:line="240" w:lineRule="auto"/>
              <w:rPr>
                <w:rFonts w:ascii="宋体" w:hAnsi="宋体" w:cs="宋体"/>
                <w:color w:val="000000"/>
                <w:sz w:val="22"/>
                <w:szCs w:val="22"/>
              </w:rPr>
            </w:pPr>
            <w:r w:rsidRPr="00E16B68">
              <w:rPr>
                <w:rFonts w:ascii="宋体" w:hAnsi="宋体" w:cs="宋体" w:hint="eastAsia"/>
                <w:color w:val="000000"/>
                <w:sz w:val="22"/>
                <w:szCs w:val="22"/>
              </w:rPr>
              <w:t>型号</w:t>
            </w:r>
          </w:p>
        </w:tc>
        <w:tc>
          <w:tcPr>
            <w:tcW w:w="1382" w:type="dxa"/>
            <w:shd w:val="clear" w:color="auto" w:fill="auto"/>
            <w:vAlign w:val="center"/>
            <w:hideMark/>
          </w:tcPr>
          <w:p w:rsidR="00E16B68" w:rsidRPr="00E16B68" w:rsidRDefault="00E16B68" w:rsidP="00E16B68">
            <w:pPr>
              <w:widowControl/>
              <w:autoSpaceDE/>
              <w:autoSpaceDN/>
              <w:adjustRightInd/>
              <w:spacing w:line="240" w:lineRule="auto"/>
              <w:rPr>
                <w:rFonts w:ascii="宋体" w:hAnsi="宋体" w:cs="宋体"/>
                <w:color w:val="000000"/>
                <w:sz w:val="22"/>
                <w:szCs w:val="22"/>
              </w:rPr>
            </w:pPr>
            <w:r w:rsidRPr="00E16B68">
              <w:rPr>
                <w:rFonts w:ascii="宋体" w:hAnsi="宋体" w:cs="宋体" w:hint="eastAsia"/>
                <w:color w:val="000000"/>
                <w:sz w:val="22"/>
                <w:szCs w:val="22"/>
              </w:rPr>
              <w:t>封装</w:t>
            </w:r>
          </w:p>
        </w:tc>
        <w:tc>
          <w:tcPr>
            <w:tcW w:w="900" w:type="dxa"/>
            <w:shd w:val="clear" w:color="auto" w:fill="auto"/>
            <w:vAlign w:val="center"/>
            <w:hideMark/>
          </w:tcPr>
          <w:p w:rsidR="00E16B68" w:rsidRPr="00E16B68" w:rsidRDefault="00E16B68" w:rsidP="00E16B68">
            <w:pPr>
              <w:widowControl/>
              <w:autoSpaceDE/>
              <w:autoSpaceDN/>
              <w:adjustRightInd/>
              <w:spacing w:line="240" w:lineRule="auto"/>
              <w:rPr>
                <w:rFonts w:ascii="宋体" w:hAnsi="宋体" w:cs="宋体"/>
                <w:color w:val="000000"/>
                <w:sz w:val="22"/>
                <w:szCs w:val="22"/>
              </w:rPr>
            </w:pPr>
            <w:r w:rsidRPr="00E16B68">
              <w:rPr>
                <w:rFonts w:ascii="宋体" w:hAnsi="宋体" w:cs="宋体" w:hint="eastAsia"/>
                <w:color w:val="000000"/>
                <w:sz w:val="22"/>
                <w:szCs w:val="22"/>
              </w:rPr>
              <w:t>数量</w:t>
            </w:r>
          </w:p>
        </w:tc>
        <w:tc>
          <w:tcPr>
            <w:tcW w:w="1120" w:type="dxa"/>
            <w:shd w:val="clear" w:color="auto" w:fill="auto"/>
            <w:vAlign w:val="center"/>
            <w:hideMark/>
          </w:tcPr>
          <w:p w:rsidR="00E16B68" w:rsidRPr="00E16B68" w:rsidRDefault="00E16B68" w:rsidP="00E16B68">
            <w:pPr>
              <w:widowControl/>
              <w:autoSpaceDE/>
              <w:autoSpaceDN/>
              <w:adjustRightInd/>
              <w:spacing w:line="240" w:lineRule="auto"/>
              <w:rPr>
                <w:rFonts w:ascii="宋体" w:hAnsi="宋体" w:cs="宋体"/>
                <w:color w:val="000000"/>
                <w:sz w:val="22"/>
                <w:szCs w:val="22"/>
              </w:rPr>
            </w:pPr>
            <w:r w:rsidRPr="00E16B68">
              <w:rPr>
                <w:rFonts w:ascii="宋体" w:hAnsi="宋体" w:cs="宋体" w:hint="eastAsia"/>
                <w:color w:val="000000"/>
                <w:sz w:val="22"/>
                <w:szCs w:val="22"/>
              </w:rPr>
              <w:t>单点功耗</w:t>
            </w:r>
          </w:p>
        </w:tc>
        <w:tc>
          <w:tcPr>
            <w:tcW w:w="940" w:type="dxa"/>
            <w:shd w:val="clear" w:color="auto" w:fill="auto"/>
            <w:vAlign w:val="center"/>
            <w:hideMark/>
          </w:tcPr>
          <w:p w:rsidR="00E16B68" w:rsidRPr="00E16B68" w:rsidRDefault="00E16B68" w:rsidP="00E16B68">
            <w:pPr>
              <w:widowControl/>
              <w:autoSpaceDE/>
              <w:autoSpaceDN/>
              <w:adjustRightInd/>
              <w:spacing w:line="240" w:lineRule="auto"/>
              <w:rPr>
                <w:rFonts w:ascii="宋体" w:hAnsi="宋体" w:cs="宋体"/>
                <w:color w:val="000000"/>
                <w:sz w:val="22"/>
                <w:szCs w:val="22"/>
              </w:rPr>
            </w:pPr>
            <w:r w:rsidRPr="00E16B68">
              <w:rPr>
                <w:rFonts w:ascii="宋体" w:hAnsi="宋体" w:cs="宋体" w:hint="eastAsia"/>
                <w:color w:val="000000"/>
                <w:sz w:val="22"/>
                <w:szCs w:val="22"/>
              </w:rPr>
              <w:t>功耗</w:t>
            </w:r>
          </w:p>
        </w:tc>
      </w:tr>
      <w:tr w:rsidR="00E16B68" w:rsidRPr="00E16B68" w:rsidTr="00E16B68">
        <w:trPr>
          <w:trHeight w:val="645"/>
        </w:trPr>
        <w:tc>
          <w:tcPr>
            <w:tcW w:w="1080" w:type="dxa"/>
            <w:shd w:val="clear" w:color="auto" w:fill="auto"/>
            <w:vAlign w:val="center"/>
            <w:hideMark/>
          </w:tcPr>
          <w:p w:rsidR="00E16B68" w:rsidRPr="00E16B68" w:rsidRDefault="00E16B68" w:rsidP="00E16B68">
            <w:pPr>
              <w:widowControl/>
              <w:autoSpaceDE/>
              <w:autoSpaceDN/>
              <w:adjustRightInd/>
              <w:spacing w:line="240" w:lineRule="auto"/>
              <w:jc w:val="right"/>
              <w:rPr>
                <w:rFonts w:ascii="宋体" w:hAnsi="宋体" w:cs="宋体"/>
                <w:color w:val="000000"/>
                <w:sz w:val="22"/>
                <w:szCs w:val="22"/>
              </w:rPr>
            </w:pPr>
            <w:r w:rsidRPr="00E16B68">
              <w:rPr>
                <w:rFonts w:ascii="宋体" w:hAnsi="宋体" w:cs="宋体" w:hint="eastAsia"/>
                <w:color w:val="000000"/>
                <w:sz w:val="22"/>
                <w:szCs w:val="22"/>
              </w:rPr>
              <w:t>1</w:t>
            </w:r>
          </w:p>
        </w:tc>
        <w:tc>
          <w:tcPr>
            <w:tcW w:w="2758" w:type="dxa"/>
            <w:shd w:val="clear" w:color="auto" w:fill="auto"/>
            <w:vAlign w:val="center"/>
            <w:hideMark/>
          </w:tcPr>
          <w:p w:rsidR="00E16B68" w:rsidRPr="00E16B68" w:rsidRDefault="00E16B68" w:rsidP="00E16B68">
            <w:pPr>
              <w:widowControl/>
              <w:autoSpaceDE/>
              <w:autoSpaceDN/>
              <w:adjustRightInd/>
              <w:spacing w:line="240" w:lineRule="auto"/>
              <w:rPr>
                <w:rFonts w:ascii="宋体" w:hAnsi="宋体" w:cs="宋体"/>
                <w:color w:val="000000"/>
                <w:sz w:val="22"/>
                <w:szCs w:val="22"/>
              </w:rPr>
            </w:pPr>
            <w:r w:rsidRPr="00E16B68">
              <w:rPr>
                <w:rFonts w:ascii="宋体" w:hAnsi="宋体" w:cs="宋体" w:hint="eastAsia"/>
                <w:color w:val="000000"/>
                <w:sz w:val="22"/>
                <w:szCs w:val="22"/>
              </w:rPr>
              <w:t>FPGA-KU5P</w:t>
            </w:r>
          </w:p>
        </w:tc>
        <w:tc>
          <w:tcPr>
            <w:tcW w:w="1382" w:type="dxa"/>
            <w:shd w:val="clear" w:color="auto" w:fill="auto"/>
            <w:vAlign w:val="center"/>
            <w:hideMark/>
          </w:tcPr>
          <w:p w:rsidR="00E16B68" w:rsidRPr="00E16B68" w:rsidRDefault="00E16B68" w:rsidP="00E16B68">
            <w:pPr>
              <w:widowControl/>
              <w:autoSpaceDE/>
              <w:autoSpaceDN/>
              <w:adjustRightInd/>
              <w:spacing w:line="240" w:lineRule="auto"/>
              <w:rPr>
                <w:rFonts w:ascii="宋体" w:hAnsi="宋体" w:cs="宋体"/>
                <w:color w:val="000000"/>
                <w:sz w:val="22"/>
                <w:szCs w:val="22"/>
              </w:rPr>
            </w:pPr>
            <w:r>
              <w:rPr>
                <w:rFonts w:ascii="宋体" w:hAnsi="宋体" w:cs="宋体" w:hint="eastAsia"/>
                <w:color w:val="000000"/>
                <w:sz w:val="22"/>
                <w:szCs w:val="22"/>
              </w:rPr>
              <w:t>FFVB676</w:t>
            </w:r>
          </w:p>
        </w:tc>
        <w:tc>
          <w:tcPr>
            <w:tcW w:w="900" w:type="dxa"/>
            <w:shd w:val="clear" w:color="auto" w:fill="auto"/>
            <w:vAlign w:val="center"/>
            <w:hideMark/>
          </w:tcPr>
          <w:p w:rsidR="00E16B68" w:rsidRPr="00E16B68" w:rsidRDefault="00E16B68" w:rsidP="00E16B68">
            <w:pPr>
              <w:widowControl/>
              <w:autoSpaceDE/>
              <w:autoSpaceDN/>
              <w:adjustRightInd/>
              <w:spacing w:line="240" w:lineRule="auto"/>
              <w:jc w:val="right"/>
              <w:rPr>
                <w:rFonts w:ascii="宋体" w:hAnsi="宋体" w:cs="宋体"/>
                <w:color w:val="000000"/>
                <w:sz w:val="22"/>
                <w:szCs w:val="22"/>
              </w:rPr>
            </w:pPr>
            <w:r w:rsidRPr="00E16B68">
              <w:rPr>
                <w:rFonts w:ascii="宋体" w:hAnsi="宋体" w:cs="宋体" w:hint="eastAsia"/>
                <w:color w:val="000000"/>
                <w:sz w:val="22"/>
                <w:szCs w:val="22"/>
              </w:rPr>
              <w:t>4</w:t>
            </w:r>
          </w:p>
        </w:tc>
        <w:tc>
          <w:tcPr>
            <w:tcW w:w="1120" w:type="dxa"/>
            <w:shd w:val="clear" w:color="auto" w:fill="auto"/>
            <w:vAlign w:val="center"/>
            <w:hideMark/>
          </w:tcPr>
          <w:p w:rsidR="00E16B68" w:rsidRPr="00E16B68" w:rsidRDefault="00BF4C8E" w:rsidP="00E16B68">
            <w:pPr>
              <w:widowControl/>
              <w:autoSpaceDE/>
              <w:autoSpaceDN/>
              <w:adjustRightInd/>
              <w:spacing w:line="240" w:lineRule="auto"/>
              <w:jc w:val="right"/>
              <w:rPr>
                <w:rFonts w:ascii="宋体" w:hAnsi="宋体" w:cs="宋体"/>
                <w:color w:val="000000"/>
                <w:sz w:val="22"/>
                <w:szCs w:val="22"/>
              </w:rPr>
            </w:pPr>
            <w:r>
              <w:rPr>
                <w:rFonts w:ascii="宋体" w:hAnsi="宋体" w:cs="宋体" w:hint="eastAsia"/>
                <w:color w:val="000000"/>
                <w:sz w:val="22"/>
                <w:szCs w:val="22"/>
              </w:rPr>
              <w:t>40</w:t>
            </w:r>
          </w:p>
        </w:tc>
        <w:tc>
          <w:tcPr>
            <w:tcW w:w="940" w:type="dxa"/>
            <w:shd w:val="clear" w:color="auto" w:fill="auto"/>
            <w:vAlign w:val="center"/>
            <w:hideMark/>
          </w:tcPr>
          <w:p w:rsidR="00E16B68" w:rsidRPr="00E16B68" w:rsidRDefault="00BF4C8E" w:rsidP="00E16B68">
            <w:pPr>
              <w:widowControl/>
              <w:autoSpaceDE/>
              <w:autoSpaceDN/>
              <w:adjustRightInd/>
              <w:spacing w:line="240" w:lineRule="auto"/>
              <w:jc w:val="right"/>
              <w:rPr>
                <w:rFonts w:ascii="宋体" w:hAnsi="宋体" w:cs="宋体"/>
                <w:color w:val="000000"/>
                <w:sz w:val="22"/>
                <w:szCs w:val="22"/>
              </w:rPr>
            </w:pPr>
            <w:r>
              <w:rPr>
                <w:rFonts w:ascii="宋体" w:hAnsi="宋体" w:cs="宋体" w:hint="eastAsia"/>
                <w:color w:val="000000"/>
                <w:sz w:val="22"/>
                <w:szCs w:val="22"/>
              </w:rPr>
              <w:t>160</w:t>
            </w:r>
          </w:p>
        </w:tc>
      </w:tr>
      <w:tr w:rsidR="00E16B68" w:rsidRPr="00E16B68" w:rsidTr="00E16B68">
        <w:trPr>
          <w:trHeight w:val="525"/>
        </w:trPr>
        <w:tc>
          <w:tcPr>
            <w:tcW w:w="1080" w:type="dxa"/>
            <w:shd w:val="clear" w:color="auto" w:fill="auto"/>
            <w:vAlign w:val="center"/>
            <w:hideMark/>
          </w:tcPr>
          <w:p w:rsidR="00E16B68" w:rsidRPr="00E16B68" w:rsidRDefault="00E16B68" w:rsidP="00E16B68">
            <w:pPr>
              <w:widowControl/>
              <w:autoSpaceDE/>
              <w:autoSpaceDN/>
              <w:adjustRightInd/>
              <w:spacing w:line="240" w:lineRule="auto"/>
              <w:jc w:val="right"/>
              <w:rPr>
                <w:rFonts w:ascii="宋体" w:hAnsi="宋体" w:cs="宋体"/>
                <w:color w:val="000000"/>
                <w:sz w:val="22"/>
                <w:szCs w:val="22"/>
              </w:rPr>
            </w:pPr>
            <w:r w:rsidRPr="00E16B68">
              <w:rPr>
                <w:rFonts w:ascii="宋体" w:hAnsi="宋体" w:cs="宋体" w:hint="eastAsia"/>
                <w:color w:val="000000"/>
                <w:sz w:val="22"/>
                <w:szCs w:val="22"/>
              </w:rPr>
              <w:t>2</w:t>
            </w:r>
          </w:p>
        </w:tc>
        <w:tc>
          <w:tcPr>
            <w:tcW w:w="2758" w:type="dxa"/>
            <w:shd w:val="clear" w:color="auto" w:fill="auto"/>
            <w:vAlign w:val="center"/>
            <w:hideMark/>
          </w:tcPr>
          <w:p w:rsidR="00E16B68" w:rsidRPr="00E16B68" w:rsidRDefault="00E16B68" w:rsidP="00E16B68">
            <w:pPr>
              <w:widowControl/>
              <w:autoSpaceDE/>
              <w:autoSpaceDN/>
              <w:adjustRightInd/>
              <w:spacing w:line="240" w:lineRule="auto"/>
              <w:rPr>
                <w:rFonts w:ascii="宋体" w:hAnsi="宋体" w:cs="宋体"/>
                <w:color w:val="000000"/>
                <w:sz w:val="22"/>
                <w:szCs w:val="22"/>
              </w:rPr>
            </w:pPr>
            <w:r w:rsidRPr="00E16B68">
              <w:rPr>
                <w:rFonts w:ascii="宋体" w:hAnsi="宋体" w:cs="宋体" w:hint="eastAsia"/>
                <w:color w:val="000000"/>
                <w:sz w:val="22"/>
                <w:szCs w:val="22"/>
              </w:rPr>
              <w:t>MT40A256M16GE_075E_IT</w:t>
            </w:r>
          </w:p>
        </w:tc>
        <w:tc>
          <w:tcPr>
            <w:tcW w:w="1382" w:type="dxa"/>
            <w:shd w:val="clear" w:color="auto" w:fill="auto"/>
            <w:vAlign w:val="center"/>
            <w:hideMark/>
          </w:tcPr>
          <w:p w:rsidR="00E16B68" w:rsidRPr="00E16B68" w:rsidRDefault="00E16B68" w:rsidP="00E16B68">
            <w:pPr>
              <w:widowControl/>
              <w:autoSpaceDE/>
              <w:autoSpaceDN/>
              <w:adjustRightInd/>
              <w:spacing w:line="240" w:lineRule="auto"/>
              <w:rPr>
                <w:rFonts w:ascii="宋体" w:hAnsi="宋体" w:cs="宋体"/>
                <w:color w:val="000000"/>
                <w:sz w:val="22"/>
                <w:szCs w:val="22"/>
              </w:rPr>
            </w:pPr>
            <w:r w:rsidRPr="00E16B68">
              <w:rPr>
                <w:rFonts w:ascii="宋体" w:hAnsi="宋体" w:cs="宋体" w:hint="eastAsia"/>
                <w:color w:val="000000"/>
                <w:sz w:val="22"/>
                <w:szCs w:val="22"/>
              </w:rPr>
              <w:t xml:space="preserve">　</w:t>
            </w:r>
          </w:p>
        </w:tc>
        <w:tc>
          <w:tcPr>
            <w:tcW w:w="900" w:type="dxa"/>
            <w:shd w:val="clear" w:color="auto" w:fill="auto"/>
            <w:vAlign w:val="center"/>
            <w:hideMark/>
          </w:tcPr>
          <w:p w:rsidR="00E16B68" w:rsidRPr="00E16B68" w:rsidRDefault="00E16B68" w:rsidP="00E16B68">
            <w:pPr>
              <w:widowControl/>
              <w:autoSpaceDE/>
              <w:autoSpaceDN/>
              <w:adjustRightInd/>
              <w:spacing w:line="240" w:lineRule="auto"/>
              <w:jc w:val="right"/>
              <w:rPr>
                <w:rFonts w:ascii="宋体" w:hAnsi="宋体" w:cs="宋体"/>
                <w:color w:val="000000"/>
                <w:sz w:val="22"/>
                <w:szCs w:val="22"/>
              </w:rPr>
            </w:pPr>
            <w:r w:rsidRPr="00E16B68">
              <w:rPr>
                <w:rFonts w:ascii="宋体" w:hAnsi="宋体" w:cs="宋体" w:hint="eastAsia"/>
                <w:color w:val="000000"/>
                <w:sz w:val="22"/>
                <w:szCs w:val="22"/>
              </w:rPr>
              <w:t>12</w:t>
            </w:r>
          </w:p>
        </w:tc>
        <w:tc>
          <w:tcPr>
            <w:tcW w:w="1120" w:type="dxa"/>
            <w:shd w:val="clear" w:color="auto" w:fill="auto"/>
            <w:vAlign w:val="center"/>
            <w:hideMark/>
          </w:tcPr>
          <w:p w:rsidR="00E16B68" w:rsidRPr="00E16B68" w:rsidRDefault="00E16B68" w:rsidP="00E16B68">
            <w:pPr>
              <w:widowControl/>
              <w:autoSpaceDE/>
              <w:autoSpaceDN/>
              <w:adjustRightInd/>
              <w:spacing w:line="240" w:lineRule="auto"/>
              <w:jc w:val="right"/>
              <w:rPr>
                <w:rFonts w:ascii="宋体" w:hAnsi="宋体" w:cs="宋体"/>
                <w:color w:val="000000"/>
                <w:sz w:val="22"/>
                <w:szCs w:val="22"/>
              </w:rPr>
            </w:pPr>
            <w:r w:rsidRPr="00E16B68">
              <w:rPr>
                <w:rFonts w:ascii="宋体" w:hAnsi="宋体" w:cs="宋体" w:hint="eastAsia"/>
                <w:color w:val="000000"/>
                <w:sz w:val="22"/>
                <w:szCs w:val="22"/>
              </w:rPr>
              <w:t>0.38</w:t>
            </w:r>
          </w:p>
        </w:tc>
        <w:tc>
          <w:tcPr>
            <w:tcW w:w="940" w:type="dxa"/>
            <w:shd w:val="clear" w:color="auto" w:fill="auto"/>
            <w:vAlign w:val="center"/>
            <w:hideMark/>
          </w:tcPr>
          <w:p w:rsidR="00E16B68" w:rsidRPr="00E16B68" w:rsidRDefault="00E16B68" w:rsidP="00E16B68">
            <w:pPr>
              <w:widowControl/>
              <w:autoSpaceDE/>
              <w:autoSpaceDN/>
              <w:adjustRightInd/>
              <w:spacing w:line="240" w:lineRule="auto"/>
              <w:jc w:val="right"/>
              <w:rPr>
                <w:rFonts w:ascii="宋体" w:hAnsi="宋体" w:cs="宋体"/>
                <w:color w:val="000000"/>
                <w:sz w:val="22"/>
                <w:szCs w:val="22"/>
              </w:rPr>
            </w:pPr>
            <w:r w:rsidRPr="00E16B68">
              <w:rPr>
                <w:rFonts w:ascii="宋体" w:hAnsi="宋体" w:cs="宋体" w:hint="eastAsia"/>
                <w:color w:val="000000"/>
                <w:sz w:val="22"/>
                <w:szCs w:val="22"/>
              </w:rPr>
              <w:t>4.56</w:t>
            </w:r>
          </w:p>
        </w:tc>
      </w:tr>
      <w:tr w:rsidR="00E16B68" w:rsidRPr="00E16B68" w:rsidTr="00E16B68">
        <w:trPr>
          <w:trHeight w:val="450"/>
        </w:trPr>
        <w:tc>
          <w:tcPr>
            <w:tcW w:w="1080" w:type="dxa"/>
            <w:shd w:val="clear" w:color="auto" w:fill="auto"/>
            <w:vAlign w:val="center"/>
            <w:hideMark/>
          </w:tcPr>
          <w:p w:rsidR="00E16B68" w:rsidRPr="00E16B68" w:rsidRDefault="00E16B68" w:rsidP="00E16B68">
            <w:pPr>
              <w:widowControl/>
              <w:autoSpaceDE/>
              <w:autoSpaceDN/>
              <w:adjustRightInd/>
              <w:spacing w:line="240" w:lineRule="auto"/>
              <w:jc w:val="right"/>
              <w:rPr>
                <w:rFonts w:ascii="宋体" w:hAnsi="宋体" w:cs="宋体"/>
                <w:color w:val="000000"/>
                <w:sz w:val="22"/>
                <w:szCs w:val="22"/>
              </w:rPr>
            </w:pPr>
            <w:r w:rsidRPr="00E16B68">
              <w:rPr>
                <w:rFonts w:ascii="宋体" w:hAnsi="宋体" w:cs="宋体" w:hint="eastAsia"/>
                <w:color w:val="000000"/>
                <w:sz w:val="22"/>
                <w:szCs w:val="22"/>
              </w:rPr>
              <w:t>3</w:t>
            </w:r>
          </w:p>
        </w:tc>
        <w:tc>
          <w:tcPr>
            <w:tcW w:w="2758" w:type="dxa"/>
            <w:shd w:val="clear" w:color="auto" w:fill="auto"/>
            <w:vAlign w:val="center"/>
            <w:hideMark/>
          </w:tcPr>
          <w:p w:rsidR="00E16B68" w:rsidRPr="00E16B68" w:rsidRDefault="00E16B68" w:rsidP="00E16B68">
            <w:pPr>
              <w:widowControl/>
              <w:autoSpaceDE/>
              <w:autoSpaceDN/>
              <w:adjustRightInd/>
              <w:spacing w:line="240" w:lineRule="auto"/>
              <w:rPr>
                <w:rFonts w:ascii="宋体" w:hAnsi="宋体" w:cs="宋体"/>
                <w:color w:val="000000"/>
                <w:sz w:val="22"/>
                <w:szCs w:val="22"/>
              </w:rPr>
            </w:pPr>
            <w:r w:rsidRPr="00E16B68">
              <w:rPr>
                <w:rFonts w:ascii="宋体" w:hAnsi="宋体" w:cs="宋体" w:hint="eastAsia"/>
                <w:color w:val="000000"/>
                <w:sz w:val="22"/>
                <w:szCs w:val="22"/>
              </w:rPr>
              <w:t>光模块</w:t>
            </w:r>
            <w:r w:rsidRPr="00E16B68">
              <w:rPr>
                <w:color w:val="000000"/>
                <w:sz w:val="22"/>
                <w:szCs w:val="22"/>
              </w:rPr>
              <w:t>-SFP28</w:t>
            </w:r>
          </w:p>
        </w:tc>
        <w:tc>
          <w:tcPr>
            <w:tcW w:w="1382" w:type="dxa"/>
            <w:shd w:val="clear" w:color="auto" w:fill="auto"/>
            <w:vAlign w:val="center"/>
            <w:hideMark/>
          </w:tcPr>
          <w:p w:rsidR="00E16B68" w:rsidRPr="00E16B68" w:rsidRDefault="00E16B68" w:rsidP="00E16B68">
            <w:pPr>
              <w:widowControl/>
              <w:autoSpaceDE/>
              <w:autoSpaceDN/>
              <w:adjustRightInd/>
              <w:spacing w:line="240" w:lineRule="auto"/>
              <w:rPr>
                <w:rFonts w:ascii="宋体" w:hAnsi="宋体" w:cs="宋体"/>
                <w:color w:val="000000"/>
                <w:sz w:val="22"/>
                <w:szCs w:val="22"/>
              </w:rPr>
            </w:pPr>
            <w:r w:rsidRPr="00E16B68">
              <w:rPr>
                <w:rFonts w:ascii="宋体" w:hAnsi="宋体" w:cs="宋体" w:hint="eastAsia"/>
                <w:color w:val="000000"/>
                <w:sz w:val="22"/>
                <w:szCs w:val="22"/>
              </w:rPr>
              <w:t xml:space="preserve">　</w:t>
            </w:r>
          </w:p>
        </w:tc>
        <w:tc>
          <w:tcPr>
            <w:tcW w:w="900" w:type="dxa"/>
            <w:shd w:val="clear" w:color="auto" w:fill="auto"/>
            <w:vAlign w:val="center"/>
            <w:hideMark/>
          </w:tcPr>
          <w:p w:rsidR="00E16B68" w:rsidRPr="00E16B68" w:rsidRDefault="00E16B68" w:rsidP="00E16B68">
            <w:pPr>
              <w:widowControl/>
              <w:autoSpaceDE/>
              <w:autoSpaceDN/>
              <w:adjustRightInd/>
              <w:spacing w:line="240" w:lineRule="auto"/>
              <w:jc w:val="right"/>
              <w:rPr>
                <w:rFonts w:ascii="宋体" w:hAnsi="宋体" w:cs="宋体"/>
                <w:color w:val="000000"/>
                <w:sz w:val="22"/>
                <w:szCs w:val="22"/>
              </w:rPr>
            </w:pPr>
            <w:r w:rsidRPr="00E16B68">
              <w:rPr>
                <w:rFonts w:ascii="宋体" w:hAnsi="宋体" w:cs="宋体" w:hint="eastAsia"/>
                <w:color w:val="000000"/>
                <w:sz w:val="22"/>
                <w:szCs w:val="22"/>
              </w:rPr>
              <w:t>16</w:t>
            </w:r>
          </w:p>
        </w:tc>
        <w:tc>
          <w:tcPr>
            <w:tcW w:w="1120" w:type="dxa"/>
            <w:shd w:val="clear" w:color="auto" w:fill="auto"/>
            <w:vAlign w:val="center"/>
            <w:hideMark/>
          </w:tcPr>
          <w:p w:rsidR="00E16B68" w:rsidRPr="00E16B68" w:rsidRDefault="00E16B68" w:rsidP="00E16B68">
            <w:pPr>
              <w:widowControl/>
              <w:autoSpaceDE/>
              <w:autoSpaceDN/>
              <w:adjustRightInd/>
              <w:spacing w:line="240" w:lineRule="auto"/>
              <w:jc w:val="right"/>
              <w:rPr>
                <w:rFonts w:ascii="宋体" w:hAnsi="宋体" w:cs="宋体"/>
                <w:color w:val="000000"/>
                <w:sz w:val="22"/>
                <w:szCs w:val="22"/>
              </w:rPr>
            </w:pPr>
            <w:r w:rsidRPr="00E16B68">
              <w:rPr>
                <w:rFonts w:ascii="宋体" w:hAnsi="宋体" w:cs="宋体" w:hint="eastAsia"/>
                <w:color w:val="000000"/>
                <w:sz w:val="22"/>
                <w:szCs w:val="22"/>
              </w:rPr>
              <w:t>4</w:t>
            </w:r>
          </w:p>
        </w:tc>
        <w:tc>
          <w:tcPr>
            <w:tcW w:w="940" w:type="dxa"/>
            <w:shd w:val="clear" w:color="auto" w:fill="auto"/>
            <w:vAlign w:val="center"/>
            <w:hideMark/>
          </w:tcPr>
          <w:p w:rsidR="00E16B68" w:rsidRPr="00E16B68" w:rsidRDefault="00E16B68" w:rsidP="00E16B68">
            <w:pPr>
              <w:widowControl/>
              <w:autoSpaceDE/>
              <w:autoSpaceDN/>
              <w:adjustRightInd/>
              <w:spacing w:line="240" w:lineRule="auto"/>
              <w:jc w:val="right"/>
              <w:rPr>
                <w:rFonts w:ascii="宋体" w:hAnsi="宋体" w:cs="宋体"/>
                <w:color w:val="000000"/>
                <w:sz w:val="22"/>
                <w:szCs w:val="22"/>
              </w:rPr>
            </w:pPr>
            <w:r w:rsidRPr="00E16B68">
              <w:rPr>
                <w:rFonts w:ascii="宋体" w:hAnsi="宋体" w:cs="宋体" w:hint="eastAsia"/>
                <w:color w:val="000000"/>
                <w:sz w:val="22"/>
                <w:szCs w:val="22"/>
              </w:rPr>
              <w:t>64</w:t>
            </w:r>
          </w:p>
        </w:tc>
      </w:tr>
      <w:tr w:rsidR="00E16B68" w:rsidRPr="00E16B68" w:rsidTr="00E16B68">
        <w:trPr>
          <w:trHeight w:val="315"/>
        </w:trPr>
        <w:tc>
          <w:tcPr>
            <w:tcW w:w="1080" w:type="dxa"/>
            <w:shd w:val="clear" w:color="auto" w:fill="auto"/>
            <w:vAlign w:val="center"/>
            <w:hideMark/>
          </w:tcPr>
          <w:p w:rsidR="00E16B68" w:rsidRPr="00E16B68" w:rsidRDefault="00E16B68" w:rsidP="00E16B68">
            <w:pPr>
              <w:widowControl/>
              <w:autoSpaceDE/>
              <w:autoSpaceDN/>
              <w:adjustRightInd/>
              <w:spacing w:line="240" w:lineRule="auto"/>
              <w:jc w:val="right"/>
              <w:rPr>
                <w:rFonts w:ascii="宋体" w:hAnsi="宋体" w:cs="宋体"/>
                <w:color w:val="000000"/>
                <w:sz w:val="22"/>
                <w:szCs w:val="22"/>
              </w:rPr>
            </w:pPr>
            <w:r w:rsidRPr="00E16B68">
              <w:rPr>
                <w:rFonts w:ascii="宋体" w:hAnsi="宋体" w:cs="宋体" w:hint="eastAsia"/>
                <w:color w:val="000000"/>
                <w:sz w:val="22"/>
                <w:szCs w:val="22"/>
              </w:rPr>
              <w:t>5</w:t>
            </w:r>
          </w:p>
        </w:tc>
        <w:tc>
          <w:tcPr>
            <w:tcW w:w="2758" w:type="dxa"/>
            <w:shd w:val="clear" w:color="auto" w:fill="auto"/>
            <w:vAlign w:val="center"/>
            <w:hideMark/>
          </w:tcPr>
          <w:p w:rsidR="00E16B68" w:rsidRPr="00E16B68" w:rsidRDefault="00E16B68" w:rsidP="00E16B68">
            <w:pPr>
              <w:widowControl/>
              <w:autoSpaceDE/>
              <w:autoSpaceDN/>
              <w:adjustRightInd/>
              <w:spacing w:line="240" w:lineRule="auto"/>
              <w:rPr>
                <w:rFonts w:ascii="宋体" w:hAnsi="宋体" w:cs="宋体"/>
                <w:color w:val="000000"/>
                <w:sz w:val="22"/>
                <w:szCs w:val="22"/>
              </w:rPr>
            </w:pPr>
            <w:r w:rsidRPr="00E16B68">
              <w:rPr>
                <w:rFonts w:ascii="宋体" w:hAnsi="宋体" w:cs="宋体" w:hint="eastAsia"/>
                <w:color w:val="000000"/>
                <w:sz w:val="22"/>
                <w:szCs w:val="22"/>
              </w:rPr>
              <w:t>光模块</w:t>
            </w:r>
            <w:r w:rsidRPr="00E16B68">
              <w:rPr>
                <w:color w:val="000000"/>
                <w:sz w:val="22"/>
                <w:szCs w:val="22"/>
              </w:rPr>
              <w:t>-SFP+</w:t>
            </w:r>
          </w:p>
        </w:tc>
        <w:tc>
          <w:tcPr>
            <w:tcW w:w="1382" w:type="dxa"/>
            <w:shd w:val="clear" w:color="auto" w:fill="auto"/>
            <w:vAlign w:val="center"/>
            <w:hideMark/>
          </w:tcPr>
          <w:p w:rsidR="00E16B68" w:rsidRPr="00E16B68" w:rsidRDefault="00E16B68" w:rsidP="00E16B68">
            <w:pPr>
              <w:widowControl/>
              <w:autoSpaceDE/>
              <w:autoSpaceDN/>
              <w:adjustRightInd/>
              <w:spacing w:line="240" w:lineRule="auto"/>
              <w:rPr>
                <w:rFonts w:ascii="宋体" w:hAnsi="宋体" w:cs="宋体"/>
                <w:color w:val="000000"/>
                <w:sz w:val="22"/>
                <w:szCs w:val="22"/>
              </w:rPr>
            </w:pPr>
            <w:r w:rsidRPr="00E16B68">
              <w:rPr>
                <w:rFonts w:ascii="宋体" w:hAnsi="宋体" w:cs="宋体" w:hint="eastAsia"/>
                <w:color w:val="000000"/>
                <w:sz w:val="22"/>
                <w:szCs w:val="22"/>
              </w:rPr>
              <w:t xml:space="preserve">　</w:t>
            </w:r>
          </w:p>
        </w:tc>
        <w:tc>
          <w:tcPr>
            <w:tcW w:w="900" w:type="dxa"/>
            <w:shd w:val="clear" w:color="auto" w:fill="auto"/>
            <w:vAlign w:val="center"/>
            <w:hideMark/>
          </w:tcPr>
          <w:p w:rsidR="00E16B68" w:rsidRPr="00E16B68" w:rsidRDefault="00E16B68" w:rsidP="00E16B68">
            <w:pPr>
              <w:widowControl/>
              <w:autoSpaceDE/>
              <w:autoSpaceDN/>
              <w:adjustRightInd/>
              <w:spacing w:line="240" w:lineRule="auto"/>
              <w:jc w:val="right"/>
              <w:rPr>
                <w:rFonts w:ascii="宋体" w:hAnsi="宋体" w:cs="宋体"/>
                <w:color w:val="000000"/>
                <w:sz w:val="22"/>
                <w:szCs w:val="22"/>
              </w:rPr>
            </w:pPr>
            <w:r w:rsidRPr="00E16B68">
              <w:rPr>
                <w:rFonts w:ascii="宋体" w:hAnsi="宋体" w:cs="宋体" w:hint="eastAsia"/>
                <w:color w:val="000000"/>
                <w:sz w:val="22"/>
                <w:szCs w:val="22"/>
              </w:rPr>
              <w:t>8</w:t>
            </w:r>
          </w:p>
        </w:tc>
        <w:tc>
          <w:tcPr>
            <w:tcW w:w="1120" w:type="dxa"/>
            <w:shd w:val="clear" w:color="auto" w:fill="auto"/>
            <w:vAlign w:val="center"/>
            <w:hideMark/>
          </w:tcPr>
          <w:p w:rsidR="00E16B68" w:rsidRPr="00E16B68" w:rsidRDefault="00E16B68" w:rsidP="00E16B68">
            <w:pPr>
              <w:widowControl/>
              <w:autoSpaceDE/>
              <w:autoSpaceDN/>
              <w:adjustRightInd/>
              <w:spacing w:line="240" w:lineRule="auto"/>
              <w:jc w:val="right"/>
              <w:rPr>
                <w:rFonts w:ascii="宋体" w:hAnsi="宋体" w:cs="宋体"/>
                <w:color w:val="000000"/>
                <w:sz w:val="22"/>
                <w:szCs w:val="22"/>
              </w:rPr>
            </w:pPr>
            <w:r w:rsidRPr="00E16B68">
              <w:rPr>
                <w:rFonts w:ascii="宋体" w:hAnsi="宋体" w:cs="宋体" w:hint="eastAsia"/>
                <w:color w:val="000000"/>
                <w:sz w:val="22"/>
                <w:szCs w:val="22"/>
              </w:rPr>
              <w:t>1</w:t>
            </w:r>
          </w:p>
        </w:tc>
        <w:tc>
          <w:tcPr>
            <w:tcW w:w="940" w:type="dxa"/>
            <w:shd w:val="clear" w:color="auto" w:fill="auto"/>
            <w:vAlign w:val="center"/>
            <w:hideMark/>
          </w:tcPr>
          <w:p w:rsidR="00E16B68" w:rsidRPr="00E16B68" w:rsidRDefault="00E16B68" w:rsidP="00E16B68">
            <w:pPr>
              <w:widowControl/>
              <w:autoSpaceDE/>
              <w:autoSpaceDN/>
              <w:adjustRightInd/>
              <w:spacing w:line="240" w:lineRule="auto"/>
              <w:jc w:val="right"/>
              <w:rPr>
                <w:rFonts w:ascii="宋体" w:hAnsi="宋体" w:cs="宋体"/>
                <w:color w:val="000000"/>
                <w:sz w:val="22"/>
                <w:szCs w:val="22"/>
              </w:rPr>
            </w:pPr>
            <w:r w:rsidRPr="00E16B68">
              <w:rPr>
                <w:rFonts w:ascii="宋体" w:hAnsi="宋体" w:cs="宋体" w:hint="eastAsia"/>
                <w:color w:val="000000"/>
                <w:sz w:val="22"/>
                <w:szCs w:val="22"/>
              </w:rPr>
              <w:t>8</w:t>
            </w:r>
          </w:p>
        </w:tc>
      </w:tr>
      <w:tr w:rsidR="00E16B68" w:rsidRPr="00E16B68" w:rsidTr="00E16B68">
        <w:trPr>
          <w:trHeight w:val="285"/>
        </w:trPr>
        <w:tc>
          <w:tcPr>
            <w:tcW w:w="1080" w:type="dxa"/>
            <w:shd w:val="clear" w:color="auto" w:fill="auto"/>
            <w:vAlign w:val="center"/>
            <w:hideMark/>
          </w:tcPr>
          <w:p w:rsidR="00E16B68" w:rsidRPr="00E16B68" w:rsidRDefault="00E16B68" w:rsidP="00E16B68">
            <w:pPr>
              <w:widowControl/>
              <w:autoSpaceDE/>
              <w:autoSpaceDN/>
              <w:adjustRightInd/>
              <w:spacing w:line="240" w:lineRule="auto"/>
              <w:jc w:val="right"/>
              <w:rPr>
                <w:rFonts w:ascii="宋体" w:hAnsi="宋体" w:cs="宋体"/>
                <w:color w:val="000000"/>
                <w:sz w:val="22"/>
                <w:szCs w:val="22"/>
              </w:rPr>
            </w:pPr>
            <w:r w:rsidRPr="00E16B68">
              <w:rPr>
                <w:rFonts w:ascii="宋体" w:hAnsi="宋体" w:cs="宋体" w:hint="eastAsia"/>
                <w:color w:val="000000"/>
                <w:sz w:val="22"/>
                <w:szCs w:val="22"/>
              </w:rPr>
              <w:t>6</w:t>
            </w:r>
          </w:p>
        </w:tc>
        <w:tc>
          <w:tcPr>
            <w:tcW w:w="2758" w:type="dxa"/>
            <w:shd w:val="clear" w:color="auto" w:fill="auto"/>
            <w:vAlign w:val="center"/>
            <w:hideMark/>
          </w:tcPr>
          <w:p w:rsidR="00E16B68" w:rsidRPr="00E16B68" w:rsidRDefault="00E16B68" w:rsidP="00E16B68">
            <w:pPr>
              <w:widowControl/>
              <w:autoSpaceDE/>
              <w:autoSpaceDN/>
              <w:adjustRightInd/>
              <w:spacing w:line="240" w:lineRule="auto"/>
              <w:rPr>
                <w:rFonts w:ascii="宋体" w:hAnsi="宋体" w:cs="宋体"/>
                <w:color w:val="000000"/>
                <w:sz w:val="22"/>
                <w:szCs w:val="22"/>
              </w:rPr>
            </w:pPr>
            <w:r w:rsidRPr="00E16B68">
              <w:rPr>
                <w:rFonts w:ascii="宋体" w:hAnsi="宋体" w:cs="宋体" w:hint="eastAsia"/>
                <w:color w:val="000000"/>
                <w:sz w:val="22"/>
                <w:szCs w:val="22"/>
              </w:rPr>
              <w:t>FPGA-XC7Z045</w:t>
            </w:r>
          </w:p>
        </w:tc>
        <w:tc>
          <w:tcPr>
            <w:tcW w:w="1382" w:type="dxa"/>
            <w:shd w:val="clear" w:color="auto" w:fill="auto"/>
            <w:vAlign w:val="center"/>
            <w:hideMark/>
          </w:tcPr>
          <w:p w:rsidR="00E16B68" w:rsidRPr="00E16B68" w:rsidRDefault="00E16B68" w:rsidP="00E16B68">
            <w:pPr>
              <w:widowControl/>
              <w:autoSpaceDE/>
              <w:autoSpaceDN/>
              <w:adjustRightInd/>
              <w:spacing w:line="240" w:lineRule="auto"/>
              <w:rPr>
                <w:rFonts w:ascii="宋体" w:hAnsi="宋体" w:cs="宋体"/>
                <w:color w:val="000000"/>
                <w:sz w:val="22"/>
                <w:szCs w:val="22"/>
              </w:rPr>
            </w:pPr>
            <w:r w:rsidRPr="00E16B68">
              <w:rPr>
                <w:rFonts w:ascii="宋体" w:hAnsi="宋体" w:cs="宋体" w:hint="eastAsia"/>
                <w:color w:val="000000"/>
                <w:sz w:val="22"/>
                <w:szCs w:val="22"/>
              </w:rPr>
              <w:t>FFVB900</w:t>
            </w:r>
          </w:p>
        </w:tc>
        <w:tc>
          <w:tcPr>
            <w:tcW w:w="900" w:type="dxa"/>
            <w:shd w:val="clear" w:color="auto" w:fill="auto"/>
            <w:vAlign w:val="center"/>
            <w:hideMark/>
          </w:tcPr>
          <w:p w:rsidR="00E16B68" w:rsidRPr="00E16B68" w:rsidRDefault="00E16B68" w:rsidP="00E16B68">
            <w:pPr>
              <w:widowControl/>
              <w:autoSpaceDE/>
              <w:autoSpaceDN/>
              <w:adjustRightInd/>
              <w:spacing w:line="240" w:lineRule="auto"/>
              <w:jc w:val="right"/>
              <w:rPr>
                <w:rFonts w:ascii="宋体" w:hAnsi="宋体" w:cs="宋体"/>
                <w:color w:val="000000"/>
                <w:sz w:val="22"/>
                <w:szCs w:val="22"/>
              </w:rPr>
            </w:pPr>
            <w:r w:rsidRPr="00E16B68">
              <w:rPr>
                <w:rFonts w:ascii="宋体" w:hAnsi="宋体" w:cs="宋体" w:hint="eastAsia"/>
                <w:color w:val="000000"/>
                <w:sz w:val="22"/>
                <w:szCs w:val="22"/>
              </w:rPr>
              <w:t>1</w:t>
            </w:r>
          </w:p>
        </w:tc>
        <w:tc>
          <w:tcPr>
            <w:tcW w:w="1120" w:type="dxa"/>
            <w:shd w:val="clear" w:color="auto" w:fill="auto"/>
            <w:vAlign w:val="center"/>
            <w:hideMark/>
          </w:tcPr>
          <w:p w:rsidR="00E16B68" w:rsidRPr="00E16B68" w:rsidRDefault="00E16B68" w:rsidP="00E16B68">
            <w:pPr>
              <w:widowControl/>
              <w:autoSpaceDE/>
              <w:autoSpaceDN/>
              <w:adjustRightInd/>
              <w:spacing w:line="240" w:lineRule="auto"/>
              <w:jc w:val="right"/>
              <w:rPr>
                <w:rFonts w:ascii="宋体" w:hAnsi="宋体" w:cs="宋体"/>
                <w:color w:val="000000"/>
                <w:sz w:val="22"/>
                <w:szCs w:val="22"/>
              </w:rPr>
            </w:pPr>
            <w:r w:rsidRPr="00E16B68">
              <w:rPr>
                <w:rFonts w:ascii="宋体" w:hAnsi="宋体" w:cs="宋体" w:hint="eastAsia"/>
                <w:color w:val="000000"/>
                <w:sz w:val="22"/>
                <w:szCs w:val="22"/>
              </w:rPr>
              <w:t>4.4</w:t>
            </w:r>
          </w:p>
        </w:tc>
        <w:tc>
          <w:tcPr>
            <w:tcW w:w="940" w:type="dxa"/>
            <w:shd w:val="clear" w:color="auto" w:fill="auto"/>
            <w:vAlign w:val="center"/>
            <w:hideMark/>
          </w:tcPr>
          <w:p w:rsidR="00E16B68" w:rsidRPr="00E16B68" w:rsidRDefault="00E16B68" w:rsidP="00E16B68">
            <w:pPr>
              <w:widowControl/>
              <w:autoSpaceDE/>
              <w:autoSpaceDN/>
              <w:adjustRightInd/>
              <w:spacing w:line="240" w:lineRule="auto"/>
              <w:jc w:val="right"/>
              <w:rPr>
                <w:rFonts w:ascii="宋体" w:hAnsi="宋体" w:cs="宋体"/>
                <w:color w:val="000000"/>
                <w:sz w:val="22"/>
                <w:szCs w:val="22"/>
              </w:rPr>
            </w:pPr>
            <w:r w:rsidRPr="00E16B68">
              <w:rPr>
                <w:rFonts w:ascii="宋体" w:hAnsi="宋体" w:cs="宋体" w:hint="eastAsia"/>
                <w:color w:val="000000"/>
                <w:sz w:val="22"/>
                <w:szCs w:val="22"/>
              </w:rPr>
              <w:t>4.4</w:t>
            </w:r>
          </w:p>
        </w:tc>
      </w:tr>
      <w:tr w:rsidR="00E16B68" w:rsidRPr="00E16B68" w:rsidTr="00E16B68">
        <w:trPr>
          <w:trHeight w:val="435"/>
        </w:trPr>
        <w:tc>
          <w:tcPr>
            <w:tcW w:w="1080" w:type="dxa"/>
            <w:shd w:val="clear" w:color="auto" w:fill="auto"/>
            <w:vAlign w:val="center"/>
            <w:hideMark/>
          </w:tcPr>
          <w:p w:rsidR="00E16B68" w:rsidRPr="00E16B68" w:rsidRDefault="00E16B68" w:rsidP="00E16B68">
            <w:pPr>
              <w:widowControl/>
              <w:autoSpaceDE/>
              <w:autoSpaceDN/>
              <w:adjustRightInd/>
              <w:spacing w:line="240" w:lineRule="auto"/>
              <w:jc w:val="right"/>
              <w:rPr>
                <w:rFonts w:ascii="宋体" w:hAnsi="宋体" w:cs="宋体"/>
                <w:color w:val="000000"/>
                <w:sz w:val="22"/>
                <w:szCs w:val="22"/>
              </w:rPr>
            </w:pPr>
            <w:r w:rsidRPr="00E16B68">
              <w:rPr>
                <w:rFonts w:ascii="宋体" w:hAnsi="宋体" w:cs="宋体" w:hint="eastAsia"/>
                <w:color w:val="000000"/>
                <w:sz w:val="22"/>
                <w:szCs w:val="22"/>
              </w:rPr>
              <w:t>7</w:t>
            </w:r>
          </w:p>
        </w:tc>
        <w:tc>
          <w:tcPr>
            <w:tcW w:w="2758" w:type="dxa"/>
            <w:shd w:val="clear" w:color="auto" w:fill="auto"/>
            <w:vAlign w:val="center"/>
            <w:hideMark/>
          </w:tcPr>
          <w:p w:rsidR="00E16B68" w:rsidRPr="00E16B68" w:rsidRDefault="00E16B68" w:rsidP="00E16B68">
            <w:pPr>
              <w:widowControl/>
              <w:autoSpaceDE/>
              <w:autoSpaceDN/>
              <w:adjustRightInd/>
              <w:spacing w:line="240" w:lineRule="auto"/>
              <w:rPr>
                <w:rFonts w:ascii="宋体" w:hAnsi="宋体" w:cs="宋体"/>
                <w:color w:val="000000"/>
                <w:sz w:val="22"/>
                <w:szCs w:val="22"/>
              </w:rPr>
            </w:pPr>
            <w:r w:rsidRPr="00E16B68">
              <w:rPr>
                <w:rFonts w:ascii="宋体" w:hAnsi="宋体" w:cs="宋体" w:hint="eastAsia"/>
                <w:color w:val="000000"/>
                <w:sz w:val="22"/>
                <w:szCs w:val="22"/>
              </w:rPr>
              <w:t>CM54</w:t>
            </w:r>
          </w:p>
        </w:tc>
        <w:tc>
          <w:tcPr>
            <w:tcW w:w="1382" w:type="dxa"/>
            <w:shd w:val="clear" w:color="auto" w:fill="auto"/>
            <w:vAlign w:val="center"/>
            <w:hideMark/>
          </w:tcPr>
          <w:p w:rsidR="00E16B68" w:rsidRPr="00E16B68" w:rsidRDefault="00E16B68" w:rsidP="00E16B68">
            <w:pPr>
              <w:widowControl/>
              <w:autoSpaceDE/>
              <w:autoSpaceDN/>
              <w:adjustRightInd/>
              <w:spacing w:line="240" w:lineRule="auto"/>
              <w:rPr>
                <w:rFonts w:ascii="宋体" w:hAnsi="宋体" w:cs="宋体"/>
                <w:color w:val="000000"/>
                <w:sz w:val="22"/>
                <w:szCs w:val="22"/>
              </w:rPr>
            </w:pPr>
            <w:r w:rsidRPr="00E16B68">
              <w:rPr>
                <w:rFonts w:ascii="宋体" w:hAnsi="宋体" w:cs="宋体" w:hint="eastAsia"/>
                <w:color w:val="000000"/>
                <w:sz w:val="22"/>
                <w:szCs w:val="22"/>
              </w:rPr>
              <w:t xml:space="preserve">　</w:t>
            </w:r>
          </w:p>
        </w:tc>
        <w:tc>
          <w:tcPr>
            <w:tcW w:w="900" w:type="dxa"/>
            <w:shd w:val="clear" w:color="auto" w:fill="auto"/>
            <w:vAlign w:val="center"/>
            <w:hideMark/>
          </w:tcPr>
          <w:p w:rsidR="00E16B68" w:rsidRPr="00E16B68" w:rsidRDefault="00E16B68" w:rsidP="00E16B68">
            <w:pPr>
              <w:widowControl/>
              <w:autoSpaceDE/>
              <w:autoSpaceDN/>
              <w:adjustRightInd/>
              <w:spacing w:line="240" w:lineRule="auto"/>
              <w:jc w:val="right"/>
              <w:rPr>
                <w:rFonts w:ascii="宋体" w:hAnsi="宋体" w:cs="宋体"/>
                <w:color w:val="000000"/>
                <w:sz w:val="22"/>
                <w:szCs w:val="22"/>
              </w:rPr>
            </w:pPr>
            <w:r w:rsidRPr="00E16B68">
              <w:rPr>
                <w:rFonts w:ascii="宋体" w:hAnsi="宋体" w:cs="宋体" w:hint="eastAsia"/>
                <w:color w:val="000000"/>
                <w:sz w:val="22"/>
                <w:szCs w:val="22"/>
              </w:rPr>
              <w:t>1</w:t>
            </w:r>
          </w:p>
        </w:tc>
        <w:tc>
          <w:tcPr>
            <w:tcW w:w="1120" w:type="dxa"/>
            <w:shd w:val="clear" w:color="auto" w:fill="auto"/>
            <w:vAlign w:val="center"/>
            <w:hideMark/>
          </w:tcPr>
          <w:p w:rsidR="00E16B68" w:rsidRPr="00E16B68" w:rsidRDefault="00E16B68" w:rsidP="00E16B68">
            <w:pPr>
              <w:widowControl/>
              <w:autoSpaceDE/>
              <w:autoSpaceDN/>
              <w:adjustRightInd/>
              <w:spacing w:line="240" w:lineRule="auto"/>
              <w:jc w:val="right"/>
              <w:rPr>
                <w:rFonts w:ascii="宋体" w:hAnsi="宋体" w:cs="宋体"/>
                <w:color w:val="000000"/>
                <w:sz w:val="22"/>
                <w:szCs w:val="22"/>
              </w:rPr>
            </w:pPr>
            <w:r w:rsidRPr="00E16B68">
              <w:rPr>
                <w:rFonts w:ascii="宋体" w:hAnsi="宋体" w:cs="宋体" w:hint="eastAsia"/>
                <w:color w:val="000000"/>
                <w:sz w:val="22"/>
                <w:szCs w:val="22"/>
              </w:rPr>
              <w:t>10</w:t>
            </w:r>
          </w:p>
        </w:tc>
        <w:tc>
          <w:tcPr>
            <w:tcW w:w="940" w:type="dxa"/>
            <w:shd w:val="clear" w:color="auto" w:fill="auto"/>
            <w:vAlign w:val="center"/>
            <w:hideMark/>
          </w:tcPr>
          <w:p w:rsidR="00E16B68" w:rsidRPr="00E16B68" w:rsidRDefault="00E16B68" w:rsidP="00E16B68">
            <w:pPr>
              <w:widowControl/>
              <w:autoSpaceDE/>
              <w:autoSpaceDN/>
              <w:adjustRightInd/>
              <w:spacing w:line="240" w:lineRule="auto"/>
              <w:jc w:val="right"/>
              <w:rPr>
                <w:rFonts w:ascii="宋体" w:hAnsi="宋体" w:cs="宋体"/>
                <w:color w:val="000000"/>
                <w:sz w:val="22"/>
                <w:szCs w:val="22"/>
              </w:rPr>
            </w:pPr>
            <w:r w:rsidRPr="00E16B68">
              <w:rPr>
                <w:rFonts w:ascii="宋体" w:hAnsi="宋体" w:cs="宋体" w:hint="eastAsia"/>
                <w:color w:val="000000"/>
                <w:sz w:val="22"/>
                <w:szCs w:val="22"/>
              </w:rPr>
              <w:t>10</w:t>
            </w:r>
          </w:p>
        </w:tc>
      </w:tr>
      <w:tr w:rsidR="00E16B68" w:rsidRPr="00E16B68" w:rsidTr="00E16B68">
        <w:trPr>
          <w:trHeight w:val="465"/>
        </w:trPr>
        <w:tc>
          <w:tcPr>
            <w:tcW w:w="1080" w:type="dxa"/>
            <w:shd w:val="clear" w:color="auto" w:fill="auto"/>
            <w:vAlign w:val="center"/>
            <w:hideMark/>
          </w:tcPr>
          <w:p w:rsidR="00E16B68" w:rsidRPr="00E16B68" w:rsidRDefault="00E16B68" w:rsidP="00E16B68">
            <w:pPr>
              <w:widowControl/>
              <w:autoSpaceDE/>
              <w:autoSpaceDN/>
              <w:adjustRightInd/>
              <w:spacing w:line="240" w:lineRule="auto"/>
              <w:jc w:val="right"/>
              <w:rPr>
                <w:rFonts w:ascii="宋体" w:hAnsi="宋体" w:cs="宋体"/>
                <w:color w:val="000000"/>
                <w:sz w:val="22"/>
                <w:szCs w:val="22"/>
              </w:rPr>
            </w:pPr>
            <w:r w:rsidRPr="00E16B68">
              <w:rPr>
                <w:rFonts w:ascii="宋体" w:hAnsi="宋体" w:cs="宋体" w:hint="eastAsia"/>
                <w:color w:val="000000"/>
                <w:sz w:val="22"/>
                <w:szCs w:val="22"/>
              </w:rPr>
              <w:t>8</w:t>
            </w:r>
          </w:p>
        </w:tc>
        <w:tc>
          <w:tcPr>
            <w:tcW w:w="2758" w:type="dxa"/>
            <w:shd w:val="clear" w:color="auto" w:fill="auto"/>
            <w:vAlign w:val="center"/>
            <w:hideMark/>
          </w:tcPr>
          <w:p w:rsidR="00E16B68" w:rsidRPr="00E16B68" w:rsidRDefault="00E16B68" w:rsidP="00E16B68">
            <w:pPr>
              <w:widowControl/>
              <w:autoSpaceDE/>
              <w:autoSpaceDN/>
              <w:adjustRightInd/>
              <w:spacing w:line="240" w:lineRule="auto"/>
              <w:rPr>
                <w:rFonts w:ascii="宋体" w:hAnsi="宋体" w:cs="宋体"/>
                <w:color w:val="000000"/>
                <w:sz w:val="22"/>
                <w:szCs w:val="22"/>
              </w:rPr>
            </w:pPr>
            <w:r w:rsidRPr="00E16B68">
              <w:rPr>
                <w:rFonts w:ascii="宋体" w:hAnsi="宋体" w:cs="宋体" w:hint="eastAsia"/>
                <w:color w:val="000000"/>
                <w:sz w:val="22"/>
                <w:szCs w:val="22"/>
              </w:rPr>
              <w:t>FAN</w:t>
            </w:r>
          </w:p>
        </w:tc>
        <w:tc>
          <w:tcPr>
            <w:tcW w:w="1382" w:type="dxa"/>
            <w:shd w:val="clear" w:color="auto" w:fill="auto"/>
            <w:vAlign w:val="center"/>
            <w:hideMark/>
          </w:tcPr>
          <w:p w:rsidR="00E16B68" w:rsidRPr="00E16B68" w:rsidRDefault="00E16B68" w:rsidP="00E16B68">
            <w:pPr>
              <w:widowControl/>
              <w:autoSpaceDE/>
              <w:autoSpaceDN/>
              <w:adjustRightInd/>
              <w:spacing w:line="240" w:lineRule="auto"/>
              <w:rPr>
                <w:rFonts w:ascii="宋体" w:hAnsi="宋体" w:cs="宋体"/>
                <w:color w:val="000000"/>
                <w:sz w:val="22"/>
                <w:szCs w:val="22"/>
              </w:rPr>
            </w:pPr>
            <w:r w:rsidRPr="00E16B68">
              <w:rPr>
                <w:rFonts w:ascii="宋体" w:hAnsi="宋体" w:cs="宋体" w:hint="eastAsia"/>
                <w:color w:val="000000"/>
                <w:sz w:val="22"/>
                <w:szCs w:val="22"/>
              </w:rPr>
              <w:t xml:space="preserve">　</w:t>
            </w:r>
          </w:p>
        </w:tc>
        <w:tc>
          <w:tcPr>
            <w:tcW w:w="900" w:type="dxa"/>
            <w:shd w:val="clear" w:color="auto" w:fill="auto"/>
            <w:vAlign w:val="center"/>
            <w:hideMark/>
          </w:tcPr>
          <w:p w:rsidR="00E16B68" w:rsidRPr="00E16B68" w:rsidRDefault="001251AA" w:rsidP="00E16B68">
            <w:pPr>
              <w:widowControl/>
              <w:autoSpaceDE/>
              <w:autoSpaceDN/>
              <w:adjustRightInd/>
              <w:spacing w:line="240" w:lineRule="auto"/>
              <w:jc w:val="right"/>
              <w:rPr>
                <w:rFonts w:ascii="宋体" w:hAnsi="宋体" w:cs="宋体"/>
                <w:color w:val="000000"/>
                <w:sz w:val="22"/>
                <w:szCs w:val="22"/>
              </w:rPr>
            </w:pPr>
            <w:r>
              <w:rPr>
                <w:rFonts w:ascii="宋体" w:hAnsi="宋体" w:cs="宋体" w:hint="eastAsia"/>
                <w:color w:val="000000"/>
                <w:sz w:val="22"/>
                <w:szCs w:val="22"/>
              </w:rPr>
              <w:t>3</w:t>
            </w:r>
          </w:p>
        </w:tc>
        <w:tc>
          <w:tcPr>
            <w:tcW w:w="1120" w:type="dxa"/>
            <w:shd w:val="clear" w:color="auto" w:fill="auto"/>
            <w:vAlign w:val="center"/>
            <w:hideMark/>
          </w:tcPr>
          <w:p w:rsidR="00E16B68" w:rsidRPr="00E16B68" w:rsidRDefault="001251AA" w:rsidP="00E16B68">
            <w:pPr>
              <w:widowControl/>
              <w:autoSpaceDE/>
              <w:autoSpaceDN/>
              <w:adjustRightInd/>
              <w:spacing w:line="240" w:lineRule="auto"/>
              <w:jc w:val="right"/>
              <w:rPr>
                <w:rFonts w:ascii="宋体" w:hAnsi="宋体" w:cs="宋体"/>
                <w:color w:val="000000"/>
                <w:sz w:val="22"/>
                <w:szCs w:val="22"/>
              </w:rPr>
            </w:pPr>
            <w:r>
              <w:rPr>
                <w:rFonts w:ascii="宋体" w:hAnsi="宋体" w:cs="宋体" w:hint="eastAsia"/>
                <w:color w:val="000000"/>
                <w:sz w:val="22"/>
                <w:szCs w:val="22"/>
              </w:rPr>
              <w:t>3</w:t>
            </w:r>
            <w:r w:rsidR="00E16B68" w:rsidRPr="00E16B68">
              <w:rPr>
                <w:rFonts w:ascii="宋体" w:hAnsi="宋体" w:cs="宋体" w:hint="eastAsia"/>
                <w:color w:val="000000"/>
                <w:sz w:val="22"/>
                <w:szCs w:val="22"/>
              </w:rPr>
              <w:t>0</w:t>
            </w:r>
          </w:p>
        </w:tc>
        <w:tc>
          <w:tcPr>
            <w:tcW w:w="940" w:type="dxa"/>
            <w:shd w:val="clear" w:color="auto" w:fill="auto"/>
            <w:vAlign w:val="center"/>
            <w:hideMark/>
          </w:tcPr>
          <w:p w:rsidR="00E16B68" w:rsidRPr="00E16B68" w:rsidRDefault="001251AA" w:rsidP="00E16B68">
            <w:pPr>
              <w:widowControl/>
              <w:autoSpaceDE/>
              <w:autoSpaceDN/>
              <w:adjustRightInd/>
              <w:spacing w:line="240" w:lineRule="auto"/>
              <w:jc w:val="right"/>
              <w:rPr>
                <w:rFonts w:ascii="宋体" w:hAnsi="宋体" w:cs="宋体"/>
                <w:color w:val="000000"/>
                <w:sz w:val="22"/>
                <w:szCs w:val="22"/>
              </w:rPr>
            </w:pPr>
            <w:r>
              <w:rPr>
                <w:rFonts w:ascii="宋体" w:hAnsi="宋体" w:cs="宋体" w:hint="eastAsia"/>
                <w:color w:val="000000"/>
                <w:sz w:val="22"/>
                <w:szCs w:val="22"/>
              </w:rPr>
              <w:t>9</w:t>
            </w:r>
            <w:r w:rsidR="00E16B68" w:rsidRPr="00E16B68">
              <w:rPr>
                <w:rFonts w:ascii="宋体" w:hAnsi="宋体" w:cs="宋体" w:hint="eastAsia"/>
                <w:color w:val="000000"/>
                <w:sz w:val="22"/>
                <w:szCs w:val="22"/>
              </w:rPr>
              <w:t>0</w:t>
            </w:r>
          </w:p>
        </w:tc>
      </w:tr>
      <w:tr w:rsidR="00E16B68" w:rsidRPr="00E16B68" w:rsidTr="00E16B68">
        <w:trPr>
          <w:trHeight w:val="720"/>
        </w:trPr>
        <w:tc>
          <w:tcPr>
            <w:tcW w:w="1080" w:type="dxa"/>
            <w:shd w:val="clear" w:color="auto" w:fill="auto"/>
            <w:vAlign w:val="center"/>
            <w:hideMark/>
          </w:tcPr>
          <w:p w:rsidR="00E16B68" w:rsidRPr="00E16B68" w:rsidRDefault="00E16B68" w:rsidP="00E16B68">
            <w:pPr>
              <w:widowControl/>
              <w:autoSpaceDE/>
              <w:autoSpaceDN/>
              <w:adjustRightInd/>
              <w:spacing w:line="240" w:lineRule="auto"/>
              <w:jc w:val="right"/>
              <w:rPr>
                <w:rFonts w:ascii="宋体" w:hAnsi="宋体" w:cs="宋体"/>
                <w:color w:val="000000"/>
                <w:sz w:val="22"/>
                <w:szCs w:val="22"/>
              </w:rPr>
            </w:pPr>
            <w:r w:rsidRPr="00E16B68">
              <w:rPr>
                <w:rFonts w:ascii="宋体" w:hAnsi="宋体" w:cs="宋体" w:hint="eastAsia"/>
                <w:color w:val="000000"/>
                <w:sz w:val="22"/>
                <w:szCs w:val="22"/>
              </w:rPr>
              <w:t>9</w:t>
            </w:r>
          </w:p>
        </w:tc>
        <w:tc>
          <w:tcPr>
            <w:tcW w:w="2758" w:type="dxa"/>
            <w:shd w:val="clear" w:color="auto" w:fill="auto"/>
            <w:vAlign w:val="center"/>
            <w:hideMark/>
          </w:tcPr>
          <w:p w:rsidR="00E16B68" w:rsidRPr="00E16B68" w:rsidRDefault="00E16B68" w:rsidP="00E16B68">
            <w:pPr>
              <w:widowControl/>
              <w:autoSpaceDE/>
              <w:autoSpaceDN/>
              <w:adjustRightInd/>
              <w:spacing w:line="240" w:lineRule="auto"/>
              <w:rPr>
                <w:rFonts w:ascii="宋体" w:hAnsi="宋体" w:cs="宋体"/>
                <w:color w:val="000000"/>
                <w:sz w:val="22"/>
                <w:szCs w:val="22"/>
              </w:rPr>
            </w:pPr>
            <w:r w:rsidRPr="00E16B68">
              <w:rPr>
                <w:rFonts w:ascii="宋体" w:hAnsi="宋体" w:cs="宋体" w:hint="eastAsia"/>
                <w:color w:val="000000"/>
                <w:sz w:val="22"/>
                <w:szCs w:val="22"/>
              </w:rPr>
              <w:t>其他（</w:t>
            </w:r>
            <w:r w:rsidRPr="00E16B68">
              <w:rPr>
                <w:color w:val="000000"/>
                <w:sz w:val="22"/>
                <w:szCs w:val="22"/>
              </w:rPr>
              <w:t>GNSS/FLASH</w:t>
            </w:r>
            <w:r w:rsidRPr="00E16B68">
              <w:rPr>
                <w:rFonts w:ascii="宋体" w:hAnsi="宋体" w:cs="宋体" w:hint="eastAsia"/>
                <w:color w:val="000000"/>
                <w:sz w:val="22"/>
                <w:szCs w:val="22"/>
              </w:rPr>
              <w:t>等）</w:t>
            </w:r>
          </w:p>
        </w:tc>
        <w:tc>
          <w:tcPr>
            <w:tcW w:w="1382" w:type="dxa"/>
            <w:shd w:val="clear" w:color="auto" w:fill="auto"/>
            <w:vAlign w:val="center"/>
            <w:hideMark/>
          </w:tcPr>
          <w:p w:rsidR="00E16B68" w:rsidRPr="00E16B68" w:rsidRDefault="00E16B68" w:rsidP="00E16B68">
            <w:pPr>
              <w:widowControl/>
              <w:autoSpaceDE/>
              <w:autoSpaceDN/>
              <w:adjustRightInd/>
              <w:spacing w:line="240" w:lineRule="auto"/>
              <w:rPr>
                <w:rFonts w:ascii="宋体" w:hAnsi="宋体" w:cs="宋体"/>
                <w:color w:val="000000"/>
                <w:sz w:val="22"/>
                <w:szCs w:val="22"/>
              </w:rPr>
            </w:pPr>
            <w:r w:rsidRPr="00E16B68">
              <w:rPr>
                <w:rFonts w:ascii="宋体" w:hAnsi="宋体" w:cs="宋体" w:hint="eastAsia"/>
                <w:color w:val="000000"/>
                <w:sz w:val="22"/>
                <w:szCs w:val="22"/>
              </w:rPr>
              <w:t xml:space="preserve">　</w:t>
            </w:r>
          </w:p>
        </w:tc>
        <w:tc>
          <w:tcPr>
            <w:tcW w:w="900" w:type="dxa"/>
            <w:shd w:val="clear" w:color="auto" w:fill="auto"/>
            <w:vAlign w:val="center"/>
            <w:hideMark/>
          </w:tcPr>
          <w:p w:rsidR="00E16B68" w:rsidRPr="00E16B68" w:rsidRDefault="00E16B68" w:rsidP="001251AA">
            <w:pPr>
              <w:widowControl/>
              <w:autoSpaceDE/>
              <w:autoSpaceDN/>
              <w:adjustRightInd/>
              <w:spacing w:line="240" w:lineRule="auto"/>
              <w:jc w:val="right"/>
              <w:rPr>
                <w:rFonts w:ascii="宋体" w:hAnsi="宋体" w:cs="宋体"/>
                <w:color w:val="000000"/>
                <w:sz w:val="22"/>
                <w:szCs w:val="22"/>
              </w:rPr>
            </w:pPr>
            <w:r w:rsidRPr="00E16B68">
              <w:rPr>
                <w:rFonts w:ascii="宋体" w:hAnsi="宋体" w:cs="宋体" w:hint="eastAsia"/>
                <w:color w:val="000000"/>
                <w:sz w:val="22"/>
                <w:szCs w:val="22"/>
              </w:rPr>
              <w:t xml:space="preserve">　</w:t>
            </w:r>
            <w:r w:rsidR="001251AA">
              <w:rPr>
                <w:rFonts w:ascii="宋体" w:hAnsi="宋体" w:cs="宋体" w:hint="eastAsia"/>
                <w:color w:val="000000"/>
                <w:sz w:val="22"/>
                <w:szCs w:val="22"/>
              </w:rPr>
              <w:t>1</w:t>
            </w:r>
          </w:p>
        </w:tc>
        <w:tc>
          <w:tcPr>
            <w:tcW w:w="1120" w:type="dxa"/>
            <w:shd w:val="clear" w:color="auto" w:fill="auto"/>
            <w:vAlign w:val="center"/>
            <w:hideMark/>
          </w:tcPr>
          <w:p w:rsidR="00E16B68" w:rsidRPr="00E16B68" w:rsidRDefault="00E16B68" w:rsidP="001251AA">
            <w:pPr>
              <w:widowControl/>
              <w:autoSpaceDE/>
              <w:autoSpaceDN/>
              <w:adjustRightInd/>
              <w:spacing w:line="240" w:lineRule="auto"/>
              <w:jc w:val="right"/>
              <w:rPr>
                <w:rFonts w:ascii="宋体" w:hAnsi="宋体" w:cs="宋体"/>
                <w:color w:val="000000"/>
                <w:sz w:val="22"/>
                <w:szCs w:val="22"/>
              </w:rPr>
            </w:pPr>
            <w:r w:rsidRPr="00E16B68">
              <w:rPr>
                <w:rFonts w:ascii="宋体" w:hAnsi="宋体" w:cs="宋体" w:hint="eastAsia"/>
                <w:color w:val="000000"/>
                <w:sz w:val="22"/>
                <w:szCs w:val="22"/>
              </w:rPr>
              <w:t xml:space="preserve">　</w:t>
            </w:r>
            <w:r w:rsidR="001251AA">
              <w:rPr>
                <w:rFonts w:ascii="宋体" w:hAnsi="宋体" w:cs="宋体" w:hint="eastAsia"/>
                <w:color w:val="000000"/>
                <w:sz w:val="22"/>
                <w:szCs w:val="22"/>
              </w:rPr>
              <w:t>10</w:t>
            </w:r>
          </w:p>
        </w:tc>
        <w:tc>
          <w:tcPr>
            <w:tcW w:w="940" w:type="dxa"/>
            <w:shd w:val="clear" w:color="auto" w:fill="auto"/>
            <w:vAlign w:val="center"/>
            <w:hideMark/>
          </w:tcPr>
          <w:p w:rsidR="00E16B68" w:rsidRPr="00E16B68" w:rsidRDefault="001251AA" w:rsidP="00E16B68">
            <w:pPr>
              <w:widowControl/>
              <w:autoSpaceDE/>
              <w:autoSpaceDN/>
              <w:adjustRightInd/>
              <w:spacing w:line="240" w:lineRule="auto"/>
              <w:jc w:val="right"/>
              <w:rPr>
                <w:rFonts w:ascii="宋体" w:hAnsi="宋体" w:cs="宋体"/>
                <w:color w:val="000000"/>
                <w:sz w:val="22"/>
                <w:szCs w:val="22"/>
              </w:rPr>
            </w:pPr>
            <w:r>
              <w:rPr>
                <w:rFonts w:ascii="宋体" w:hAnsi="宋体" w:cs="宋体" w:hint="eastAsia"/>
                <w:color w:val="000000"/>
                <w:sz w:val="22"/>
                <w:szCs w:val="22"/>
              </w:rPr>
              <w:t>1</w:t>
            </w:r>
            <w:r w:rsidR="00E16B68" w:rsidRPr="00E16B68">
              <w:rPr>
                <w:rFonts w:ascii="宋体" w:hAnsi="宋体" w:cs="宋体" w:hint="eastAsia"/>
                <w:color w:val="000000"/>
                <w:sz w:val="22"/>
                <w:szCs w:val="22"/>
              </w:rPr>
              <w:t>0</w:t>
            </w:r>
          </w:p>
        </w:tc>
      </w:tr>
      <w:tr w:rsidR="00E16B68" w:rsidRPr="00E16B68" w:rsidTr="00892182">
        <w:trPr>
          <w:trHeight w:val="482"/>
        </w:trPr>
        <w:tc>
          <w:tcPr>
            <w:tcW w:w="1080" w:type="dxa"/>
            <w:shd w:val="clear" w:color="auto" w:fill="auto"/>
            <w:vAlign w:val="center"/>
            <w:hideMark/>
          </w:tcPr>
          <w:p w:rsidR="00E16B68" w:rsidRPr="00E16B68" w:rsidRDefault="00E16B68" w:rsidP="00E16B68">
            <w:pPr>
              <w:widowControl/>
              <w:autoSpaceDE/>
              <w:autoSpaceDN/>
              <w:adjustRightInd/>
              <w:spacing w:line="240" w:lineRule="auto"/>
              <w:rPr>
                <w:rFonts w:ascii="宋体" w:hAnsi="宋体" w:cs="宋体"/>
                <w:color w:val="000000"/>
                <w:sz w:val="22"/>
                <w:szCs w:val="22"/>
              </w:rPr>
            </w:pPr>
            <w:r w:rsidRPr="00E16B68">
              <w:rPr>
                <w:rFonts w:ascii="宋体" w:hAnsi="宋体" w:cs="宋体" w:hint="eastAsia"/>
                <w:color w:val="000000"/>
                <w:sz w:val="22"/>
                <w:szCs w:val="22"/>
              </w:rPr>
              <w:t xml:space="preserve">　</w:t>
            </w:r>
          </w:p>
        </w:tc>
        <w:tc>
          <w:tcPr>
            <w:tcW w:w="2758" w:type="dxa"/>
            <w:shd w:val="clear" w:color="auto" w:fill="auto"/>
            <w:vAlign w:val="center"/>
            <w:hideMark/>
          </w:tcPr>
          <w:p w:rsidR="00E16B68" w:rsidRPr="00E16B68" w:rsidRDefault="00E16B68" w:rsidP="00E16B68">
            <w:pPr>
              <w:widowControl/>
              <w:autoSpaceDE/>
              <w:autoSpaceDN/>
              <w:adjustRightInd/>
              <w:spacing w:line="240" w:lineRule="auto"/>
              <w:rPr>
                <w:rFonts w:ascii="宋体" w:hAnsi="宋体" w:cs="宋体"/>
                <w:color w:val="000000"/>
                <w:sz w:val="22"/>
                <w:szCs w:val="22"/>
              </w:rPr>
            </w:pPr>
            <w:r w:rsidRPr="00E16B68">
              <w:rPr>
                <w:rFonts w:ascii="宋体" w:hAnsi="宋体" w:cs="宋体" w:hint="eastAsia"/>
                <w:color w:val="000000"/>
                <w:sz w:val="22"/>
                <w:szCs w:val="22"/>
              </w:rPr>
              <w:t xml:space="preserve">　</w:t>
            </w:r>
          </w:p>
        </w:tc>
        <w:tc>
          <w:tcPr>
            <w:tcW w:w="1382" w:type="dxa"/>
            <w:shd w:val="clear" w:color="auto" w:fill="auto"/>
            <w:vAlign w:val="center"/>
            <w:hideMark/>
          </w:tcPr>
          <w:p w:rsidR="00E16B68" w:rsidRPr="00E16B68" w:rsidRDefault="00E16B68" w:rsidP="00E16B68">
            <w:pPr>
              <w:widowControl/>
              <w:autoSpaceDE/>
              <w:autoSpaceDN/>
              <w:adjustRightInd/>
              <w:spacing w:line="240" w:lineRule="auto"/>
              <w:rPr>
                <w:rFonts w:ascii="宋体" w:hAnsi="宋体" w:cs="宋体"/>
                <w:color w:val="000000"/>
                <w:sz w:val="22"/>
                <w:szCs w:val="22"/>
              </w:rPr>
            </w:pPr>
            <w:r w:rsidRPr="00E16B68">
              <w:rPr>
                <w:rFonts w:ascii="宋体" w:hAnsi="宋体" w:cs="宋体" w:hint="eastAsia"/>
                <w:color w:val="000000"/>
                <w:sz w:val="22"/>
                <w:szCs w:val="22"/>
              </w:rPr>
              <w:t xml:space="preserve">　</w:t>
            </w:r>
          </w:p>
        </w:tc>
        <w:tc>
          <w:tcPr>
            <w:tcW w:w="900" w:type="dxa"/>
            <w:shd w:val="clear" w:color="auto" w:fill="auto"/>
            <w:vAlign w:val="center"/>
            <w:hideMark/>
          </w:tcPr>
          <w:p w:rsidR="00E16B68" w:rsidRPr="00E16B68" w:rsidRDefault="00E16B68" w:rsidP="00E16B68">
            <w:pPr>
              <w:widowControl/>
              <w:autoSpaceDE/>
              <w:autoSpaceDN/>
              <w:adjustRightInd/>
              <w:spacing w:line="240" w:lineRule="auto"/>
              <w:rPr>
                <w:rFonts w:ascii="宋体" w:hAnsi="宋体" w:cs="宋体"/>
                <w:color w:val="000000"/>
                <w:sz w:val="22"/>
                <w:szCs w:val="22"/>
              </w:rPr>
            </w:pPr>
            <w:r w:rsidRPr="00E16B68">
              <w:rPr>
                <w:rFonts w:ascii="宋体" w:hAnsi="宋体" w:cs="宋体" w:hint="eastAsia"/>
                <w:color w:val="000000"/>
                <w:sz w:val="22"/>
                <w:szCs w:val="22"/>
              </w:rPr>
              <w:t xml:space="preserve">　</w:t>
            </w:r>
          </w:p>
        </w:tc>
        <w:tc>
          <w:tcPr>
            <w:tcW w:w="1120" w:type="dxa"/>
            <w:shd w:val="clear" w:color="auto" w:fill="auto"/>
            <w:vAlign w:val="center"/>
            <w:hideMark/>
          </w:tcPr>
          <w:p w:rsidR="00E16B68" w:rsidRPr="00E16B68" w:rsidRDefault="00E16B68" w:rsidP="00E16B68">
            <w:pPr>
              <w:widowControl/>
              <w:autoSpaceDE/>
              <w:autoSpaceDN/>
              <w:adjustRightInd/>
              <w:spacing w:line="240" w:lineRule="auto"/>
              <w:rPr>
                <w:rFonts w:ascii="宋体" w:hAnsi="宋体" w:cs="宋体"/>
                <w:color w:val="000000"/>
                <w:sz w:val="22"/>
                <w:szCs w:val="22"/>
              </w:rPr>
            </w:pPr>
            <w:r w:rsidRPr="00E16B68">
              <w:rPr>
                <w:rFonts w:ascii="宋体" w:hAnsi="宋体" w:cs="宋体" w:hint="eastAsia"/>
                <w:color w:val="000000"/>
                <w:sz w:val="22"/>
                <w:szCs w:val="22"/>
              </w:rPr>
              <w:t xml:space="preserve">　</w:t>
            </w:r>
          </w:p>
        </w:tc>
        <w:tc>
          <w:tcPr>
            <w:tcW w:w="940" w:type="dxa"/>
            <w:shd w:val="clear" w:color="auto" w:fill="auto"/>
            <w:vAlign w:val="center"/>
            <w:hideMark/>
          </w:tcPr>
          <w:p w:rsidR="00E16B68" w:rsidRPr="00E16B68" w:rsidRDefault="00BF4C8E" w:rsidP="001251AA">
            <w:pPr>
              <w:widowControl/>
              <w:autoSpaceDE/>
              <w:autoSpaceDN/>
              <w:adjustRightInd/>
              <w:spacing w:line="240" w:lineRule="auto"/>
              <w:jc w:val="right"/>
              <w:rPr>
                <w:rFonts w:ascii="宋体" w:hAnsi="宋体" w:cs="宋体"/>
                <w:color w:val="000000"/>
                <w:sz w:val="22"/>
                <w:szCs w:val="22"/>
              </w:rPr>
            </w:pPr>
            <w:r>
              <w:rPr>
                <w:rFonts w:ascii="宋体" w:hAnsi="宋体" w:cs="宋体" w:hint="eastAsia"/>
                <w:color w:val="000000"/>
                <w:sz w:val="22"/>
                <w:szCs w:val="22"/>
              </w:rPr>
              <w:t>3</w:t>
            </w:r>
            <w:r w:rsidR="001251AA">
              <w:rPr>
                <w:rFonts w:ascii="宋体" w:hAnsi="宋体" w:cs="宋体" w:hint="eastAsia"/>
                <w:color w:val="000000"/>
                <w:sz w:val="22"/>
                <w:szCs w:val="22"/>
              </w:rPr>
              <w:t>5</w:t>
            </w:r>
            <w:r>
              <w:rPr>
                <w:rFonts w:ascii="宋体" w:hAnsi="宋体" w:cs="宋体" w:hint="eastAsia"/>
                <w:color w:val="000000"/>
                <w:sz w:val="22"/>
                <w:szCs w:val="22"/>
              </w:rPr>
              <w:t>0.96</w:t>
            </w:r>
          </w:p>
        </w:tc>
      </w:tr>
    </w:tbl>
    <w:p w:rsidR="004955E1" w:rsidRPr="00132A46" w:rsidRDefault="004955E1">
      <w:pPr>
        <w:ind w:firstLine="420"/>
      </w:pPr>
    </w:p>
    <w:p w:rsidR="0088623F" w:rsidRDefault="0088623F">
      <w:pPr>
        <w:pStyle w:val="3"/>
        <w:rPr>
          <w:rFonts w:ascii="Times New Roman" w:hAnsi="Times New Roman"/>
        </w:rPr>
      </w:pPr>
      <w:bookmarkStart w:id="104" w:name="_Toc517945865"/>
      <w:bookmarkStart w:id="105" w:name="_Toc14563"/>
      <w:r>
        <w:rPr>
          <w:rFonts w:ascii="Times New Roman" w:hAnsi="Times New Roman" w:hint="eastAsia"/>
        </w:rPr>
        <w:t>供电</w:t>
      </w:r>
      <w:r>
        <w:rPr>
          <w:rFonts w:ascii="Times New Roman" w:hAnsi="Times New Roman"/>
        </w:rPr>
        <w:t>冗余</w:t>
      </w:r>
      <w:bookmarkEnd w:id="104"/>
    </w:p>
    <w:p w:rsidR="0088623F" w:rsidRPr="0088623F" w:rsidRDefault="0088623F" w:rsidP="005E62DC">
      <w:pPr>
        <w:ind w:firstLine="198"/>
      </w:pPr>
      <w:r>
        <w:rPr>
          <w:rFonts w:hint="eastAsia"/>
        </w:rPr>
        <w:t>采用</w:t>
      </w:r>
      <w:r>
        <w:rPr>
          <w:rFonts w:hint="eastAsia"/>
        </w:rPr>
        <w:t>1</w:t>
      </w:r>
      <w:r>
        <w:t>+1</w:t>
      </w:r>
      <w:r>
        <w:rPr>
          <w:rFonts w:hint="eastAsia"/>
        </w:rPr>
        <w:t>冗余模式</w:t>
      </w:r>
      <w:r>
        <w:t>，</w:t>
      </w:r>
      <w:r>
        <w:rPr>
          <w:rFonts w:hint="eastAsia"/>
        </w:rPr>
        <w:t>电路</w:t>
      </w:r>
      <w:r>
        <w:t>设计支持</w:t>
      </w:r>
      <w:r>
        <w:t>Load share</w:t>
      </w:r>
      <w:r>
        <w:rPr>
          <w:rFonts w:hint="eastAsia"/>
        </w:rPr>
        <w:t>模式</w:t>
      </w:r>
      <w:r>
        <w:t>。</w:t>
      </w:r>
    </w:p>
    <w:p w:rsidR="004955E1" w:rsidRDefault="00916937">
      <w:pPr>
        <w:pStyle w:val="3"/>
        <w:rPr>
          <w:rFonts w:ascii="Times New Roman" w:hAnsi="Times New Roman"/>
        </w:rPr>
      </w:pPr>
      <w:bookmarkStart w:id="106" w:name="_Toc517945866"/>
      <w:r w:rsidRPr="00132A46">
        <w:rPr>
          <w:rFonts w:ascii="Times New Roman" w:hAnsi="Times New Roman"/>
        </w:rPr>
        <w:t>电源</w:t>
      </w:r>
      <w:r w:rsidRPr="00132A46">
        <w:rPr>
          <w:rFonts w:ascii="Times New Roman" w:hAnsi="Times New Roman"/>
        </w:rPr>
        <w:t>PSU</w:t>
      </w:r>
      <w:r w:rsidRPr="00132A46">
        <w:rPr>
          <w:rFonts w:ascii="Times New Roman" w:hAnsi="Times New Roman"/>
        </w:rPr>
        <w:t>选型</w:t>
      </w:r>
      <w:bookmarkEnd w:id="105"/>
      <w:bookmarkEnd w:id="106"/>
    </w:p>
    <w:p w:rsidR="00892182" w:rsidRDefault="00195324" w:rsidP="005E62DC">
      <w:pPr>
        <w:ind w:firstLine="198"/>
      </w:pPr>
      <w:r>
        <w:rPr>
          <w:rFonts w:hint="eastAsia"/>
        </w:rPr>
        <w:t>整个设备电源功耗估算约为</w:t>
      </w:r>
      <w:r>
        <w:rPr>
          <w:rFonts w:hint="eastAsia"/>
        </w:rPr>
        <w:t>3</w:t>
      </w:r>
      <w:r w:rsidR="001251AA">
        <w:rPr>
          <w:rFonts w:hint="eastAsia"/>
        </w:rPr>
        <w:t>5</w:t>
      </w:r>
      <w:r>
        <w:rPr>
          <w:rFonts w:hint="eastAsia"/>
        </w:rPr>
        <w:t>0W</w:t>
      </w:r>
      <w:r>
        <w:rPr>
          <w:rFonts w:hint="eastAsia"/>
        </w:rPr>
        <w:t>左右</w:t>
      </w:r>
      <w:r w:rsidR="001251AA">
        <w:rPr>
          <w:rFonts w:hint="eastAsia"/>
        </w:rPr>
        <w:t>，</w:t>
      </w:r>
      <w:r w:rsidR="001251AA">
        <w:rPr>
          <w:rFonts w:hint="eastAsia"/>
        </w:rPr>
        <w:t>PSU</w:t>
      </w:r>
      <w:r w:rsidR="001251AA">
        <w:rPr>
          <w:rFonts w:hint="eastAsia"/>
        </w:rPr>
        <w:t>的选择应在</w:t>
      </w:r>
      <w:r w:rsidR="001251AA">
        <w:rPr>
          <w:rFonts w:hint="eastAsia"/>
        </w:rPr>
        <w:t>350W</w:t>
      </w:r>
      <w:r w:rsidR="001251AA">
        <w:rPr>
          <w:rFonts w:hint="eastAsia"/>
        </w:rPr>
        <w:t>左右，</w:t>
      </w:r>
      <w:r w:rsidR="00E50ECF">
        <w:rPr>
          <w:rFonts w:hint="eastAsia"/>
        </w:rPr>
        <w:t>现初步调研结果如下：</w:t>
      </w:r>
    </w:p>
    <w:p w:rsidR="0019566D" w:rsidRPr="0019566D" w:rsidRDefault="0019566D" w:rsidP="0019566D">
      <w:pPr>
        <w:pStyle w:val="a"/>
        <w:numPr>
          <w:ilvl w:val="0"/>
          <w:numId w:val="43"/>
        </w:numPr>
        <w:jc w:val="left"/>
        <w:rPr>
          <w:rFonts w:ascii="Times New Roman" w:hAnsi="Times New Roman" w:cs="Times New Roman"/>
        </w:rPr>
      </w:pPr>
      <w:r>
        <w:rPr>
          <w:rFonts w:ascii="Times New Roman" w:hAnsi="Times New Roman" w:cs="Times New Roman" w:hint="eastAsia"/>
        </w:rPr>
        <w:t>PSU</w:t>
      </w:r>
      <w:r>
        <w:rPr>
          <w:rFonts w:ascii="Times New Roman" w:hAnsi="Times New Roman" w:cs="Times New Roman" w:hint="eastAsia"/>
        </w:rPr>
        <w:t>选型</w:t>
      </w:r>
      <w:r w:rsidRPr="0019566D">
        <w:rPr>
          <w:rFonts w:ascii="Times New Roman" w:hAnsi="Times New Roman" w:cs="Times New Roman"/>
        </w:rPr>
        <w:t>列表</w:t>
      </w:r>
    </w:p>
    <w:tbl>
      <w:tblPr>
        <w:tblStyle w:val="af3"/>
        <w:tblW w:w="0" w:type="auto"/>
        <w:jc w:val="center"/>
        <w:tblLook w:val="04A0" w:firstRow="1" w:lastRow="0" w:firstColumn="1" w:lastColumn="0" w:noHBand="0" w:noVBand="1"/>
      </w:tblPr>
      <w:tblGrid>
        <w:gridCol w:w="1528"/>
        <w:gridCol w:w="2415"/>
        <w:gridCol w:w="2512"/>
        <w:gridCol w:w="2581"/>
      </w:tblGrid>
      <w:tr w:rsidR="00D16393" w:rsidTr="00D16393">
        <w:trPr>
          <w:jc w:val="center"/>
        </w:trPr>
        <w:tc>
          <w:tcPr>
            <w:tcW w:w="1528" w:type="dxa"/>
          </w:tcPr>
          <w:p w:rsidR="00D16393" w:rsidRDefault="00D16393" w:rsidP="005E62DC">
            <w:r>
              <w:rPr>
                <w:rFonts w:hint="eastAsia"/>
              </w:rPr>
              <w:t>厂商</w:t>
            </w:r>
          </w:p>
        </w:tc>
        <w:tc>
          <w:tcPr>
            <w:tcW w:w="2415" w:type="dxa"/>
          </w:tcPr>
          <w:p w:rsidR="00D16393" w:rsidRDefault="00D16393" w:rsidP="005E62DC">
            <w:r>
              <w:rPr>
                <w:rFonts w:hint="eastAsia"/>
              </w:rPr>
              <w:t>电源功率</w:t>
            </w:r>
          </w:p>
        </w:tc>
        <w:tc>
          <w:tcPr>
            <w:tcW w:w="2512" w:type="dxa"/>
          </w:tcPr>
          <w:p w:rsidR="00D16393" w:rsidRDefault="00D16393" w:rsidP="005E62DC">
            <w:r>
              <w:rPr>
                <w:rFonts w:hint="eastAsia"/>
              </w:rPr>
              <w:t>尺寸（</w:t>
            </w:r>
            <w:r>
              <w:rPr>
                <w:rFonts w:hint="eastAsia"/>
              </w:rPr>
              <w:t>mm*mm*mm</w:t>
            </w:r>
            <w:r>
              <w:rPr>
                <w:rFonts w:hint="eastAsia"/>
              </w:rPr>
              <w:t>）</w:t>
            </w:r>
          </w:p>
        </w:tc>
        <w:tc>
          <w:tcPr>
            <w:tcW w:w="2581" w:type="dxa"/>
          </w:tcPr>
          <w:p w:rsidR="00D16393" w:rsidRDefault="00D16393" w:rsidP="005E62DC">
            <w:r>
              <w:rPr>
                <w:rFonts w:hint="eastAsia"/>
              </w:rPr>
              <w:t>备注</w:t>
            </w:r>
          </w:p>
        </w:tc>
      </w:tr>
      <w:tr w:rsidR="00D16393" w:rsidTr="00D16393">
        <w:trPr>
          <w:jc w:val="center"/>
        </w:trPr>
        <w:tc>
          <w:tcPr>
            <w:tcW w:w="1528" w:type="dxa"/>
          </w:tcPr>
          <w:p w:rsidR="00D16393" w:rsidRDefault="00D16393" w:rsidP="005E62DC">
            <w:r>
              <w:rPr>
                <w:rFonts w:hint="eastAsia"/>
              </w:rPr>
              <w:t>台达电</w:t>
            </w:r>
          </w:p>
        </w:tc>
        <w:tc>
          <w:tcPr>
            <w:tcW w:w="2415" w:type="dxa"/>
          </w:tcPr>
          <w:p w:rsidR="00D16393" w:rsidRDefault="00D16393" w:rsidP="005E62DC">
            <w:r>
              <w:rPr>
                <w:rFonts w:hint="eastAsia"/>
              </w:rPr>
              <w:t>300W/500W/800W</w:t>
            </w:r>
          </w:p>
        </w:tc>
        <w:tc>
          <w:tcPr>
            <w:tcW w:w="2512" w:type="dxa"/>
          </w:tcPr>
          <w:p w:rsidR="00D16393" w:rsidRDefault="00D16393" w:rsidP="005E62DC">
            <w:r>
              <w:rPr>
                <w:rFonts w:hint="eastAsia"/>
              </w:rPr>
              <w:t>188*73.5*40</w:t>
            </w:r>
          </w:p>
        </w:tc>
        <w:tc>
          <w:tcPr>
            <w:tcW w:w="2581" w:type="dxa"/>
          </w:tcPr>
          <w:p w:rsidR="00D16393" w:rsidRDefault="00D16393" w:rsidP="005E62DC">
            <w:r>
              <w:rPr>
                <w:rFonts w:hint="eastAsia"/>
              </w:rPr>
              <w:t>所有电源封装兼容</w:t>
            </w:r>
          </w:p>
        </w:tc>
      </w:tr>
      <w:tr w:rsidR="00D16393" w:rsidTr="00D16393">
        <w:trPr>
          <w:jc w:val="center"/>
        </w:trPr>
        <w:tc>
          <w:tcPr>
            <w:tcW w:w="1528" w:type="dxa"/>
          </w:tcPr>
          <w:p w:rsidR="00D16393" w:rsidRDefault="00D16393" w:rsidP="005E62DC">
            <w:r>
              <w:rPr>
                <w:rFonts w:hint="eastAsia"/>
              </w:rPr>
              <w:t>雅特生</w:t>
            </w:r>
          </w:p>
        </w:tc>
        <w:tc>
          <w:tcPr>
            <w:tcW w:w="2415" w:type="dxa"/>
          </w:tcPr>
          <w:p w:rsidR="00D16393" w:rsidRDefault="00D16393" w:rsidP="005E62DC">
            <w:r>
              <w:rPr>
                <w:rFonts w:hint="eastAsia"/>
              </w:rPr>
              <w:t>460W</w:t>
            </w:r>
            <w:r>
              <w:rPr>
                <w:rFonts w:hint="eastAsia"/>
              </w:rPr>
              <w:t>（最小）</w:t>
            </w:r>
          </w:p>
        </w:tc>
        <w:tc>
          <w:tcPr>
            <w:tcW w:w="2512" w:type="dxa"/>
          </w:tcPr>
          <w:p w:rsidR="00D16393" w:rsidRDefault="00D16393" w:rsidP="005E62DC">
            <w:r>
              <w:rPr>
                <w:rFonts w:hint="eastAsia"/>
              </w:rPr>
              <w:t>197*86.4*40.5</w:t>
            </w:r>
          </w:p>
        </w:tc>
        <w:tc>
          <w:tcPr>
            <w:tcW w:w="2581" w:type="dxa"/>
          </w:tcPr>
          <w:p w:rsidR="00D16393" w:rsidRDefault="00D16393" w:rsidP="005E62DC">
            <w:r>
              <w:rPr>
                <w:rFonts w:hint="eastAsia"/>
              </w:rPr>
              <w:t>尺寸较大</w:t>
            </w:r>
          </w:p>
        </w:tc>
      </w:tr>
      <w:tr w:rsidR="00D16393" w:rsidTr="00D16393">
        <w:trPr>
          <w:jc w:val="center"/>
        </w:trPr>
        <w:tc>
          <w:tcPr>
            <w:tcW w:w="1528" w:type="dxa"/>
          </w:tcPr>
          <w:p w:rsidR="00D16393" w:rsidRDefault="00D16393" w:rsidP="005E62DC">
            <w:r>
              <w:rPr>
                <w:rFonts w:hint="eastAsia"/>
              </w:rPr>
              <w:t>GE</w:t>
            </w:r>
          </w:p>
        </w:tc>
        <w:tc>
          <w:tcPr>
            <w:tcW w:w="2415" w:type="dxa"/>
          </w:tcPr>
          <w:p w:rsidR="00D16393" w:rsidRDefault="00D16393" w:rsidP="005E62DC">
            <w:r>
              <w:rPr>
                <w:rFonts w:hint="eastAsia"/>
              </w:rPr>
              <w:t>450W</w:t>
            </w:r>
            <w:r>
              <w:rPr>
                <w:rFonts w:hint="eastAsia"/>
              </w:rPr>
              <w:t>（最小）</w:t>
            </w:r>
          </w:p>
        </w:tc>
        <w:tc>
          <w:tcPr>
            <w:tcW w:w="2512" w:type="dxa"/>
          </w:tcPr>
          <w:p w:rsidR="00D16393" w:rsidRDefault="0092195E" w:rsidP="005E62DC">
            <w:r>
              <w:rPr>
                <w:rFonts w:hint="eastAsia"/>
              </w:rPr>
              <w:t>127*76.2*36.8</w:t>
            </w:r>
          </w:p>
        </w:tc>
        <w:tc>
          <w:tcPr>
            <w:tcW w:w="2581" w:type="dxa"/>
          </w:tcPr>
          <w:p w:rsidR="00D16393" w:rsidRDefault="0092195E" w:rsidP="005E62DC">
            <w:r>
              <w:rPr>
                <w:rFonts w:hint="eastAsia"/>
              </w:rPr>
              <w:t>开板</w:t>
            </w:r>
          </w:p>
        </w:tc>
      </w:tr>
      <w:tr w:rsidR="00D16393" w:rsidTr="00BB0F00">
        <w:trPr>
          <w:jc w:val="center"/>
        </w:trPr>
        <w:tc>
          <w:tcPr>
            <w:tcW w:w="1528" w:type="dxa"/>
          </w:tcPr>
          <w:p w:rsidR="00D16393" w:rsidRDefault="00D16393" w:rsidP="005E62DC">
            <w:r>
              <w:rPr>
                <w:rFonts w:hint="eastAsia"/>
              </w:rPr>
              <w:t>群智科技</w:t>
            </w:r>
          </w:p>
        </w:tc>
        <w:tc>
          <w:tcPr>
            <w:tcW w:w="2415" w:type="dxa"/>
            <w:vAlign w:val="center"/>
          </w:tcPr>
          <w:p w:rsidR="00D16393" w:rsidRDefault="00D16393" w:rsidP="00BB0F00">
            <w:pPr>
              <w:jc w:val="both"/>
            </w:pPr>
            <w:r>
              <w:rPr>
                <w:rFonts w:hint="eastAsia"/>
              </w:rPr>
              <w:t>250W</w:t>
            </w:r>
          </w:p>
        </w:tc>
        <w:tc>
          <w:tcPr>
            <w:tcW w:w="2512" w:type="dxa"/>
            <w:vAlign w:val="center"/>
          </w:tcPr>
          <w:p w:rsidR="00D16393" w:rsidRDefault="00D16393" w:rsidP="00BB0F00">
            <w:pPr>
              <w:jc w:val="both"/>
            </w:pPr>
            <w:r>
              <w:rPr>
                <w:rFonts w:hint="eastAsia"/>
              </w:rPr>
              <w:t>211*50.5*40.2</w:t>
            </w:r>
          </w:p>
        </w:tc>
        <w:tc>
          <w:tcPr>
            <w:tcW w:w="2581" w:type="dxa"/>
            <w:vAlign w:val="center"/>
          </w:tcPr>
          <w:p w:rsidR="00D16393" w:rsidRDefault="00A8415E" w:rsidP="00A8415E">
            <w:pPr>
              <w:jc w:val="both"/>
            </w:pPr>
            <w:r>
              <w:rPr>
                <w:rFonts w:hint="eastAsia"/>
              </w:rPr>
              <w:t>可以考虑</w:t>
            </w:r>
            <w:r w:rsidR="00D16393">
              <w:rPr>
                <w:rFonts w:hint="eastAsia"/>
              </w:rPr>
              <w:t>三个并联</w:t>
            </w:r>
          </w:p>
        </w:tc>
      </w:tr>
    </w:tbl>
    <w:p w:rsidR="004955E1" w:rsidRPr="00132A46" w:rsidRDefault="00916937">
      <w:pPr>
        <w:pStyle w:val="1"/>
        <w:rPr>
          <w:rFonts w:ascii="Times New Roman" w:hAnsi="Times New Roman"/>
          <w:szCs w:val="21"/>
        </w:rPr>
      </w:pPr>
      <w:bookmarkStart w:id="107" w:name="_Toc517945867"/>
      <w:bookmarkStart w:id="108" w:name="_Toc3096"/>
      <w:r w:rsidRPr="00132A46">
        <w:rPr>
          <w:rFonts w:ascii="Times New Roman" w:hAnsi="Times New Roman"/>
          <w:szCs w:val="21"/>
        </w:rPr>
        <w:lastRenderedPageBreak/>
        <w:t>六性分析</w:t>
      </w:r>
      <w:bookmarkEnd w:id="107"/>
    </w:p>
    <w:p w:rsidR="004955E1" w:rsidRPr="00132A46" w:rsidRDefault="00916937" w:rsidP="00F24AC5">
      <w:pPr>
        <w:pStyle w:val="2"/>
        <w:spacing w:before="0" w:afterLines="50" w:after="120"/>
        <w:rPr>
          <w:rFonts w:ascii="Times New Roman" w:eastAsia="宋体" w:hAnsi="Times New Roman"/>
        </w:rPr>
      </w:pPr>
      <w:bookmarkStart w:id="109" w:name="_Toc292184162"/>
      <w:bookmarkStart w:id="110" w:name="_Toc11286"/>
      <w:bookmarkStart w:id="111" w:name="_Toc517945868"/>
      <w:r w:rsidRPr="00132A46">
        <w:rPr>
          <w:rFonts w:ascii="Times New Roman" w:eastAsia="宋体" w:hAnsi="Times New Roman"/>
        </w:rPr>
        <w:t>系统安全性</w:t>
      </w:r>
      <w:bookmarkEnd w:id="109"/>
      <w:bookmarkEnd w:id="110"/>
      <w:r w:rsidRPr="00132A46">
        <w:rPr>
          <w:rFonts w:ascii="Times New Roman" w:eastAsia="宋体" w:hAnsi="Times New Roman"/>
        </w:rPr>
        <w:t>设计</w:t>
      </w:r>
      <w:bookmarkStart w:id="112" w:name="_GoBack"/>
      <w:bookmarkEnd w:id="111"/>
      <w:bookmarkEnd w:id="112"/>
    </w:p>
    <w:p w:rsidR="004955E1" w:rsidRPr="00132A46" w:rsidRDefault="00916937">
      <w:pPr>
        <w:ind w:firstLine="198"/>
      </w:pPr>
      <w:r w:rsidRPr="00132A46">
        <w:t>各项设计都满足安全要求应满足</w:t>
      </w:r>
      <w:r w:rsidRPr="00132A46">
        <w:t>GJB900-90</w:t>
      </w:r>
      <w:r w:rsidRPr="00132A46">
        <w:t>《系统安全性通用大纲》相关要求</w:t>
      </w:r>
    </w:p>
    <w:p w:rsidR="004955E1" w:rsidRPr="00132A46" w:rsidRDefault="00916937">
      <w:pPr>
        <w:pStyle w:val="2"/>
        <w:rPr>
          <w:rFonts w:ascii="Times New Roman" w:eastAsiaTheme="minorEastAsia" w:hAnsi="Times New Roman"/>
        </w:rPr>
      </w:pPr>
      <w:bookmarkStart w:id="113" w:name="_Toc517945869"/>
      <w:r w:rsidRPr="00132A46">
        <w:rPr>
          <w:rFonts w:ascii="Times New Roman" w:eastAsiaTheme="minorEastAsia" w:hAnsi="Times New Roman"/>
        </w:rPr>
        <w:t>保障性设计</w:t>
      </w:r>
      <w:bookmarkEnd w:id="113"/>
    </w:p>
    <w:p w:rsidR="004955E1" w:rsidRPr="00132A46" w:rsidRDefault="00916937">
      <w:pPr>
        <w:ind w:firstLine="420"/>
      </w:pPr>
      <w:r w:rsidRPr="00132A46">
        <w:t>整个系统从技术方案、研制、生产均需要采用有效的控制措施，针对各个阶段的工作有合理的计划和安排，每个环节保证具备有效的监督和控制，针对出现问题有积极的改进措施。</w:t>
      </w:r>
    </w:p>
    <w:p w:rsidR="004955E1" w:rsidRPr="00132A46" w:rsidRDefault="00916937">
      <w:r w:rsidRPr="00132A46">
        <w:tab/>
      </w:r>
      <w:r w:rsidRPr="00132A46">
        <w:t>在前期设计中，采用主流技术、主流器件，保证供应渠道</w:t>
      </w:r>
      <w:r w:rsidR="002F5321" w:rsidRPr="00132A46">
        <w:t>。</w:t>
      </w:r>
    </w:p>
    <w:p w:rsidR="004955E1" w:rsidRPr="00132A46" w:rsidRDefault="00916937">
      <w:pPr>
        <w:pStyle w:val="2"/>
        <w:rPr>
          <w:rFonts w:ascii="Times New Roman" w:eastAsiaTheme="minorEastAsia" w:hAnsi="Times New Roman"/>
        </w:rPr>
      </w:pPr>
      <w:bookmarkStart w:id="114" w:name="_Toc517945870"/>
      <w:r w:rsidRPr="00132A46">
        <w:rPr>
          <w:rFonts w:ascii="Times New Roman" w:eastAsiaTheme="minorEastAsia" w:hAnsi="Times New Roman"/>
        </w:rPr>
        <w:t>可靠性设计</w:t>
      </w:r>
      <w:bookmarkEnd w:id="108"/>
      <w:bookmarkEnd w:id="114"/>
    </w:p>
    <w:p w:rsidR="004955E1" w:rsidRPr="00132A46" w:rsidRDefault="00916937">
      <w:pPr>
        <w:pStyle w:val="3"/>
        <w:rPr>
          <w:rFonts w:ascii="Times New Roman" w:eastAsiaTheme="minorEastAsia" w:hAnsi="Times New Roman"/>
        </w:rPr>
      </w:pPr>
      <w:bookmarkStart w:id="115" w:name="_Toc29394"/>
      <w:bookmarkStart w:id="116" w:name="_Toc517945871"/>
      <w:r w:rsidRPr="00132A46">
        <w:rPr>
          <w:rFonts w:ascii="Times New Roman" w:eastAsiaTheme="minorEastAsia" w:hAnsi="Times New Roman"/>
        </w:rPr>
        <w:t>可靠性指标</w:t>
      </w:r>
      <w:bookmarkEnd w:id="115"/>
      <w:bookmarkEnd w:id="116"/>
    </w:p>
    <w:p w:rsidR="004955E1" w:rsidRPr="00132A46" w:rsidRDefault="00916937" w:rsidP="00030F30">
      <w:pPr>
        <w:pStyle w:val="11"/>
        <w:numPr>
          <w:ilvl w:val="0"/>
          <w:numId w:val="37"/>
        </w:numPr>
        <w:spacing w:line="360" w:lineRule="auto"/>
        <w:ind w:left="709" w:firstLineChars="0"/>
        <w:rPr>
          <w:rFonts w:ascii="Times New Roman" w:hAnsi="Times New Roman"/>
        </w:rPr>
      </w:pPr>
      <w:r w:rsidRPr="00132A46">
        <w:rPr>
          <w:rFonts w:ascii="Times New Roman" w:hAnsi="Times New Roman"/>
        </w:rPr>
        <w:t>MTBF</w:t>
      </w:r>
      <w:r w:rsidRPr="00132A46">
        <w:rPr>
          <w:rFonts w:ascii="Times New Roman" w:hAnsi="Times New Roman"/>
        </w:rPr>
        <w:t>：（平均故障间隔时间）</w:t>
      </w:r>
    </w:p>
    <w:p w:rsidR="004955E1" w:rsidRPr="00132A46" w:rsidRDefault="00916937" w:rsidP="00F24AC5">
      <w:pPr>
        <w:spacing w:afterLines="50" w:after="120"/>
        <w:ind w:left="425" w:firstLine="415"/>
      </w:pPr>
      <w:r w:rsidRPr="00132A46">
        <w:t>目标为：</w:t>
      </w:r>
      <w:r w:rsidRPr="00132A46">
        <w:t>MTBF≥</w:t>
      </w:r>
      <w:r w:rsidR="00030F30">
        <w:t>5</w:t>
      </w:r>
      <w:r w:rsidRPr="00132A46">
        <w:t>万小时</w:t>
      </w:r>
    </w:p>
    <w:p w:rsidR="004955E1" w:rsidRPr="00132A46" w:rsidRDefault="00916937" w:rsidP="00030F30">
      <w:pPr>
        <w:pStyle w:val="11"/>
        <w:numPr>
          <w:ilvl w:val="0"/>
          <w:numId w:val="37"/>
        </w:numPr>
        <w:spacing w:line="360" w:lineRule="auto"/>
        <w:ind w:left="709" w:firstLineChars="0"/>
        <w:rPr>
          <w:rFonts w:ascii="Times New Roman" w:hAnsi="Times New Roman"/>
        </w:rPr>
      </w:pPr>
      <w:r w:rsidRPr="00132A46">
        <w:rPr>
          <w:rFonts w:ascii="Times New Roman" w:hAnsi="Times New Roman"/>
        </w:rPr>
        <w:t>MTTR</w:t>
      </w:r>
      <w:r w:rsidRPr="00132A46">
        <w:rPr>
          <w:rFonts w:ascii="Times New Roman" w:hAnsi="Times New Roman"/>
        </w:rPr>
        <w:t>：（平均修复时间）</w:t>
      </w:r>
    </w:p>
    <w:p w:rsidR="004955E1" w:rsidRPr="00132A46" w:rsidRDefault="00916937" w:rsidP="00F24AC5">
      <w:pPr>
        <w:spacing w:afterLines="50" w:after="120"/>
        <w:ind w:left="416" w:firstLineChars="202" w:firstLine="424"/>
      </w:pPr>
      <w:r w:rsidRPr="00132A46">
        <w:t>目标为：</w:t>
      </w:r>
      <w:r w:rsidRPr="00132A46">
        <w:t>MTTR≤</w:t>
      </w:r>
      <w:r w:rsidR="00030F30">
        <w:t>60</w:t>
      </w:r>
      <w:r w:rsidRPr="00132A46">
        <w:t>分钟</w:t>
      </w:r>
    </w:p>
    <w:p w:rsidR="004955E1" w:rsidRPr="00132A46" w:rsidRDefault="00916937">
      <w:pPr>
        <w:pStyle w:val="3"/>
        <w:rPr>
          <w:rFonts w:ascii="Times New Roman" w:hAnsi="Times New Roman"/>
        </w:rPr>
      </w:pPr>
      <w:bookmarkStart w:id="117" w:name="_Toc22150"/>
      <w:bookmarkStart w:id="118" w:name="_Toc517945872"/>
      <w:r w:rsidRPr="00132A46">
        <w:rPr>
          <w:rFonts w:ascii="Times New Roman" w:hAnsi="Times New Roman"/>
        </w:rPr>
        <w:t>冗余设计</w:t>
      </w:r>
      <w:bookmarkEnd w:id="117"/>
      <w:bookmarkEnd w:id="118"/>
    </w:p>
    <w:p w:rsidR="004955E1" w:rsidRPr="00132A46" w:rsidRDefault="00916937">
      <w:pPr>
        <w:ind w:firstLine="420"/>
      </w:pPr>
      <w:r w:rsidRPr="00132A46">
        <w:t>在方案设计中，在关键节点充分考虑冗余设计，包括时钟、数据交互</w:t>
      </w:r>
      <w:r w:rsidR="00030F30">
        <w:rPr>
          <w:rFonts w:hint="eastAsia"/>
        </w:rPr>
        <w:t>、</w:t>
      </w:r>
      <w:r w:rsidR="00030F30">
        <w:t>电源</w:t>
      </w:r>
      <w:r w:rsidRPr="00132A46">
        <w:t>等各个方面。</w:t>
      </w:r>
    </w:p>
    <w:p w:rsidR="004955E1" w:rsidRPr="00132A46" w:rsidRDefault="00916937" w:rsidP="00030F30">
      <w:pPr>
        <w:pStyle w:val="11"/>
        <w:numPr>
          <w:ilvl w:val="0"/>
          <w:numId w:val="38"/>
        </w:numPr>
        <w:spacing w:line="360" w:lineRule="auto"/>
        <w:ind w:left="709" w:firstLineChars="0"/>
        <w:rPr>
          <w:rFonts w:ascii="Times New Roman" w:hAnsi="Times New Roman"/>
        </w:rPr>
      </w:pPr>
      <w:r w:rsidRPr="00132A46">
        <w:rPr>
          <w:rFonts w:ascii="Times New Roman" w:hAnsi="Times New Roman"/>
        </w:rPr>
        <w:t>时钟</w:t>
      </w:r>
      <w:r w:rsidR="00030F30">
        <w:rPr>
          <w:rFonts w:ascii="Times New Roman" w:hAnsi="Times New Roman" w:hint="eastAsia"/>
        </w:rPr>
        <w:t>：具备</w:t>
      </w:r>
      <w:r w:rsidRPr="00132A46">
        <w:rPr>
          <w:rFonts w:ascii="Times New Roman" w:hAnsi="Times New Roman"/>
        </w:rPr>
        <w:t>holdover</w:t>
      </w:r>
      <w:r w:rsidRPr="00132A46">
        <w:rPr>
          <w:rFonts w:ascii="Times New Roman" w:hAnsi="Times New Roman"/>
        </w:rPr>
        <w:t>功能，保证外部源丢失情况下板卡无障碍工作。</w:t>
      </w:r>
    </w:p>
    <w:p w:rsidR="004955E1" w:rsidRPr="00132A46" w:rsidRDefault="00030F30" w:rsidP="00030F30">
      <w:pPr>
        <w:pStyle w:val="11"/>
        <w:numPr>
          <w:ilvl w:val="0"/>
          <w:numId w:val="38"/>
        </w:numPr>
        <w:spacing w:line="360" w:lineRule="auto"/>
        <w:ind w:left="709" w:firstLineChars="0"/>
        <w:rPr>
          <w:rFonts w:ascii="Times New Roman" w:hAnsi="Times New Roman"/>
        </w:rPr>
      </w:pPr>
      <w:r>
        <w:rPr>
          <w:rFonts w:ascii="Times New Roman" w:hAnsi="Times New Roman" w:hint="eastAsia"/>
        </w:rPr>
        <w:t>数据</w:t>
      </w:r>
      <w:r>
        <w:rPr>
          <w:rFonts w:ascii="Times New Roman" w:hAnsi="Times New Roman"/>
        </w:rPr>
        <w:t>交互：</w:t>
      </w:r>
      <w:r w:rsidR="00916937" w:rsidRPr="00132A46">
        <w:rPr>
          <w:rFonts w:ascii="Times New Roman" w:hAnsi="Times New Roman"/>
        </w:rPr>
        <w:t>数据交互实现多条通路，防止瓶颈产生。</w:t>
      </w:r>
    </w:p>
    <w:p w:rsidR="00A6636E" w:rsidRPr="00132A46" w:rsidRDefault="00030F30" w:rsidP="00030F30">
      <w:pPr>
        <w:pStyle w:val="11"/>
        <w:numPr>
          <w:ilvl w:val="0"/>
          <w:numId w:val="38"/>
        </w:numPr>
        <w:spacing w:line="360" w:lineRule="auto"/>
        <w:ind w:left="709" w:firstLineChars="0"/>
        <w:rPr>
          <w:rFonts w:ascii="Times New Roman" w:hAnsi="Times New Roman"/>
        </w:rPr>
      </w:pPr>
      <w:r>
        <w:rPr>
          <w:rFonts w:ascii="Times New Roman" w:hAnsi="Times New Roman" w:hint="eastAsia"/>
        </w:rPr>
        <w:t>电源</w:t>
      </w:r>
      <w:r>
        <w:rPr>
          <w:rFonts w:ascii="Times New Roman" w:hAnsi="Times New Roman"/>
        </w:rPr>
        <w:t>：</w:t>
      </w:r>
      <w:r>
        <w:rPr>
          <w:rFonts w:ascii="Times New Roman" w:hAnsi="Times New Roman" w:hint="eastAsia"/>
        </w:rPr>
        <w:t>1</w:t>
      </w:r>
      <w:r>
        <w:rPr>
          <w:rFonts w:ascii="Times New Roman" w:hAnsi="Times New Roman"/>
        </w:rPr>
        <w:t>+1</w:t>
      </w:r>
      <w:r>
        <w:rPr>
          <w:rFonts w:ascii="Times New Roman" w:hAnsi="Times New Roman" w:hint="eastAsia"/>
        </w:rPr>
        <w:t>冗余</w:t>
      </w:r>
    </w:p>
    <w:p w:rsidR="004955E1" w:rsidRPr="00132A46" w:rsidRDefault="00916937">
      <w:pPr>
        <w:pStyle w:val="2"/>
        <w:rPr>
          <w:rFonts w:ascii="Times New Roman" w:hAnsi="Times New Roman"/>
        </w:rPr>
      </w:pPr>
      <w:bookmarkStart w:id="119" w:name="_Toc517945873"/>
      <w:r w:rsidRPr="00132A46">
        <w:rPr>
          <w:rFonts w:ascii="Times New Roman" w:hAnsi="Times New Roman"/>
        </w:rPr>
        <w:t>环境适应性</w:t>
      </w:r>
      <w:bookmarkEnd w:id="119"/>
    </w:p>
    <w:p w:rsidR="002B08C0" w:rsidRDefault="002B08C0">
      <w:pPr>
        <w:pStyle w:val="3"/>
        <w:rPr>
          <w:rFonts w:ascii="Times New Roman" w:hAnsi="Times New Roman"/>
        </w:rPr>
      </w:pPr>
      <w:bookmarkStart w:id="120" w:name="_Toc517945874"/>
      <w:bookmarkStart w:id="121" w:name="_Toc30961"/>
      <w:r>
        <w:rPr>
          <w:rFonts w:ascii="Times New Roman" w:hAnsi="Times New Roman" w:hint="eastAsia"/>
        </w:rPr>
        <w:t>温度</w:t>
      </w:r>
      <w:bookmarkEnd w:id="120"/>
    </w:p>
    <w:p w:rsidR="00030F30" w:rsidRPr="00030F30" w:rsidRDefault="00030F30" w:rsidP="00030F30">
      <w:pPr>
        <w:ind w:firstLine="420"/>
      </w:pPr>
      <w:r>
        <w:rPr>
          <w:rFonts w:hint="eastAsia"/>
        </w:rPr>
        <w:t>设备工作</w:t>
      </w:r>
      <w:r>
        <w:t>环境温度为：</w:t>
      </w:r>
      <w:r>
        <w:rPr>
          <w:rFonts w:hint="eastAsia"/>
        </w:rPr>
        <w:t>-</w:t>
      </w:r>
      <w:r>
        <w:t>20~65°</w:t>
      </w:r>
      <w:r>
        <w:rPr>
          <w:rFonts w:hint="eastAsia"/>
        </w:rPr>
        <w:t>。由于</w:t>
      </w:r>
      <w:r>
        <w:t>本通用平台</w:t>
      </w:r>
      <w:r>
        <w:rPr>
          <w:rFonts w:hint="eastAsia"/>
        </w:rPr>
        <w:t>考虑</w:t>
      </w:r>
      <w:r>
        <w:t>到成本，均为</w:t>
      </w:r>
      <w:r>
        <w:rPr>
          <w:rFonts w:hint="eastAsia"/>
        </w:rPr>
        <w:t>商业级器件</w:t>
      </w:r>
      <w:r>
        <w:t>，不满足</w:t>
      </w:r>
      <w:r>
        <w:rPr>
          <w:rFonts w:hint="eastAsia"/>
        </w:rPr>
        <w:t>0</w:t>
      </w:r>
      <w:r>
        <w:rPr>
          <w:rFonts w:hint="eastAsia"/>
        </w:rPr>
        <w:t>°</w:t>
      </w:r>
      <w:r>
        <w:t>以</w:t>
      </w:r>
      <w:r>
        <w:rPr>
          <w:rFonts w:hint="eastAsia"/>
        </w:rPr>
        <w:t>下</w:t>
      </w:r>
      <w:r>
        <w:t>启动，需</w:t>
      </w:r>
      <w:r>
        <w:rPr>
          <w:rFonts w:hint="eastAsia"/>
        </w:rPr>
        <w:t>在</w:t>
      </w:r>
      <w:r>
        <w:t>硬件结构</w:t>
      </w:r>
      <w:r>
        <w:rPr>
          <w:rFonts w:hint="eastAsia"/>
        </w:rPr>
        <w:t>增加</w:t>
      </w:r>
      <w:r>
        <w:t>加热模组。</w:t>
      </w:r>
    </w:p>
    <w:p w:rsidR="004955E1" w:rsidRPr="00132A46" w:rsidRDefault="00916937">
      <w:pPr>
        <w:pStyle w:val="3"/>
        <w:rPr>
          <w:rFonts w:ascii="Times New Roman" w:hAnsi="Times New Roman"/>
        </w:rPr>
      </w:pPr>
      <w:bookmarkStart w:id="122" w:name="_Toc517945875"/>
      <w:r w:rsidRPr="00132A46">
        <w:rPr>
          <w:rFonts w:ascii="Times New Roman" w:hAnsi="Times New Roman"/>
        </w:rPr>
        <w:t>EMC</w:t>
      </w:r>
      <w:r w:rsidRPr="00132A46">
        <w:rPr>
          <w:rFonts w:ascii="Times New Roman" w:hAnsi="Times New Roman"/>
        </w:rPr>
        <w:t>电磁兼容设计</w:t>
      </w:r>
      <w:bookmarkEnd w:id="121"/>
      <w:bookmarkEnd w:id="122"/>
    </w:p>
    <w:p w:rsidR="004955E1" w:rsidRPr="00132A46" w:rsidRDefault="00916937">
      <w:pPr>
        <w:ind w:firstLine="420"/>
      </w:pPr>
      <w:r w:rsidRPr="00132A46">
        <w:t>在结构和硬件设计中，会考虑电磁兼容的需求，拟满足</w:t>
      </w:r>
      <w:r w:rsidR="007D60CB" w:rsidRPr="00132A46">
        <w:t>YD/T1592.2-2007</w:t>
      </w:r>
      <w:r w:rsidRPr="00132A46">
        <w:t>。</w:t>
      </w:r>
      <w:r w:rsidR="00030F30">
        <w:rPr>
          <w:rFonts w:hint="eastAsia"/>
        </w:rPr>
        <w:t>业务站电磁</w:t>
      </w:r>
      <w:r w:rsidR="00030F30">
        <w:t>兼容要求成本较高，不满足</w:t>
      </w:r>
      <w:r w:rsidR="00030F30">
        <w:rPr>
          <w:rFonts w:hint="eastAsia"/>
        </w:rPr>
        <w:t>，小卫星信关</w:t>
      </w:r>
      <w:r w:rsidR="00030F30">
        <w:t>站没有这部分需求，</w:t>
      </w:r>
      <w:r w:rsidR="00030F30">
        <w:t>XGZ</w:t>
      </w:r>
      <w:r w:rsidR="00030F30">
        <w:rPr>
          <w:rFonts w:hint="eastAsia"/>
        </w:rPr>
        <w:t>一代</w:t>
      </w:r>
      <w:r w:rsidR="00030F30">
        <w:t>设备</w:t>
      </w:r>
      <w:r w:rsidR="00030F30">
        <w:rPr>
          <w:rFonts w:hint="eastAsia"/>
        </w:rPr>
        <w:t>需求</w:t>
      </w:r>
      <w:r w:rsidR="00030F30">
        <w:t>满足。</w:t>
      </w:r>
    </w:p>
    <w:p w:rsidR="004955E1" w:rsidRPr="00132A46" w:rsidRDefault="00916937">
      <w:pPr>
        <w:pStyle w:val="3"/>
        <w:rPr>
          <w:rFonts w:ascii="Times New Roman" w:hAnsi="Times New Roman"/>
        </w:rPr>
      </w:pPr>
      <w:bookmarkStart w:id="123" w:name="_Toc517945876"/>
      <w:bookmarkStart w:id="124" w:name="_Toc10640"/>
      <w:r w:rsidRPr="00132A46">
        <w:rPr>
          <w:rFonts w:ascii="Times New Roman" w:hAnsi="Times New Roman"/>
        </w:rPr>
        <w:lastRenderedPageBreak/>
        <w:t>振动</w:t>
      </w:r>
      <w:bookmarkEnd w:id="123"/>
    </w:p>
    <w:p w:rsidR="004955E1" w:rsidRPr="00132A46" w:rsidRDefault="00916937">
      <w:pPr>
        <w:ind w:left="420"/>
      </w:pPr>
      <w:r w:rsidRPr="00132A46">
        <w:t>根据设计需求，设计中，拟满足</w:t>
      </w:r>
      <w:r w:rsidRPr="00132A46">
        <w:t>GJB 150.16A-2009</w:t>
      </w:r>
      <w:r w:rsidRPr="00132A46">
        <w:t>中关于车载部分要求。</w:t>
      </w:r>
    </w:p>
    <w:p w:rsidR="004955E1" w:rsidRPr="00132A46" w:rsidRDefault="00916937">
      <w:pPr>
        <w:pStyle w:val="3"/>
        <w:rPr>
          <w:rFonts w:ascii="Times New Roman" w:hAnsi="Times New Roman"/>
        </w:rPr>
      </w:pPr>
      <w:bookmarkStart w:id="125" w:name="_Toc517945877"/>
      <w:r w:rsidRPr="00132A46">
        <w:rPr>
          <w:rFonts w:ascii="Times New Roman" w:hAnsi="Times New Roman"/>
        </w:rPr>
        <w:t>震动冲击要求</w:t>
      </w:r>
      <w:bookmarkEnd w:id="124"/>
      <w:bookmarkEnd w:id="125"/>
    </w:p>
    <w:p w:rsidR="004955E1" w:rsidRPr="00132A46" w:rsidRDefault="00916937">
      <w:pPr>
        <w:ind w:firstLine="420"/>
      </w:pPr>
      <w:r w:rsidRPr="00132A46">
        <w:t>结构设计中，拟考虑相关因素，满足工信部电信设备抗震性能要求，抗震设防烈度要求为</w:t>
      </w:r>
      <w:r w:rsidRPr="00132A46">
        <w:t>9</w:t>
      </w:r>
      <w:r w:rsidRPr="00132A46">
        <w:t>烈度以上</w:t>
      </w:r>
    </w:p>
    <w:p w:rsidR="004955E1" w:rsidRPr="00132A46" w:rsidRDefault="00916937">
      <w:pPr>
        <w:pStyle w:val="3"/>
        <w:rPr>
          <w:rFonts w:ascii="Times New Roman" w:hAnsi="Times New Roman"/>
        </w:rPr>
      </w:pPr>
      <w:bookmarkStart w:id="126" w:name="_Toc3777"/>
      <w:bookmarkStart w:id="127" w:name="_Toc517945878"/>
      <w:r w:rsidRPr="00132A46">
        <w:rPr>
          <w:rFonts w:ascii="Times New Roman" w:hAnsi="Times New Roman"/>
        </w:rPr>
        <w:t>湿热盐雾</w:t>
      </w:r>
      <w:bookmarkEnd w:id="126"/>
      <w:r w:rsidRPr="00132A46">
        <w:rPr>
          <w:rFonts w:ascii="Times New Roman" w:hAnsi="Times New Roman"/>
        </w:rPr>
        <w:t>霉菌</w:t>
      </w:r>
      <w:bookmarkEnd w:id="127"/>
    </w:p>
    <w:p w:rsidR="004955E1" w:rsidRPr="00132A46" w:rsidRDefault="00916937">
      <w:pPr>
        <w:ind w:firstLine="420"/>
      </w:pPr>
      <w:r w:rsidRPr="00132A46">
        <w:t>该项在结构设计中的材料选择也有考虑，同时</w:t>
      </w:r>
      <w:r w:rsidRPr="00132A46">
        <w:t>PCB</w:t>
      </w:r>
      <w:r w:rsidRPr="00132A46">
        <w:t>板可考虑喷涂三防漆等处理。</w:t>
      </w:r>
    </w:p>
    <w:p w:rsidR="004955E1" w:rsidRPr="00132A46" w:rsidRDefault="00916937">
      <w:pPr>
        <w:pStyle w:val="2"/>
        <w:rPr>
          <w:rFonts w:ascii="Times New Roman" w:hAnsi="Times New Roman"/>
        </w:rPr>
      </w:pPr>
      <w:bookmarkStart w:id="128" w:name="_Toc32237"/>
      <w:bookmarkStart w:id="129" w:name="_Toc517945879"/>
      <w:r w:rsidRPr="00132A46">
        <w:rPr>
          <w:rFonts w:ascii="Times New Roman" w:hAnsi="Times New Roman"/>
        </w:rPr>
        <w:t>可维护性设计</w:t>
      </w:r>
      <w:bookmarkEnd w:id="128"/>
      <w:bookmarkEnd w:id="129"/>
    </w:p>
    <w:p w:rsidR="004955E1" w:rsidRPr="00132A46" w:rsidRDefault="00916937">
      <w:pPr>
        <w:ind w:firstLine="420"/>
      </w:pPr>
      <w:r w:rsidRPr="00132A46">
        <w:t>可维护性设计时整个系统开发的重要部分，为了提高整个系统的可维护性，在研制过程中提出了有效的维护性设计需求，包括可达性、互换性、防差错性、标准化、可检测性等原则，在随后的试制、实验等环节中严格贯彻设计要求，保证整个系统的维修性达到设计要求。</w:t>
      </w:r>
    </w:p>
    <w:p w:rsidR="004955E1" w:rsidRPr="00132A46" w:rsidRDefault="00916937">
      <w:pPr>
        <w:ind w:firstLine="420"/>
      </w:pPr>
      <w:r w:rsidRPr="00132A46">
        <w:t>在实际设计中，将维护需要的程序更新、状态监控等要素均具备多条路径实现。并且充分考虑上电、接口等防差错处理。</w:t>
      </w:r>
    </w:p>
    <w:p w:rsidR="004955E1" w:rsidRPr="00132A46" w:rsidRDefault="00916937">
      <w:pPr>
        <w:pStyle w:val="2"/>
        <w:rPr>
          <w:rFonts w:ascii="Times New Roman" w:hAnsi="Times New Roman"/>
        </w:rPr>
      </w:pPr>
      <w:bookmarkStart w:id="130" w:name="_Toc2140"/>
      <w:bookmarkStart w:id="131" w:name="_Toc517945880"/>
      <w:r w:rsidRPr="00132A46">
        <w:rPr>
          <w:rFonts w:ascii="Times New Roman" w:hAnsi="Times New Roman"/>
        </w:rPr>
        <w:t>可测试性设计</w:t>
      </w:r>
      <w:bookmarkEnd w:id="130"/>
      <w:bookmarkEnd w:id="131"/>
    </w:p>
    <w:p w:rsidR="004955E1" w:rsidRPr="00132A46" w:rsidRDefault="00916937">
      <w:pPr>
        <w:pStyle w:val="3"/>
        <w:rPr>
          <w:rFonts w:ascii="Times New Roman" w:hAnsi="Times New Roman"/>
        </w:rPr>
      </w:pPr>
      <w:bookmarkStart w:id="132" w:name="_Toc1193"/>
      <w:bookmarkStart w:id="133" w:name="_Toc517945881"/>
      <w:r w:rsidRPr="00132A46">
        <w:rPr>
          <w:rFonts w:ascii="Times New Roman" w:hAnsi="Times New Roman"/>
        </w:rPr>
        <w:t>上电自检</w:t>
      </w:r>
      <w:bookmarkEnd w:id="132"/>
      <w:bookmarkEnd w:id="133"/>
    </w:p>
    <w:p w:rsidR="004955E1" w:rsidRPr="00132A46" w:rsidRDefault="00916937">
      <w:pPr>
        <w:ind w:firstLine="420"/>
      </w:pPr>
      <w:r w:rsidRPr="00132A46">
        <w:t>整板具备上电自检功能，每个单独的功能子模块均具备在位检测以及程序加载成功的信息上报。</w:t>
      </w:r>
    </w:p>
    <w:p w:rsidR="004955E1" w:rsidRPr="00132A46" w:rsidRDefault="00916937">
      <w:pPr>
        <w:pStyle w:val="3"/>
        <w:rPr>
          <w:rFonts w:ascii="Times New Roman" w:hAnsi="Times New Roman"/>
        </w:rPr>
      </w:pPr>
      <w:bookmarkStart w:id="134" w:name="_Toc4773"/>
      <w:bookmarkStart w:id="135" w:name="_Toc517945882"/>
      <w:r w:rsidRPr="00132A46">
        <w:rPr>
          <w:rFonts w:ascii="Times New Roman" w:hAnsi="Times New Roman"/>
        </w:rPr>
        <w:t>电压电流检测</w:t>
      </w:r>
      <w:bookmarkEnd w:id="134"/>
      <w:bookmarkEnd w:id="135"/>
    </w:p>
    <w:p w:rsidR="004955E1" w:rsidRPr="00132A46" w:rsidRDefault="00916937">
      <w:pPr>
        <w:ind w:firstLine="420"/>
      </w:pPr>
      <w:r w:rsidRPr="00132A46">
        <w:t>针对关键节点的电压电流实现幅值检测功能，并实现异常检测和上报。板级也会提供各个电压测试点。</w:t>
      </w:r>
    </w:p>
    <w:p w:rsidR="004955E1" w:rsidRPr="00132A46" w:rsidRDefault="00916937">
      <w:pPr>
        <w:pStyle w:val="3"/>
        <w:rPr>
          <w:rFonts w:ascii="Times New Roman" w:hAnsi="Times New Roman"/>
        </w:rPr>
      </w:pPr>
      <w:bookmarkStart w:id="136" w:name="_Toc7928"/>
      <w:bookmarkStart w:id="137" w:name="_Toc517945883"/>
      <w:r w:rsidRPr="00132A46">
        <w:rPr>
          <w:rFonts w:ascii="Times New Roman" w:hAnsi="Times New Roman"/>
        </w:rPr>
        <w:t>状态指示灯</w:t>
      </w:r>
      <w:bookmarkEnd w:id="136"/>
      <w:bookmarkEnd w:id="137"/>
    </w:p>
    <w:p w:rsidR="004955E1" w:rsidRDefault="00916937">
      <w:pPr>
        <w:ind w:left="420"/>
      </w:pPr>
      <w:r w:rsidRPr="00132A46">
        <w:t>针对板卡健康状态、链路连通性等各个方面将会提供指示灯</w:t>
      </w:r>
      <w:r w:rsidR="005D2BBA">
        <w:rPr>
          <w:rFonts w:hint="eastAsia"/>
        </w:rPr>
        <w:t>。</w:t>
      </w:r>
    </w:p>
    <w:p w:rsidR="005D2BBA" w:rsidRDefault="005D2BBA" w:rsidP="005D2BBA">
      <w:pPr>
        <w:pStyle w:val="3"/>
      </w:pPr>
      <w:bookmarkStart w:id="138" w:name="_Toc517945884"/>
      <w:r>
        <w:rPr>
          <w:rFonts w:hint="eastAsia"/>
        </w:rPr>
        <w:t>复位</w:t>
      </w:r>
      <w:r>
        <w:t>按键</w:t>
      </w:r>
      <w:bookmarkEnd w:id="138"/>
    </w:p>
    <w:p w:rsidR="005D2BBA" w:rsidRPr="005D2BBA" w:rsidRDefault="005D2BBA" w:rsidP="005D2BBA">
      <w:pPr>
        <w:ind w:left="420"/>
      </w:pPr>
      <w:r>
        <w:rPr>
          <w:rFonts w:hint="eastAsia"/>
        </w:rPr>
        <w:t>针对整个</w:t>
      </w:r>
      <w:r>
        <w:t>平台提供系统复位按键。</w:t>
      </w:r>
    </w:p>
    <w:p w:rsidR="004955E1" w:rsidRPr="00132A46" w:rsidRDefault="00916937">
      <w:pPr>
        <w:pStyle w:val="1"/>
        <w:rPr>
          <w:rFonts w:ascii="Times New Roman" w:hAnsi="Times New Roman"/>
        </w:rPr>
      </w:pPr>
      <w:bookmarkStart w:id="139" w:name="_Toc517945885"/>
      <w:r w:rsidRPr="00132A46">
        <w:rPr>
          <w:rFonts w:ascii="Times New Roman" w:hAnsi="Times New Roman"/>
        </w:rPr>
        <w:t>结构设计</w:t>
      </w:r>
      <w:bookmarkEnd w:id="139"/>
    </w:p>
    <w:p w:rsidR="004955E1" w:rsidRPr="00132A46" w:rsidRDefault="00916937">
      <w:pPr>
        <w:pStyle w:val="2"/>
        <w:rPr>
          <w:rFonts w:ascii="Times New Roman" w:hAnsi="Times New Roman"/>
        </w:rPr>
      </w:pPr>
      <w:bookmarkStart w:id="140" w:name="_Toc23129"/>
      <w:bookmarkStart w:id="141" w:name="_Toc517945886"/>
      <w:r w:rsidRPr="00132A46">
        <w:rPr>
          <w:rFonts w:ascii="Times New Roman" w:hAnsi="Times New Roman"/>
        </w:rPr>
        <w:t>热设计及单板温度监控</w:t>
      </w:r>
      <w:bookmarkEnd w:id="140"/>
      <w:bookmarkEnd w:id="141"/>
    </w:p>
    <w:p w:rsidR="004955E1" w:rsidRPr="00132A46" w:rsidRDefault="00916937">
      <w:pPr>
        <w:pStyle w:val="af5"/>
        <w:rPr>
          <w:rFonts w:ascii="Times New Roman" w:hAnsi="Times New Roman" w:cs="Times New Roman"/>
          <w:i w:val="0"/>
          <w:color w:val="000000" w:themeColor="text1"/>
        </w:rPr>
      </w:pPr>
      <w:r w:rsidRPr="00132A46">
        <w:rPr>
          <w:rFonts w:ascii="Times New Roman" w:hAnsi="Times New Roman" w:cs="Times New Roman"/>
          <w:i w:val="0"/>
          <w:color w:val="000000" w:themeColor="text1"/>
        </w:rPr>
        <w:t>整板采用前面和侧面进风，后面出风的散热方式，板上的</w:t>
      </w:r>
      <w:r w:rsidR="003052BB">
        <w:rPr>
          <w:rFonts w:ascii="Times New Roman" w:hAnsi="Times New Roman" w:cs="Times New Roman"/>
          <w:i w:val="0"/>
          <w:color w:val="000000" w:themeColor="text1"/>
        </w:rPr>
        <w:t>FPGA</w:t>
      </w:r>
      <w:r w:rsidRPr="00132A46">
        <w:rPr>
          <w:rFonts w:ascii="Times New Roman" w:hAnsi="Times New Roman" w:cs="Times New Roman"/>
          <w:i w:val="0"/>
          <w:color w:val="000000" w:themeColor="text1"/>
        </w:rPr>
        <w:t>等大功耗器件通过散热翅将热量导致风扇风向</w:t>
      </w:r>
      <w:r w:rsidRPr="00132A46">
        <w:rPr>
          <w:rFonts w:ascii="Times New Roman" w:hAnsi="Times New Roman" w:cs="Times New Roman"/>
          <w:i w:val="0"/>
          <w:color w:val="000000" w:themeColor="text1"/>
        </w:rPr>
        <w:lastRenderedPageBreak/>
        <w:t>前侧，综合实现整板</w:t>
      </w:r>
      <w:r w:rsidR="003052BB">
        <w:rPr>
          <w:rFonts w:ascii="Times New Roman" w:hAnsi="Times New Roman" w:cs="Times New Roman" w:hint="eastAsia"/>
          <w:i w:val="0"/>
          <w:color w:val="000000" w:themeColor="text1"/>
        </w:rPr>
        <w:t>300</w:t>
      </w:r>
      <w:r w:rsidRPr="00132A46">
        <w:rPr>
          <w:rFonts w:ascii="Times New Roman" w:hAnsi="Times New Roman" w:cs="Times New Roman"/>
          <w:i w:val="0"/>
          <w:color w:val="000000" w:themeColor="text1"/>
        </w:rPr>
        <w:t>W</w:t>
      </w:r>
      <w:r w:rsidRPr="00132A46">
        <w:rPr>
          <w:rFonts w:ascii="Times New Roman" w:hAnsi="Times New Roman" w:cs="Times New Roman"/>
          <w:i w:val="0"/>
          <w:color w:val="000000" w:themeColor="text1"/>
        </w:rPr>
        <w:t>左右的散热能力，保证设备工作温度可满足</w:t>
      </w:r>
      <w:r w:rsidRPr="00132A46">
        <w:rPr>
          <w:rFonts w:ascii="Times New Roman" w:hAnsi="Times New Roman" w:cs="Times New Roman"/>
          <w:i w:val="0"/>
          <w:color w:val="000000" w:themeColor="text1"/>
        </w:rPr>
        <w:t>-20</w:t>
      </w:r>
      <w:r w:rsidRPr="00132A46">
        <w:rPr>
          <w:rFonts w:ascii="宋体" w:hAnsi="宋体" w:cs="宋体" w:hint="eastAsia"/>
          <w:i w:val="0"/>
          <w:color w:val="000000" w:themeColor="text1"/>
        </w:rPr>
        <w:t>℃</w:t>
      </w:r>
      <w:r w:rsidRPr="00132A46">
        <w:rPr>
          <w:rFonts w:ascii="Times New Roman" w:hAnsi="Times New Roman" w:cs="Times New Roman"/>
          <w:i w:val="0"/>
          <w:color w:val="000000" w:themeColor="text1"/>
        </w:rPr>
        <w:t>~65</w:t>
      </w:r>
      <w:r w:rsidRPr="00132A46">
        <w:rPr>
          <w:rFonts w:ascii="宋体" w:hAnsi="宋体" w:cs="宋体" w:hint="eastAsia"/>
          <w:i w:val="0"/>
          <w:color w:val="000000" w:themeColor="text1"/>
        </w:rPr>
        <w:t>℃</w:t>
      </w:r>
      <w:r w:rsidRPr="00132A46">
        <w:rPr>
          <w:rFonts w:ascii="Times New Roman" w:hAnsi="Times New Roman" w:cs="Times New Roman"/>
          <w:i w:val="0"/>
          <w:color w:val="000000" w:themeColor="text1"/>
        </w:rPr>
        <w:t>。</w:t>
      </w:r>
    </w:p>
    <w:p w:rsidR="004955E1" w:rsidRPr="00132A46" w:rsidRDefault="00916937">
      <w:pPr>
        <w:pStyle w:val="2"/>
        <w:rPr>
          <w:rFonts w:ascii="Times New Roman" w:hAnsi="Times New Roman"/>
          <w:i/>
          <w:color w:val="000000" w:themeColor="text1"/>
        </w:rPr>
      </w:pPr>
      <w:bookmarkStart w:id="142" w:name="_Toc517945887"/>
      <w:r w:rsidRPr="00132A46">
        <w:rPr>
          <w:rFonts w:ascii="Times New Roman" w:hAnsi="Times New Roman"/>
          <w:color w:val="000000" w:themeColor="text1"/>
        </w:rPr>
        <w:t>机箱结构设计</w:t>
      </w:r>
      <w:bookmarkEnd w:id="142"/>
    </w:p>
    <w:p w:rsidR="008B0146" w:rsidRDefault="00831BE6" w:rsidP="008B0146">
      <w:pPr>
        <w:keepNext/>
        <w:ind w:firstLineChars="67" w:firstLine="141"/>
        <w:jc w:val="center"/>
      </w:pPr>
      <w:r>
        <w:rPr>
          <w:noProof/>
          <w:szCs w:val="21"/>
        </w:rPr>
        <w:drawing>
          <wp:inline distT="0" distB="0" distL="0" distR="0">
            <wp:extent cx="5600700" cy="4592955"/>
            <wp:effectExtent l="19050" t="0" r="0" b="0"/>
            <wp:docPr id="6" name="图片 5" descr="0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25.jpg"/>
                    <pic:cNvPicPr/>
                  </pic:nvPicPr>
                  <pic:blipFill>
                    <a:blip r:embed="rId29"/>
                    <a:stretch>
                      <a:fillRect/>
                    </a:stretch>
                  </pic:blipFill>
                  <pic:spPr>
                    <a:xfrm>
                      <a:off x="0" y="0"/>
                      <a:ext cx="5600700" cy="4592955"/>
                    </a:xfrm>
                    <a:prstGeom prst="rect">
                      <a:avLst/>
                    </a:prstGeom>
                  </pic:spPr>
                </pic:pic>
              </a:graphicData>
            </a:graphic>
          </wp:inline>
        </w:drawing>
      </w:r>
    </w:p>
    <w:p w:rsidR="004955E1" w:rsidRPr="00132A46" w:rsidRDefault="008B0146" w:rsidP="008B0146">
      <w:pPr>
        <w:pStyle w:val="aa"/>
        <w:jc w:val="center"/>
        <w:rPr>
          <w:rFonts w:ascii="Times New Roman" w:hAnsi="Times New Roman"/>
        </w:rPr>
      </w:pPr>
      <w:r>
        <w:rPr>
          <w:rFonts w:hint="eastAsia"/>
        </w:rPr>
        <w:t>图</w:t>
      </w:r>
      <w:r w:rsidR="000976FA">
        <w:fldChar w:fldCharType="begin"/>
      </w:r>
      <w:r>
        <w:rPr>
          <w:rFonts w:hint="eastAsia"/>
        </w:rPr>
        <w:instrText xml:space="preserve">SEQ </w:instrText>
      </w:r>
      <w:r>
        <w:rPr>
          <w:rFonts w:hint="eastAsia"/>
        </w:rPr>
        <w:instrText>图</w:instrText>
      </w:r>
      <w:r>
        <w:rPr>
          <w:rFonts w:hint="eastAsia"/>
        </w:rPr>
        <w:instrText xml:space="preserve"> \* ARABIC</w:instrText>
      </w:r>
      <w:r w:rsidR="000976FA">
        <w:fldChar w:fldCharType="separate"/>
      </w:r>
      <w:r w:rsidR="004733CF">
        <w:rPr>
          <w:noProof/>
        </w:rPr>
        <w:t>10</w:t>
      </w:r>
      <w:r w:rsidR="000976FA">
        <w:fldChar w:fldCharType="end"/>
      </w:r>
      <w:r w:rsidR="00916937" w:rsidRPr="00132A46">
        <w:rPr>
          <w:rFonts w:ascii="Times New Roman" w:hAnsi="Times New Roman"/>
        </w:rPr>
        <w:t>硬件布局图</w:t>
      </w:r>
    </w:p>
    <w:p w:rsidR="004955E1" w:rsidRPr="00132A46" w:rsidRDefault="00916937">
      <w:pPr>
        <w:pStyle w:val="2"/>
        <w:rPr>
          <w:rFonts w:ascii="Times New Roman" w:hAnsi="Times New Roman"/>
        </w:rPr>
      </w:pPr>
      <w:bookmarkStart w:id="143" w:name="_Toc517945888"/>
      <w:r w:rsidRPr="00132A46">
        <w:rPr>
          <w:rFonts w:ascii="Times New Roman" w:hAnsi="Times New Roman"/>
        </w:rPr>
        <w:t>安装方式</w:t>
      </w:r>
      <w:bookmarkEnd w:id="143"/>
    </w:p>
    <w:p w:rsidR="004955E1" w:rsidRDefault="00916937" w:rsidP="00030F30">
      <w:pPr>
        <w:ind w:left="6" w:firstLine="420"/>
      </w:pPr>
      <w:r w:rsidRPr="00132A46">
        <w:t>整个设备为</w:t>
      </w:r>
      <w:r w:rsidRPr="00132A46">
        <w:t>1U</w:t>
      </w:r>
      <w:r w:rsidRPr="00132A46">
        <w:t>上架设备，符合上架标准，机箱两侧留有固定孔与机柜固定。</w:t>
      </w:r>
    </w:p>
    <w:p w:rsidR="00A410D5" w:rsidRDefault="00A410D5" w:rsidP="00A410D5">
      <w:pPr>
        <w:pStyle w:val="1"/>
      </w:pPr>
      <w:bookmarkStart w:id="144" w:name="_Toc517945889"/>
      <w:r>
        <w:rPr>
          <w:rFonts w:hint="eastAsia"/>
        </w:rPr>
        <w:t>其他事项</w:t>
      </w:r>
      <w:bookmarkEnd w:id="144"/>
    </w:p>
    <w:p w:rsidR="00A410D5" w:rsidRPr="00A410D5" w:rsidRDefault="00A410D5" w:rsidP="00A410D5">
      <w:r>
        <w:rPr>
          <w:rFonts w:hint="eastAsia"/>
        </w:rPr>
        <w:t>无</w:t>
      </w:r>
    </w:p>
    <w:sectPr w:rsidR="00A410D5" w:rsidRPr="00A410D5" w:rsidSect="004B1E92">
      <w:headerReference w:type="even" r:id="rId30"/>
      <w:pgSz w:w="11900" w:h="16832"/>
      <w:pgMar w:top="720" w:right="720" w:bottom="720" w:left="720" w:header="648" w:footer="648" w:gutter="0"/>
      <w:pgNumType w:start="2"/>
      <w:cols w:space="720"/>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415D" w:rsidRDefault="005E415D" w:rsidP="004955E1">
      <w:pPr>
        <w:spacing w:line="240" w:lineRule="auto"/>
      </w:pPr>
      <w:r>
        <w:separator/>
      </w:r>
    </w:p>
  </w:endnote>
  <w:endnote w:type="continuationSeparator" w:id="0">
    <w:p w:rsidR="005E415D" w:rsidRDefault="005E415D" w:rsidP="004955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SegoeUI">
    <w:altName w:val="Times New Roman"/>
    <w:charset w:val="00"/>
    <w:family w:val="roman"/>
    <w:pitch w:val="default"/>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7BD0" w:rsidRDefault="00467BD0">
    <w:pPr>
      <w:pStyle w:val="ad"/>
      <w:jc w:val="center"/>
    </w:pPr>
  </w:p>
  <w:p w:rsidR="00467BD0" w:rsidRDefault="00467BD0">
    <w:pPr>
      <w:spacing w:before="120" w:after="120"/>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415D" w:rsidRDefault="005E415D" w:rsidP="004955E1">
      <w:pPr>
        <w:spacing w:line="240" w:lineRule="auto"/>
      </w:pPr>
      <w:r>
        <w:separator/>
      </w:r>
    </w:p>
  </w:footnote>
  <w:footnote w:type="continuationSeparator" w:id="0">
    <w:p w:rsidR="005E415D" w:rsidRDefault="005E415D" w:rsidP="004955E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7BD0" w:rsidRDefault="00467BD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C29DA"/>
    <w:multiLevelType w:val="multilevel"/>
    <w:tmpl w:val="01BC29DA"/>
    <w:lvl w:ilvl="0">
      <w:start w:val="1"/>
      <w:numFmt w:val="bullet"/>
      <w:lvlText w:val=""/>
      <w:lvlJc w:val="left"/>
      <w:pPr>
        <w:tabs>
          <w:tab w:val="left" w:pos="780"/>
        </w:tabs>
        <w:ind w:left="780" w:hanging="420"/>
      </w:pPr>
      <w:rPr>
        <w:rFonts w:ascii="Wingdings" w:hAnsi="Wingdings" w:hint="default"/>
      </w:rPr>
    </w:lvl>
    <w:lvl w:ilvl="1">
      <w:start w:val="1"/>
      <w:numFmt w:val="bullet"/>
      <w:lvlText w:val="–"/>
      <w:lvlJc w:val="left"/>
      <w:pPr>
        <w:tabs>
          <w:tab w:val="left" w:pos="1440"/>
        </w:tabs>
        <w:ind w:left="1440" w:hanging="360"/>
      </w:pPr>
      <w:rPr>
        <w:rFonts w:ascii="宋体" w:hAnsi="宋体" w:hint="default"/>
      </w:rPr>
    </w:lvl>
    <w:lvl w:ilvl="2">
      <w:start w:val="1"/>
      <w:numFmt w:val="bullet"/>
      <w:lvlText w:val="–"/>
      <w:lvlJc w:val="left"/>
      <w:pPr>
        <w:tabs>
          <w:tab w:val="left" w:pos="2160"/>
        </w:tabs>
        <w:ind w:left="2160" w:hanging="360"/>
      </w:pPr>
      <w:rPr>
        <w:rFonts w:ascii="宋体" w:hAnsi="宋体" w:hint="default"/>
      </w:rPr>
    </w:lvl>
    <w:lvl w:ilvl="3">
      <w:start w:val="1"/>
      <w:numFmt w:val="bullet"/>
      <w:lvlText w:val="–"/>
      <w:lvlJc w:val="left"/>
      <w:pPr>
        <w:tabs>
          <w:tab w:val="left" w:pos="2880"/>
        </w:tabs>
        <w:ind w:left="2880" w:hanging="360"/>
      </w:pPr>
      <w:rPr>
        <w:rFonts w:ascii="宋体" w:hAnsi="宋体" w:hint="default"/>
      </w:rPr>
    </w:lvl>
    <w:lvl w:ilvl="4">
      <w:start w:val="1"/>
      <w:numFmt w:val="bullet"/>
      <w:lvlText w:val="–"/>
      <w:lvlJc w:val="left"/>
      <w:pPr>
        <w:tabs>
          <w:tab w:val="left" w:pos="3600"/>
        </w:tabs>
        <w:ind w:left="3600" w:hanging="360"/>
      </w:pPr>
      <w:rPr>
        <w:rFonts w:ascii="宋体" w:hAnsi="宋体" w:hint="default"/>
      </w:rPr>
    </w:lvl>
    <w:lvl w:ilvl="5">
      <w:start w:val="1"/>
      <w:numFmt w:val="bullet"/>
      <w:lvlText w:val="–"/>
      <w:lvlJc w:val="left"/>
      <w:pPr>
        <w:tabs>
          <w:tab w:val="left" w:pos="4320"/>
        </w:tabs>
        <w:ind w:left="4320" w:hanging="360"/>
      </w:pPr>
      <w:rPr>
        <w:rFonts w:ascii="宋体" w:hAnsi="宋体" w:hint="default"/>
      </w:rPr>
    </w:lvl>
    <w:lvl w:ilvl="6">
      <w:start w:val="1"/>
      <w:numFmt w:val="bullet"/>
      <w:lvlText w:val="–"/>
      <w:lvlJc w:val="left"/>
      <w:pPr>
        <w:tabs>
          <w:tab w:val="left" w:pos="5040"/>
        </w:tabs>
        <w:ind w:left="5040" w:hanging="360"/>
      </w:pPr>
      <w:rPr>
        <w:rFonts w:ascii="宋体" w:hAnsi="宋体" w:hint="default"/>
      </w:rPr>
    </w:lvl>
    <w:lvl w:ilvl="7">
      <w:start w:val="1"/>
      <w:numFmt w:val="bullet"/>
      <w:lvlText w:val="–"/>
      <w:lvlJc w:val="left"/>
      <w:pPr>
        <w:tabs>
          <w:tab w:val="left" w:pos="5760"/>
        </w:tabs>
        <w:ind w:left="5760" w:hanging="360"/>
      </w:pPr>
      <w:rPr>
        <w:rFonts w:ascii="宋体" w:hAnsi="宋体" w:hint="default"/>
      </w:rPr>
    </w:lvl>
    <w:lvl w:ilvl="8">
      <w:start w:val="1"/>
      <w:numFmt w:val="bullet"/>
      <w:lvlText w:val="–"/>
      <w:lvlJc w:val="left"/>
      <w:pPr>
        <w:tabs>
          <w:tab w:val="left" w:pos="6480"/>
        </w:tabs>
        <w:ind w:left="6480" w:hanging="360"/>
      </w:pPr>
      <w:rPr>
        <w:rFonts w:ascii="宋体" w:hAnsi="宋体" w:hint="default"/>
      </w:rPr>
    </w:lvl>
  </w:abstractNum>
  <w:abstractNum w:abstractNumId="1">
    <w:nsid w:val="024A0477"/>
    <w:multiLevelType w:val="multilevel"/>
    <w:tmpl w:val="1E782579"/>
    <w:lvl w:ilvl="0">
      <w:start w:val="1"/>
      <w:numFmt w:val="lowerLetter"/>
      <w:lvlText w:val="%1)"/>
      <w:lvlJc w:val="left"/>
      <w:pPr>
        <w:ind w:left="1200" w:hanging="420"/>
      </w:pPr>
      <w:rPr>
        <w:shd w:val="clear" w:color="auto" w:fill="auto"/>
      </w:rPr>
    </w:lvl>
    <w:lvl w:ilvl="1">
      <w:start w:val="1"/>
      <w:numFmt w:val="lowerLetter"/>
      <w:lvlText w:val="%2)"/>
      <w:lvlJc w:val="left"/>
      <w:pPr>
        <w:ind w:left="1620" w:hanging="420"/>
      </w:pPr>
    </w:lvl>
    <w:lvl w:ilvl="2">
      <w:start w:val="1"/>
      <w:numFmt w:val="lowerRoman"/>
      <w:lvlText w:val="%3."/>
      <w:lvlJc w:val="right"/>
      <w:pPr>
        <w:ind w:left="2040" w:hanging="420"/>
      </w:pPr>
    </w:lvl>
    <w:lvl w:ilvl="3">
      <w:start w:val="1"/>
      <w:numFmt w:val="decimal"/>
      <w:lvlText w:val="%4."/>
      <w:lvlJc w:val="left"/>
      <w:pPr>
        <w:ind w:left="2460" w:hanging="420"/>
      </w:pPr>
    </w:lvl>
    <w:lvl w:ilvl="4">
      <w:start w:val="1"/>
      <w:numFmt w:val="lowerLetter"/>
      <w:lvlText w:val="%5)"/>
      <w:lvlJc w:val="left"/>
      <w:pPr>
        <w:ind w:left="2880" w:hanging="420"/>
      </w:pPr>
    </w:lvl>
    <w:lvl w:ilvl="5">
      <w:start w:val="1"/>
      <w:numFmt w:val="lowerRoman"/>
      <w:lvlText w:val="%6."/>
      <w:lvlJc w:val="right"/>
      <w:pPr>
        <w:ind w:left="3300" w:hanging="420"/>
      </w:pPr>
    </w:lvl>
    <w:lvl w:ilvl="6">
      <w:start w:val="1"/>
      <w:numFmt w:val="decimal"/>
      <w:lvlText w:val="%7."/>
      <w:lvlJc w:val="left"/>
      <w:pPr>
        <w:ind w:left="3720" w:hanging="420"/>
      </w:pPr>
    </w:lvl>
    <w:lvl w:ilvl="7">
      <w:start w:val="1"/>
      <w:numFmt w:val="lowerLetter"/>
      <w:lvlText w:val="%8)"/>
      <w:lvlJc w:val="left"/>
      <w:pPr>
        <w:ind w:left="4140" w:hanging="420"/>
      </w:pPr>
    </w:lvl>
    <w:lvl w:ilvl="8">
      <w:start w:val="1"/>
      <w:numFmt w:val="lowerRoman"/>
      <w:lvlText w:val="%9."/>
      <w:lvlJc w:val="right"/>
      <w:pPr>
        <w:ind w:left="4560" w:hanging="420"/>
      </w:pPr>
    </w:lvl>
  </w:abstractNum>
  <w:abstractNum w:abstractNumId="2">
    <w:nsid w:val="04C35D12"/>
    <w:multiLevelType w:val="multilevel"/>
    <w:tmpl w:val="04C35D12"/>
    <w:lvl w:ilvl="0">
      <w:start w:val="1"/>
      <w:numFmt w:val="decimal"/>
      <w:pStyle w:val="aaa"/>
      <w:lvlText w:val="3.1.2.%1"/>
      <w:lvlJc w:val="left"/>
      <w:pPr>
        <w:ind w:left="420" w:hanging="420"/>
      </w:pPr>
      <w:rPr>
        <w:rFonts w:ascii="仿宋_GB2312" w:eastAsia="仿宋_GB2312" w:cs="Times New Roman" w:hint="eastAsia"/>
        <w:b/>
        <w:i w:val="0"/>
        <w:iCs w:val="0"/>
        <w:caps w:val="0"/>
        <w:smallCaps w:val="0"/>
        <w:strike w:val="0"/>
        <w:dstrike w:val="0"/>
        <w:outline w:val="0"/>
        <w:shadow w:val="0"/>
        <w:emboss w:val="0"/>
        <w:imprint w:val="0"/>
        <w:vanish w:val="0"/>
        <w:spacing w:val="0"/>
        <w:position w:val="0"/>
        <w:u w:val="none"/>
        <w:vertAlign w:val="baseline"/>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08043D07"/>
    <w:multiLevelType w:val="multilevel"/>
    <w:tmpl w:val="23F83506"/>
    <w:lvl w:ilvl="0">
      <w:start w:val="1"/>
      <w:numFmt w:val="decimal"/>
      <w:pStyle w:val="a"/>
      <w:suff w:val="nothing"/>
      <w:lvlText w:val="表%1 "/>
      <w:lvlJc w:val="center"/>
      <w:pPr>
        <w:ind w:left="4395" w:firstLine="0"/>
      </w:pPr>
      <w:rPr>
        <w:rFonts w:ascii="黑体" w:eastAsia="黑体" w:hint="eastAsia"/>
        <w:i w:val="0"/>
        <w:sz w:val="18"/>
        <w:lang w:val="en-US"/>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
    <w:nsid w:val="08B3664B"/>
    <w:multiLevelType w:val="multilevel"/>
    <w:tmpl w:val="08B3664B"/>
    <w:lvl w:ilvl="0">
      <w:start w:val="1"/>
      <w:numFmt w:val="decimal"/>
      <w:pStyle w:val="a0"/>
      <w:lvlText w:val="图%1"/>
      <w:lvlJc w:val="left"/>
      <w:pPr>
        <w:tabs>
          <w:tab w:val="left" w:pos="3828"/>
        </w:tabs>
        <w:ind w:left="3828" w:firstLine="0"/>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5">
    <w:nsid w:val="11005F4A"/>
    <w:multiLevelType w:val="multilevel"/>
    <w:tmpl w:val="1E782579"/>
    <w:lvl w:ilvl="0">
      <w:start w:val="1"/>
      <w:numFmt w:val="lowerLetter"/>
      <w:lvlText w:val="%1)"/>
      <w:lvlJc w:val="left"/>
      <w:pPr>
        <w:ind w:left="1200" w:hanging="420"/>
      </w:pPr>
      <w:rPr>
        <w:shd w:val="clear" w:color="auto" w:fill="auto"/>
      </w:rPr>
    </w:lvl>
    <w:lvl w:ilvl="1">
      <w:start w:val="1"/>
      <w:numFmt w:val="lowerLetter"/>
      <w:lvlText w:val="%2)"/>
      <w:lvlJc w:val="left"/>
      <w:pPr>
        <w:ind w:left="1620" w:hanging="420"/>
      </w:pPr>
    </w:lvl>
    <w:lvl w:ilvl="2">
      <w:start w:val="1"/>
      <w:numFmt w:val="lowerRoman"/>
      <w:lvlText w:val="%3."/>
      <w:lvlJc w:val="right"/>
      <w:pPr>
        <w:ind w:left="2040" w:hanging="420"/>
      </w:pPr>
    </w:lvl>
    <w:lvl w:ilvl="3">
      <w:start w:val="1"/>
      <w:numFmt w:val="decimal"/>
      <w:lvlText w:val="%4."/>
      <w:lvlJc w:val="left"/>
      <w:pPr>
        <w:ind w:left="2460" w:hanging="420"/>
      </w:pPr>
    </w:lvl>
    <w:lvl w:ilvl="4">
      <w:start w:val="1"/>
      <w:numFmt w:val="lowerLetter"/>
      <w:lvlText w:val="%5)"/>
      <w:lvlJc w:val="left"/>
      <w:pPr>
        <w:ind w:left="2880" w:hanging="420"/>
      </w:pPr>
    </w:lvl>
    <w:lvl w:ilvl="5">
      <w:start w:val="1"/>
      <w:numFmt w:val="lowerRoman"/>
      <w:lvlText w:val="%6."/>
      <w:lvlJc w:val="right"/>
      <w:pPr>
        <w:ind w:left="3300" w:hanging="420"/>
      </w:pPr>
    </w:lvl>
    <w:lvl w:ilvl="6">
      <w:start w:val="1"/>
      <w:numFmt w:val="decimal"/>
      <w:lvlText w:val="%7."/>
      <w:lvlJc w:val="left"/>
      <w:pPr>
        <w:ind w:left="3720" w:hanging="420"/>
      </w:pPr>
    </w:lvl>
    <w:lvl w:ilvl="7">
      <w:start w:val="1"/>
      <w:numFmt w:val="lowerLetter"/>
      <w:lvlText w:val="%8)"/>
      <w:lvlJc w:val="left"/>
      <w:pPr>
        <w:ind w:left="4140" w:hanging="420"/>
      </w:pPr>
    </w:lvl>
    <w:lvl w:ilvl="8">
      <w:start w:val="1"/>
      <w:numFmt w:val="lowerRoman"/>
      <w:lvlText w:val="%9."/>
      <w:lvlJc w:val="right"/>
      <w:pPr>
        <w:ind w:left="4560" w:hanging="420"/>
      </w:pPr>
    </w:lvl>
  </w:abstractNum>
  <w:abstractNum w:abstractNumId="6">
    <w:nsid w:val="1B151B2D"/>
    <w:multiLevelType w:val="multilevel"/>
    <w:tmpl w:val="1B151B2D"/>
    <w:lvl w:ilvl="0">
      <w:start w:val="1"/>
      <w:numFmt w:val="decimal"/>
      <w:pStyle w:val="a1"/>
      <w:lvlText w:val="[%1]"/>
      <w:lvlJc w:val="center"/>
      <w:pPr>
        <w:tabs>
          <w:tab w:val="left" w:pos="0"/>
        </w:tabs>
        <w:ind w:left="425" w:hanging="425"/>
      </w:pPr>
      <w:rPr>
        <w:rFonts w:hint="eastAsia"/>
      </w:rPr>
    </w:lvl>
    <w:lvl w:ilvl="1">
      <w:start w:val="1"/>
      <w:numFmt w:val="upperLetter"/>
      <w:lvlText w:val="%2."/>
      <w:lvlJc w:val="left"/>
      <w:pPr>
        <w:tabs>
          <w:tab w:val="left" w:pos="1276"/>
        </w:tabs>
        <w:ind w:left="851" w:firstLine="0"/>
      </w:pPr>
      <w:rPr>
        <w:rFonts w:hint="eastAsia"/>
      </w:rPr>
    </w:lvl>
    <w:lvl w:ilvl="2">
      <w:start w:val="1"/>
      <w:numFmt w:val="decimal"/>
      <w:lvlText w:val="%3."/>
      <w:lvlJc w:val="left"/>
      <w:pPr>
        <w:tabs>
          <w:tab w:val="left" w:pos="2126"/>
        </w:tabs>
        <w:ind w:left="1701" w:firstLine="0"/>
      </w:pPr>
      <w:rPr>
        <w:rFonts w:hint="eastAsia"/>
      </w:rPr>
    </w:lvl>
    <w:lvl w:ilvl="3">
      <w:start w:val="1"/>
      <w:numFmt w:val="lowerLetter"/>
      <w:lvlText w:val="%4)"/>
      <w:lvlJc w:val="left"/>
      <w:pPr>
        <w:tabs>
          <w:tab w:val="left" w:pos="2976"/>
        </w:tabs>
        <w:ind w:left="2551" w:firstLine="0"/>
      </w:pPr>
      <w:rPr>
        <w:rFonts w:hint="eastAsia"/>
      </w:rPr>
    </w:lvl>
    <w:lvl w:ilvl="4">
      <w:start w:val="1"/>
      <w:numFmt w:val="decimal"/>
      <w:lvlText w:val="(%5)"/>
      <w:lvlJc w:val="left"/>
      <w:pPr>
        <w:tabs>
          <w:tab w:val="left" w:pos="3827"/>
        </w:tabs>
        <w:ind w:left="3402" w:firstLine="0"/>
      </w:pPr>
      <w:rPr>
        <w:rFonts w:hint="eastAsia"/>
      </w:rPr>
    </w:lvl>
    <w:lvl w:ilvl="5">
      <w:start w:val="1"/>
      <w:numFmt w:val="lowerLetter"/>
      <w:lvlText w:val="(%6)"/>
      <w:lvlJc w:val="left"/>
      <w:pPr>
        <w:tabs>
          <w:tab w:val="left" w:pos="4677"/>
        </w:tabs>
        <w:ind w:left="4252" w:firstLine="0"/>
      </w:pPr>
      <w:rPr>
        <w:rFonts w:hint="eastAsia"/>
      </w:rPr>
    </w:lvl>
    <w:lvl w:ilvl="6">
      <w:start w:val="1"/>
      <w:numFmt w:val="lowerRoman"/>
      <w:lvlText w:val="(%7)"/>
      <w:lvlJc w:val="left"/>
      <w:pPr>
        <w:tabs>
          <w:tab w:val="left" w:pos="5528"/>
        </w:tabs>
        <w:ind w:left="5102" w:firstLine="0"/>
      </w:pPr>
      <w:rPr>
        <w:rFonts w:hint="eastAsia"/>
      </w:rPr>
    </w:lvl>
    <w:lvl w:ilvl="7">
      <w:start w:val="1"/>
      <w:numFmt w:val="lowerLetter"/>
      <w:lvlText w:val="(%8)"/>
      <w:lvlJc w:val="left"/>
      <w:pPr>
        <w:tabs>
          <w:tab w:val="left" w:pos="6378"/>
        </w:tabs>
        <w:ind w:left="5953" w:firstLine="0"/>
      </w:pPr>
      <w:rPr>
        <w:rFonts w:hint="eastAsia"/>
      </w:rPr>
    </w:lvl>
    <w:lvl w:ilvl="8">
      <w:start w:val="1"/>
      <w:numFmt w:val="lowerRoman"/>
      <w:lvlText w:val="(%9)"/>
      <w:lvlJc w:val="left"/>
      <w:pPr>
        <w:tabs>
          <w:tab w:val="left" w:pos="7228"/>
        </w:tabs>
        <w:ind w:left="6803" w:firstLine="0"/>
      </w:pPr>
      <w:rPr>
        <w:rFonts w:hint="eastAsia"/>
      </w:rPr>
    </w:lvl>
  </w:abstractNum>
  <w:abstractNum w:abstractNumId="7">
    <w:nsid w:val="1DEB013E"/>
    <w:multiLevelType w:val="hybridMultilevel"/>
    <w:tmpl w:val="BDBC585C"/>
    <w:lvl w:ilvl="0" w:tplc="46A69FE6">
      <w:start w:val="1"/>
      <w:numFmt w:val="decimal"/>
      <w:lvlText w:val="（%1）"/>
      <w:lvlJc w:val="left"/>
      <w:pPr>
        <w:ind w:left="1260" w:hanging="420"/>
      </w:pPr>
      <w:rPr>
        <w:rFonts w:hint="default"/>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1E782579"/>
    <w:multiLevelType w:val="multilevel"/>
    <w:tmpl w:val="1E782579"/>
    <w:lvl w:ilvl="0">
      <w:start w:val="1"/>
      <w:numFmt w:val="lowerLetter"/>
      <w:lvlText w:val="%1)"/>
      <w:lvlJc w:val="left"/>
      <w:pPr>
        <w:ind w:left="1200" w:hanging="420"/>
      </w:pPr>
      <w:rPr>
        <w:shd w:val="clear" w:color="auto" w:fill="auto"/>
      </w:rPr>
    </w:lvl>
    <w:lvl w:ilvl="1">
      <w:start w:val="1"/>
      <w:numFmt w:val="lowerLetter"/>
      <w:lvlText w:val="%2)"/>
      <w:lvlJc w:val="left"/>
      <w:pPr>
        <w:ind w:left="1620" w:hanging="420"/>
      </w:pPr>
    </w:lvl>
    <w:lvl w:ilvl="2">
      <w:start w:val="1"/>
      <w:numFmt w:val="lowerRoman"/>
      <w:lvlText w:val="%3."/>
      <w:lvlJc w:val="right"/>
      <w:pPr>
        <w:ind w:left="2040" w:hanging="420"/>
      </w:pPr>
    </w:lvl>
    <w:lvl w:ilvl="3">
      <w:start w:val="1"/>
      <w:numFmt w:val="decimal"/>
      <w:lvlText w:val="%4."/>
      <w:lvlJc w:val="left"/>
      <w:pPr>
        <w:ind w:left="2460" w:hanging="420"/>
      </w:pPr>
    </w:lvl>
    <w:lvl w:ilvl="4">
      <w:start w:val="1"/>
      <w:numFmt w:val="lowerLetter"/>
      <w:lvlText w:val="%5)"/>
      <w:lvlJc w:val="left"/>
      <w:pPr>
        <w:ind w:left="2880" w:hanging="420"/>
      </w:pPr>
    </w:lvl>
    <w:lvl w:ilvl="5">
      <w:start w:val="1"/>
      <w:numFmt w:val="lowerRoman"/>
      <w:lvlText w:val="%6."/>
      <w:lvlJc w:val="right"/>
      <w:pPr>
        <w:ind w:left="3300" w:hanging="420"/>
      </w:pPr>
    </w:lvl>
    <w:lvl w:ilvl="6">
      <w:start w:val="1"/>
      <w:numFmt w:val="decimal"/>
      <w:lvlText w:val="%7."/>
      <w:lvlJc w:val="left"/>
      <w:pPr>
        <w:ind w:left="3720" w:hanging="420"/>
      </w:pPr>
    </w:lvl>
    <w:lvl w:ilvl="7">
      <w:start w:val="1"/>
      <w:numFmt w:val="lowerLetter"/>
      <w:lvlText w:val="%8)"/>
      <w:lvlJc w:val="left"/>
      <w:pPr>
        <w:ind w:left="4140" w:hanging="420"/>
      </w:pPr>
    </w:lvl>
    <w:lvl w:ilvl="8">
      <w:start w:val="1"/>
      <w:numFmt w:val="lowerRoman"/>
      <w:lvlText w:val="%9."/>
      <w:lvlJc w:val="right"/>
      <w:pPr>
        <w:ind w:left="4560" w:hanging="420"/>
      </w:pPr>
    </w:lvl>
  </w:abstractNum>
  <w:abstractNum w:abstractNumId="9">
    <w:nsid w:val="27610075"/>
    <w:multiLevelType w:val="multilevel"/>
    <w:tmpl w:val="27610075"/>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2D280B3D"/>
    <w:multiLevelType w:val="multilevel"/>
    <w:tmpl w:val="1E782579"/>
    <w:lvl w:ilvl="0">
      <w:start w:val="1"/>
      <w:numFmt w:val="lowerLetter"/>
      <w:lvlText w:val="%1)"/>
      <w:lvlJc w:val="left"/>
      <w:pPr>
        <w:ind w:left="1200" w:hanging="420"/>
      </w:pPr>
      <w:rPr>
        <w:shd w:val="clear" w:color="auto" w:fill="auto"/>
      </w:rPr>
    </w:lvl>
    <w:lvl w:ilvl="1">
      <w:start w:val="1"/>
      <w:numFmt w:val="lowerLetter"/>
      <w:lvlText w:val="%2)"/>
      <w:lvlJc w:val="left"/>
      <w:pPr>
        <w:ind w:left="1620" w:hanging="420"/>
      </w:pPr>
    </w:lvl>
    <w:lvl w:ilvl="2">
      <w:start w:val="1"/>
      <w:numFmt w:val="lowerRoman"/>
      <w:lvlText w:val="%3."/>
      <w:lvlJc w:val="right"/>
      <w:pPr>
        <w:ind w:left="2040" w:hanging="420"/>
      </w:pPr>
    </w:lvl>
    <w:lvl w:ilvl="3">
      <w:start w:val="1"/>
      <w:numFmt w:val="decimal"/>
      <w:lvlText w:val="%4."/>
      <w:lvlJc w:val="left"/>
      <w:pPr>
        <w:ind w:left="2460" w:hanging="420"/>
      </w:pPr>
    </w:lvl>
    <w:lvl w:ilvl="4">
      <w:start w:val="1"/>
      <w:numFmt w:val="lowerLetter"/>
      <w:lvlText w:val="%5)"/>
      <w:lvlJc w:val="left"/>
      <w:pPr>
        <w:ind w:left="2880" w:hanging="420"/>
      </w:pPr>
    </w:lvl>
    <w:lvl w:ilvl="5">
      <w:start w:val="1"/>
      <w:numFmt w:val="lowerRoman"/>
      <w:lvlText w:val="%6."/>
      <w:lvlJc w:val="right"/>
      <w:pPr>
        <w:ind w:left="3300" w:hanging="420"/>
      </w:pPr>
    </w:lvl>
    <w:lvl w:ilvl="6">
      <w:start w:val="1"/>
      <w:numFmt w:val="decimal"/>
      <w:lvlText w:val="%7."/>
      <w:lvlJc w:val="left"/>
      <w:pPr>
        <w:ind w:left="3720" w:hanging="420"/>
      </w:pPr>
    </w:lvl>
    <w:lvl w:ilvl="7">
      <w:start w:val="1"/>
      <w:numFmt w:val="lowerLetter"/>
      <w:lvlText w:val="%8)"/>
      <w:lvlJc w:val="left"/>
      <w:pPr>
        <w:ind w:left="4140" w:hanging="420"/>
      </w:pPr>
    </w:lvl>
    <w:lvl w:ilvl="8">
      <w:start w:val="1"/>
      <w:numFmt w:val="lowerRoman"/>
      <w:lvlText w:val="%9."/>
      <w:lvlJc w:val="right"/>
      <w:pPr>
        <w:ind w:left="4560" w:hanging="420"/>
      </w:pPr>
    </w:lvl>
  </w:abstractNum>
  <w:abstractNum w:abstractNumId="11">
    <w:nsid w:val="429D44FD"/>
    <w:multiLevelType w:val="multilevel"/>
    <w:tmpl w:val="1E782579"/>
    <w:lvl w:ilvl="0">
      <w:start w:val="1"/>
      <w:numFmt w:val="lowerLetter"/>
      <w:lvlText w:val="%1)"/>
      <w:lvlJc w:val="left"/>
      <w:pPr>
        <w:ind w:left="1200" w:hanging="420"/>
      </w:pPr>
      <w:rPr>
        <w:shd w:val="clear" w:color="auto" w:fill="auto"/>
      </w:rPr>
    </w:lvl>
    <w:lvl w:ilvl="1">
      <w:start w:val="1"/>
      <w:numFmt w:val="lowerLetter"/>
      <w:lvlText w:val="%2)"/>
      <w:lvlJc w:val="left"/>
      <w:pPr>
        <w:ind w:left="1620" w:hanging="420"/>
      </w:pPr>
    </w:lvl>
    <w:lvl w:ilvl="2">
      <w:start w:val="1"/>
      <w:numFmt w:val="lowerRoman"/>
      <w:lvlText w:val="%3."/>
      <w:lvlJc w:val="right"/>
      <w:pPr>
        <w:ind w:left="2040" w:hanging="420"/>
      </w:pPr>
    </w:lvl>
    <w:lvl w:ilvl="3">
      <w:start w:val="1"/>
      <w:numFmt w:val="decimal"/>
      <w:lvlText w:val="%4."/>
      <w:lvlJc w:val="left"/>
      <w:pPr>
        <w:ind w:left="2460" w:hanging="420"/>
      </w:pPr>
    </w:lvl>
    <w:lvl w:ilvl="4">
      <w:start w:val="1"/>
      <w:numFmt w:val="lowerLetter"/>
      <w:lvlText w:val="%5)"/>
      <w:lvlJc w:val="left"/>
      <w:pPr>
        <w:ind w:left="2880" w:hanging="420"/>
      </w:pPr>
    </w:lvl>
    <w:lvl w:ilvl="5">
      <w:start w:val="1"/>
      <w:numFmt w:val="lowerRoman"/>
      <w:lvlText w:val="%6."/>
      <w:lvlJc w:val="right"/>
      <w:pPr>
        <w:ind w:left="3300" w:hanging="420"/>
      </w:pPr>
    </w:lvl>
    <w:lvl w:ilvl="6">
      <w:start w:val="1"/>
      <w:numFmt w:val="decimal"/>
      <w:lvlText w:val="%7."/>
      <w:lvlJc w:val="left"/>
      <w:pPr>
        <w:ind w:left="3720" w:hanging="420"/>
      </w:pPr>
    </w:lvl>
    <w:lvl w:ilvl="7">
      <w:start w:val="1"/>
      <w:numFmt w:val="lowerLetter"/>
      <w:lvlText w:val="%8)"/>
      <w:lvlJc w:val="left"/>
      <w:pPr>
        <w:ind w:left="4140" w:hanging="420"/>
      </w:pPr>
    </w:lvl>
    <w:lvl w:ilvl="8">
      <w:start w:val="1"/>
      <w:numFmt w:val="lowerRoman"/>
      <w:lvlText w:val="%9."/>
      <w:lvlJc w:val="right"/>
      <w:pPr>
        <w:ind w:left="4560" w:hanging="420"/>
      </w:pPr>
    </w:lvl>
  </w:abstractNum>
  <w:abstractNum w:abstractNumId="12">
    <w:nsid w:val="45C851A0"/>
    <w:multiLevelType w:val="multilevel"/>
    <w:tmpl w:val="45C851A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4B4B3CE0"/>
    <w:multiLevelType w:val="multilevel"/>
    <w:tmpl w:val="4B4B3CE0"/>
    <w:lvl w:ilvl="0">
      <w:start w:val="1"/>
      <w:numFmt w:val="lowerLetter"/>
      <w:lvlText w:val="%1)"/>
      <w:lvlJc w:val="left"/>
      <w:pPr>
        <w:ind w:left="1200" w:hanging="420"/>
      </w:pPr>
    </w:lvl>
    <w:lvl w:ilvl="1">
      <w:start w:val="1"/>
      <w:numFmt w:val="lowerLetter"/>
      <w:lvlText w:val="%2)"/>
      <w:lvlJc w:val="left"/>
      <w:pPr>
        <w:ind w:left="1620" w:hanging="420"/>
      </w:pPr>
    </w:lvl>
    <w:lvl w:ilvl="2">
      <w:start w:val="1"/>
      <w:numFmt w:val="lowerRoman"/>
      <w:lvlText w:val="%3."/>
      <w:lvlJc w:val="right"/>
      <w:pPr>
        <w:ind w:left="2040" w:hanging="420"/>
      </w:pPr>
    </w:lvl>
    <w:lvl w:ilvl="3">
      <w:start w:val="1"/>
      <w:numFmt w:val="decimal"/>
      <w:lvlText w:val="%4."/>
      <w:lvlJc w:val="left"/>
      <w:pPr>
        <w:ind w:left="2460" w:hanging="420"/>
      </w:pPr>
    </w:lvl>
    <w:lvl w:ilvl="4">
      <w:start w:val="1"/>
      <w:numFmt w:val="lowerLetter"/>
      <w:lvlText w:val="%5)"/>
      <w:lvlJc w:val="left"/>
      <w:pPr>
        <w:ind w:left="2880" w:hanging="420"/>
      </w:pPr>
    </w:lvl>
    <w:lvl w:ilvl="5">
      <w:start w:val="1"/>
      <w:numFmt w:val="lowerRoman"/>
      <w:lvlText w:val="%6."/>
      <w:lvlJc w:val="right"/>
      <w:pPr>
        <w:ind w:left="3300" w:hanging="420"/>
      </w:pPr>
    </w:lvl>
    <w:lvl w:ilvl="6">
      <w:start w:val="1"/>
      <w:numFmt w:val="decimal"/>
      <w:lvlText w:val="%7."/>
      <w:lvlJc w:val="left"/>
      <w:pPr>
        <w:ind w:left="3720" w:hanging="420"/>
      </w:pPr>
    </w:lvl>
    <w:lvl w:ilvl="7">
      <w:start w:val="1"/>
      <w:numFmt w:val="lowerLetter"/>
      <w:lvlText w:val="%8)"/>
      <w:lvlJc w:val="left"/>
      <w:pPr>
        <w:ind w:left="4140" w:hanging="420"/>
      </w:pPr>
    </w:lvl>
    <w:lvl w:ilvl="8">
      <w:start w:val="1"/>
      <w:numFmt w:val="lowerRoman"/>
      <w:lvlText w:val="%9."/>
      <w:lvlJc w:val="right"/>
      <w:pPr>
        <w:ind w:left="4560" w:hanging="420"/>
      </w:pPr>
    </w:lvl>
  </w:abstractNum>
  <w:abstractNum w:abstractNumId="14">
    <w:nsid w:val="50C8401E"/>
    <w:multiLevelType w:val="hybridMultilevel"/>
    <w:tmpl w:val="E4729AC6"/>
    <w:lvl w:ilvl="0" w:tplc="04090001">
      <w:start w:val="1"/>
      <w:numFmt w:val="bullet"/>
      <w:lvlText w:val=""/>
      <w:lvlJc w:val="left"/>
      <w:pPr>
        <w:ind w:left="1050" w:hanging="420"/>
      </w:pPr>
      <w:rPr>
        <w:rFonts w:ascii="Wingdings" w:hAnsi="Wingdings" w:hint="default"/>
      </w:rPr>
    </w:lvl>
    <w:lvl w:ilvl="1" w:tplc="04090003">
      <w:start w:val="1"/>
      <w:numFmt w:val="bullet"/>
      <w:lvlText w:val=""/>
      <w:lvlJc w:val="left"/>
      <w:pPr>
        <w:ind w:left="1470" w:hanging="420"/>
      </w:pPr>
      <w:rPr>
        <w:rFonts w:ascii="Wingdings" w:hAnsi="Wingdings" w:hint="default"/>
      </w:rPr>
    </w:lvl>
    <w:lvl w:ilvl="2" w:tplc="04090005">
      <w:start w:val="1"/>
      <w:numFmt w:val="bullet"/>
      <w:lvlText w:val=""/>
      <w:lvlJc w:val="left"/>
      <w:pPr>
        <w:ind w:left="1890" w:hanging="420"/>
      </w:pPr>
      <w:rPr>
        <w:rFonts w:ascii="Wingdings" w:hAnsi="Wingdings" w:hint="default"/>
      </w:rPr>
    </w:lvl>
    <w:lvl w:ilvl="3" w:tplc="0409000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15">
    <w:nsid w:val="5A33328A"/>
    <w:multiLevelType w:val="singleLevel"/>
    <w:tmpl w:val="5A33328A"/>
    <w:lvl w:ilvl="0">
      <w:start w:val="1"/>
      <w:numFmt w:val="decimal"/>
      <w:lvlText w:val="%1."/>
      <w:lvlJc w:val="left"/>
      <w:pPr>
        <w:ind w:left="420" w:hanging="420"/>
      </w:pPr>
      <w:rPr>
        <w:rFonts w:hint="default"/>
      </w:rPr>
    </w:lvl>
  </w:abstractNum>
  <w:abstractNum w:abstractNumId="16">
    <w:nsid w:val="63546429"/>
    <w:multiLevelType w:val="multilevel"/>
    <w:tmpl w:val="63546429"/>
    <w:lvl w:ilvl="0">
      <w:start w:val="1"/>
      <w:numFmt w:val="decimal"/>
      <w:pStyle w:val="1"/>
      <w:lvlText w:val="%1"/>
      <w:lvlJc w:val="left"/>
      <w:pPr>
        <w:tabs>
          <w:tab w:val="left" w:pos="426"/>
        </w:tabs>
        <w:ind w:left="426" w:hanging="426"/>
      </w:pPr>
      <w:rPr>
        <w:rFonts w:hint="eastAsia"/>
      </w:rPr>
    </w:lvl>
    <w:lvl w:ilvl="1">
      <w:start w:val="1"/>
      <w:numFmt w:val="decimal"/>
      <w:pStyle w:val="2"/>
      <w:lvlText w:val="%1.%2"/>
      <w:lvlJc w:val="left"/>
      <w:pPr>
        <w:tabs>
          <w:tab w:val="left" w:pos="777"/>
        </w:tabs>
        <w:ind w:left="777" w:hanging="579"/>
      </w:pPr>
      <w:rPr>
        <w:rFonts w:hint="eastAsia"/>
        <w:sz w:val="24"/>
        <w:szCs w:val="24"/>
      </w:rPr>
    </w:lvl>
    <w:lvl w:ilvl="2">
      <w:start w:val="1"/>
      <w:numFmt w:val="decimal"/>
      <w:pStyle w:val="3"/>
      <w:lvlText w:val="%1.%2.%3"/>
      <w:lvlJc w:val="left"/>
      <w:pPr>
        <w:tabs>
          <w:tab w:val="left" w:pos="919"/>
        </w:tabs>
        <w:ind w:left="919" w:hanging="721"/>
      </w:pPr>
      <w:rPr>
        <w:rFonts w:hint="eastAsia"/>
      </w:rPr>
    </w:lvl>
    <w:lvl w:ilvl="3">
      <w:start w:val="1"/>
      <w:numFmt w:val="lowerLetter"/>
      <w:lvlText w:val="%4)"/>
      <w:lvlJc w:val="left"/>
      <w:pPr>
        <w:tabs>
          <w:tab w:val="left" w:pos="567"/>
        </w:tabs>
        <w:ind w:left="936" w:hanging="680"/>
      </w:pPr>
      <w:rPr>
        <w:rFonts w:hint="eastAsia"/>
      </w:rPr>
    </w:lvl>
    <w:lvl w:ilvl="4">
      <w:start w:val="1"/>
      <w:numFmt w:val="decimal"/>
      <w:lvlText w:val="%5）"/>
      <w:lvlJc w:val="left"/>
      <w:pPr>
        <w:tabs>
          <w:tab w:val="left" w:pos="567"/>
        </w:tabs>
        <w:ind w:left="936" w:hanging="680"/>
      </w:pPr>
      <w:rPr>
        <w:rFonts w:hint="eastAsia"/>
      </w:rPr>
    </w:lvl>
    <w:lvl w:ilvl="5">
      <w:start w:val="1"/>
      <w:numFmt w:val="lowerLetter"/>
      <w:lvlText w:val="%6）"/>
      <w:lvlJc w:val="left"/>
      <w:pPr>
        <w:tabs>
          <w:tab w:val="left" w:pos="567"/>
        </w:tabs>
        <w:ind w:left="936" w:hanging="680"/>
      </w:pPr>
      <w:rPr>
        <w:rFonts w:hint="eastAsia"/>
      </w:rPr>
    </w:lvl>
    <w:lvl w:ilvl="6">
      <w:start w:val="1"/>
      <w:numFmt w:val="lowerRoman"/>
      <w:lvlText w:val="%7"/>
      <w:lvlJc w:val="left"/>
      <w:pPr>
        <w:tabs>
          <w:tab w:val="left" w:pos="567"/>
        </w:tabs>
        <w:ind w:left="936" w:hanging="680"/>
      </w:pPr>
      <w:rPr>
        <w:rFonts w:hint="default"/>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7">
    <w:nsid w:val="644454FF"/>
    <w:multiLevelType w:val="multilevel"/>
    <w:tmpl w:val="644454FF"/>
    <w:lvl w:ilvl="0">
      <w:start w:val="1"/>
      <w:numFmt w:val="decimal"/>
      <w:lvlText w:val="%1."/>
      <w:lvlJc w:val="left"/>
      <w:pPr>
        <w:tabs>
          <w:tab w:val="left" w:pos="840"/>
        </w:tabs>
        <w:ind w:left="840" w:hanging="420"/>
      </w:pPr>
      <w:rPr>
        <w:rFonts w:hint="default"/>
      </w:r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18">
    <w:nsid w:val="65F95FBE"/>
    <w:multiLevelType w:val="multilevel"/>
    <w:tmpl w:val="65F95FB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nsid w:val="78F650F7"/>
    <w:multiLevelType w:val="multilevel"/>
    <w:tmpl w:val="78F650F7"/>
    <w:lvl w:ilvl="0">
      <w:start w:val="1"/>
      <w:numFmt w:val="lowerLetter"/>
      <w:lvlText w:val="%1)"/>
      <w:lvlJc w:val="left"/>
      <w:pPr>
        <w:ind w:left="1200" w:hanging="420"/>
      </w:pPr>
    </w:lvl>
    <w:lvl w:ilvl="1">
      <w:start w:val="1"/>
      <w:numFmt w:val="lowerLetter"/>
      <w:lvlText w:val="%2)"/>
      <w:lvlJc w:val="left"/>
      <w:pPr>
        <w:ind w:left="1620" w:hanging="420"/>
      </w:pPr>
    </w:lvl>
    <w:lvl w:ilvl="2">
      <w:start w:val="1"/>
      <w:numFmt w:val="lowerRoman"/>
      <w:lvlText w:val="%3."/>
      <w:lvlJc w:val="right"/>
      <w:pPr>
        <w:ind w:left="2040" w:hanging="420"/>
      </w:pPr>
    </w:lvl>
    <w:lvl w:ilvl="3">
      <w:start w:val="1"/>
      <w:numFmt w:val="decimal"/>
      <w:lvlText w:val="%4."/>
      <w:lvlJc w:val="left"/>
      <w:pPr>
        <w:ind w:left="2460" w:hanging="420"/>
      </w:pPr>
    </w:lvl>
    <w:lvl w:ilvl="4">
      <w:start w:val="1"/>
      <w:numFmt w:val="lowerLetter"/>
      <w:lvlText w:val="%5)"/>
      <w:lvlJc w:val="left"/>
      <w:pPr>
        <w:ind w:left="2880" w:hanging="420"/>
      </w:pPr>
    </w:lvl>
    <w:lvl w:ilvl="5">
      <w:start w:val="1"/>
      <w:numFmt w:val="lowerRoman"/>
      <w:lvlText w:val="%6."/>
      <w:lvlJc w:val="right"/>
      <w:pPr>
        <w:ind w:left="3300" w:hanging="420"/>
      </w:pPr>
    </w:lvl>
    <w:lvl w:ilvl="6">
      <w:start w:val="1"/>
      <w:numFmt w:val="decimal"/>
      <w:lvlText w:val="%7."/>
      <w:lvlJc w:val="left"/>
      <w:pPr>
        <w:ind w:left="3720" w:hanging="420"/>
      </w:pPr>
    </w:lvl>
    <w:lvl w:ilvl="7">
      <w:start w:val="1"/>
      <w:numFmt w:val="lowerLetter"/>
      <w:lvlText w:val="%8)"/>
      <w:lvlJc w:val="left"/>
      <w:pPr>
        <w:ind w:left="4140" w:hanging="420"/>
      </w:pPr>
    </w:lvl>
    <w:lvl w:ilvl="8">
      <w:start w:val="1"/>
      <w:numFmt w:val="lowerRoman"/>
      <w:lvlText w:val="%9."/>
      <w:lvlJc w:val="right"/>
      <w:pPr>
        <w:ind w:left="4560" w:hanging="420"/>
      </w:pPr>
    </w:lvl>
  </w:abstractNum>
  <w:abstractNum w:abstractNumId="20">
    <w:nsid w:val="7D741175"/>
    <w:multiLevelType w:val="multilevel"/>
    <w:tmpl w:val="7D741175"/>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6"/>
  </w:num>
  <w:num w:numId="2">
    <w:abstractNumId w:val="6"/>
  </w:num>
  <w:num w:numId="3">
    <w:abstractNumId w:val="4"/>
  </w:num>
  <w:num w:numId="4">
    <w:abstractNumId w:val="3"/>
  </w:num>
  <w:num w:numId="5">
    <w:abstractNumId w:val="2"/>
  </w:num>
  <w:num w:numId="6">
    <w:abstractNumId w:val="0"/>
  </w:num>
  <w:num w:numId="7">
    <w:abstractNumId w:val="15"/>
  </w:num>
  <w:num w:numId="8">
    <w:abstractNumId w:val="12"/>
  </w:num>
  <w:num w:numId="9">
    <w:abstractNumId w:val="9"/>
  </w:num>
  <w:num w:numId="10">
    <w:abstractNumId w:val="8"/>
  </w:num>
  <w:num w:numId="11">
    <w:abstractNumId w:val="13"/>
  </w:num>
  <w:num w:numId="12">
    <w:abstractNumId w:val="20"/>
  </w:num>
  <w:num w:numId="13">
    <w:abstractNumId w:val="19"/>
  </w:num>
  <w:num w:numId="14">
    <w:abstractNumId w:val="18"/>
  </w:num>
  <w:num w:numId="15">
    <w:abstractNumId w:val="17"/>
  </w:num>
  <w:num w:numId="16">
    <w:abstractNumId w:val="4"/>
  </w:num>
  <w:num w:numId="17">
    <w:abstractNumId w:val="4"/>
  </w:num>
  <w:num w:numId="18">
    <w:abstractNumId w:val="4"/>
  </w:num>
  <w:num w:numId="19">
    <w:abstractNumId w:val="3"/>
  </w:num>
  <w:num w:numId="20">
    <w:abstractNumId w:val="16"/>
  </w:num>
  <w:num w:numId="21">
    <w:abstractNumId w:val="16"/>
  </w:num>
  <w:num w:numId="22">
    <w:abstractNumId w:val="16"/>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num>
  <w:num w:numId="25">
    <w:abstractNumId w:val="16"/>
  </w:num>
  <w:num w:numId="26">
    <w:abstractNumId w:val="16"/>
  </w:num>
  <w:num w:numId="27">
    <w:abstractNumId w:val="16"/>
  </w:num>
  <w:num w:numId="28">
    <w:abstractNumId w:val="16"/>
  </w:num>
  <w:num w:numId="29">
    <w:abstractNumId w:val="16"/>
  </w:num>
  <w:num w:numId="30">
    <w:abstractNumId w:val="16"/>
  </w:num>
  <w:num w:numId="31">
    <w:abstractNumId w:val="3"/>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num>
  <w:num w:numId="34">
    <w:abstractNumId w:val="11"/>
  </w:num>
  <w:num w:numId="35">
    <w:abstractNumId w:val="5"/>
  </w:num>
  <w:num w:numId="36">
    <w:abstractNumId w:val="16"/>
  </w:num>
  <w:num w:numId="37">
    <w:abstractNumId w:val="1"/>
  </w:num>
  <w:num w:numId="38">
    <w:abstractNumId w:val="10"/>
  </w:num>
  <w:num w:numId="39">
    <w:abstractNumId w:val="16"/>
  </w:num>
  <w:num w:numId="40">
    <w:abstractNumId w:val="16"/>
  </w:num>
  <w:num w:numId="41">
    <w:abstractNumId w:val="16"/>
  </w:num>
  <w:num w:numId="42">
    <w:abstractNumId w:val="16"/>
  </w:num>
  <w:num w:numId="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F35D74"/>
    <w:rsid w:val="00001022"/>
    <w:rsid w:val="00002AF6"/>
    <w:rsid w:val="0000376D"/>
    <w:rsid w:val="00003AA9"/>
    <w:rsid w:val="000049A1"/>
    <w:rsid w:val="00007020"/>
    <w:rsid w:val="000104FA"/>
    <w:rsid w:val="0001271E"/>
    <w:rsid w:val="00014FF3"/>
    <w:rsid w:val="000215B6"/>
    <w:rsid w:val="000222F2"/>
    <w:rsid w:val="0002402C"/>
    <w:rsid w:val="00024331"/>
    <w:rsid w:val="0002683F"/>
    <w:rsid w:val="00030E7F"/>
    <w:rsid w:val="00030F30"/>
    <w:rsid w:val="00030F4F"/>
    <w:rsid w:val="000332BA"/>
    <w:rsid w:val="000361CF"/>
    <w:rsid w:val="00037E68"/>
    <w:rsid w:val="00040B5C"/>
    <w:rsid w:val="00042B7F"/>
    <w:rsid w:val="00043C09"/>
    <w:rsid w:val="00043F07"/>
    <w:rsid w:val="000464D9"/>
    <w:rsid w:val="00051616"/>
    <w:rsid w:val="00051E0E"/>
    <w:rsid w:val="00052E6F"/>
    <w:rsid w:val="000607AA"/>
    <w:rsid w:val="000635DE"/>
    <w:rsid w:val="000637EA"/>
    <w:rsid w:val="0006472D"/>
    <w:rsid w:val="0006682E"/>
    <w:rsid w:val="00066D81"/>
    <w:rsid w:val="00070284"/>
    <w:rsid w:val="000751C8"/>
    <w:rsid w:val="00076DDB"/>
    <w:rsid w:val="00077BC3"/>
    <w:rsid w:val="000817DA"/>
    <w:rsid w:val="00083F71"/>
    <w:rsid w:val="0008546F"/>
    <w:rsid w:val="0008587E"/>
    <w:rsid w:val="000904B7"/>
    <w:rsid w:val="0009198D"/>
    <w:rsid w:val="0009303B"/>
    <w:rsid w:val="0009355A"/>
    <w:rsid w:val="000946EE"/>
    <w:rsid w:val="0009694C"/>
    <w:rsid w:val="00096C3A"/>
    <w:rsid w:val="000976FA"/>
    <w:rsid w:val="000A13F4"/>
    <w:rsid w:val="000A1E11"/>
    <w:rsid w:val="000A3780"/>
    <w:rsid w:val="000A39C7"/>
    <w:rsid w:val="000A416A"/>
    <w:rsid w:val="000A56F7"/>
    <w:rsid w:val="000A66AC"/>
    <w:rsid w:val="000B15B5"/>
    <w:rsid w:val="000B2A90"/>
    <w:rsid w:val="000B4B31"/>
    <w:rsid w:val="000B4E55"/>
    <w:rsid w:val="000B595C"/>
    <w:rsid w:val="000B5F43"/>
    <w:rsid w:val="000B6308"/>
    <w:rsid w:val="000C1E31"/>
    <w:rsid w:val="000C4FAC"/>
    <w:rsid w:val="000C5616"/>
    <w:rsid w:val="000C654A"/>
    <w:rsid w:val="000D0977"/>
    <w:rsid w:val="000D20D0"/>
    <w:rsid w:val="000D2FBA"/>
    <w:rsid w:val="000D33FE"/>
    <w:rsid w:val="000D38F2"/>
    <w:rsid w:val="000D3E8C"/>
    <w:rsid w:val="000D5DB1"/>
    <w:rsid w:val="000D5DB9"/>
    <w:rsid w:val="000D6BE9"/>
    <w:rsid w:val="000E202F"/>
    <w:rsid w:val="000E293D"/>
    <w:rsid w:val="000E30E4"/>
    <w:rsid w:val="000E36F2"/>
    <w:rsid w:val="000E3CE4"/>
    <w:rsid w:val="000E72AA"/>
    <w:rsid w:val="000E7455"/>
    <w:rsid w:val="000F1522"/>
    <w:rsid w:val="000F27E9"/>
    <w:rsid w:val="000F3C85"/>
    <w:rsid w:val="000F3FD0"/>
    <w:rsid w:val="000F6110"/>
    <w:rsid w:val="000F77CF"/>
    <w:rsid w:val="000F7D5B"/>
    <w:rsid w:val="00100215"/>
    <w:rsid w:val="001015B2"/>
    <w:rsid w:val="00103DB5"/>
    <w:rsid w:val="00103EA1"/>
    <w:rsid w:val="00107134"/>
    <w:rsid w:val="00107DB4"/>
    <w:rsid w:val="00110BBA"/>
    <w:rsid w:val="00111AE5"/>
    <w:rsid w:val="001220A3"/>
    <w:rsid w:val="00122FEB"/>
    <w:rsid w:val="001251AA"/>
    <w:rsid w:val="00126048"/>
    <w:rsid w:val="00126815"/>
    <w:rsid w:val="00126F69"/>
    <w:rsid w:val="0012733F"/>
    <w:rsid w:val="001273C9"/>
    <w:rsid w:val="00131790"/>
    <w:rsid w:val="001317B3"/>
    <w:rsid w:val="00131A78"/>
    <w:rsid w:val="00132A46"/>
    <w:rsid w:val="00133F6F"/>
    <w:rsid w:val="00135000"/>
    <w:rsid w:val="00135978"/>
    <w:rsid w:val="00137DD3"/>
    <w:rsid w:val="00140DAF"/>
    <w:rsid w:val="00141981"/>
    <w:rsid w:val="00141F69"/>
    <w:rsid w:val="00144584"/>
    <w:rsid w:val="00145309"/>
    <w:rsid w:val="00146331"/>
    <w:rsid w:val="0014714D"/>
    <w:rsid w:val="0015158B"/>
    <w:rsid w:val="00152E65"/>
    <w:rsid w:val="001543DC"/>
    <w:rsid w:val="001609DF"/>
    <w:rsid w:val="001610EE"/>
    <w:rsid w:val="00162E6C"/>
    <w:rsid w:val="001657D8"/>
    <w:rsid w:val="001660B7"/>
    <w:rsid w:val="0017133B"/>
    <w:rsid w:val="00171E84"/>
    <w:rsid w:val="00172222"/>
    <w:rsid w:val="0017270B"/>
    <w:rsid w:val="001729A0"/>
    <w:rsid w:val="00173C24"/>
    <w:rsid w:val="00176027"/>
    <w:rsid w:val="0018033E"/>
    <w:rsid w:val="0018092A"/>
    <w:rsid w:val="001812F6"/>
    <w:rsid w:val="00181755"/>
    <w:rsid w:val="0018188A"/>
    <w:rsid w:val="001818FF"/>
    <w:rsid w:val="0018300B"/>
    <w:rsid w:val="001845E3"/>
    <w:rsid w:val="00195324"/>
    <w:rsid w:val="0019566D"/>
    <w:rsid w:val="001973B6"/>
    <w:rsid w:val="001A3B17"/>
    <w:rsid w:val="001A5BF0"/>
    <w:rsid w:val="001A6288"/>
    <w:rsid w:val="001A6B35"/>
    <w:rsid w:val="001B2A75"/>
    <w:rsid w:val="001B41EA"/>
    <w:rsid w:val="001B468A"/>
    <w:rsid w:val="001B531B"/>
    <w:rsid w:val="001B63C9"/>
    <w:rsid w:val="001B6A13"/>
    <w:rsid w:val="001B70FD"/>
    <w:rsid w:val="001C1927"/>
    <w:rsid w:val="001C2886"/>
    <w:rsid w:val="001C387F"/>
    <w:rsid w:val="001C6150"/>
    <w:rsid w:val="001C6D9D"/>
    <w:rsid w:val="001D1663"/>
    <w:rsid w:val="001D40B0"/>
    <w:rsid w:val="001D4799"/>
    <w:rsid w:val="001D707E"/>
    <w:rsid w:val="001D7B4C"/>
    <w:rsid w:val="001E0191"/>
    <w:rsid w:val="001E0C88"/>
    <w:rsid w:val="001E0F29"/>
    <w:rsid w:val="001E10C5"/>
    <w:rsid w:val="001E2D06"/>
    <w:rsid w:val="001E421E"/>
    <w:rsid w:val="001E487F"/>
    <w:rsid w:val="001E56AB"/>
    <w:rsid w:val="001E5709"/>
    <w:rsid w:val="001E598E"/>
    <w:rsid w:val="001E6536"/>
    <w:rsid w:val="001E7656"/>
    <w:rsid w:val="001F11E8"/>
    <w:rsid w:val="001F255B"/>
    <w:rsid w:val="001F3F0E"/>
    <w:rsid w:val="001F6188"/>
    <w:rsid w:val="001F6ED6"/>
    <w:rsid w:val="001F7170"/>
    <w:rsid w:val="001F7DF2"/>
    <w:rsid w:val="00206D61"/>
    <w:rsid w:val="00214F7F"/>
    <w:rsid w:val="00215600"/>
    <w:rsid w:val="00217153"/>
    <w:rsid w:val="002203A3"/>
    <w:rsid w:val="00223245"/>
    <w:rsid w:val="00227BE2"/>
    <w:rsid w:val="00230683"/>
    <w:rsid w:val="00232485"/>
    <w:rsid w:val="0023292A"/>
    <w:rsid w:val="002410D3"/>
    <w:rsid w:val="00241CEE"/>
    <w:rsid w:val="00241D1E"/>
    <w:rsid w:val="002424C1"/>
    <w:rsid w:val="00244BFB"/>
    <w:rsid w:val="0024587B"/>
    <w:rsid w:val="00246AD2"/>
    <w:rsid w:val="00246FA4"/>
    <w:rsid w:val="00247FE3"/>
    <w:rsid w:val="00252542"/>
    <w:rsid w:val="002600A2"/>
    <w:rsid w:val="00264027"/>
    <w:rsid w:val="00265CFA"/>
    <w:rsid w:val="00266D81"/>
    <w:rsid w:val="00271B2A"/>
    <w:rsid w:val="002749E2"/>
    <w:rsid w:val="00275870"/>
    <w:rsid w:val="00276E01"/>
    <w:rsid w:val="00277623"/>
    <w:rsid w:val="00282333"/>
    <w:rsid w:val="00282F51"/>
    <w:rsid w:val="00283F3A"/>
    <w:rsid w:val="0028718D"/>
    <w:rsid w:val="00287DD4"/>
    <w:rsid w:val="002918EA"/>
    <w:rsid w:val="00293C2C"/>
    <w:rsid w:val="00293D43"/>
    <w:rsid w:val="002A1790"/>
    <w:rsid w:val="002A3253"/>
    <w:rsid w:val="002A38B6"/>
    <w:rsid w:val="002A38E0"/>
    <w:rsid w:val="002A4317"/>
    <w:rsid w:val="002B08C0"/>
    <w:rsid w:val="002B109D"/>
    <w:rsid w:val="002B1FD6"/>
    <w:rsid w:val="002B263A"/>
    <w:rsid w:val="002B3C24"/>
    <w:rsid w:val="002B46CC"/>
    <w:rsid w:val="002B50A4"/>
    <w:rsid w:val="002B5C3C"/>
    <w:rsid w:val="002B6A11"/>
    <w:rsid w:val="002C0A50"/>
    <w:rsid w:val="002C0A69"/>
    <w:rsid w:val="002C3764"/>
    <w:rsid w:val="002C4C26"/>
    <w:rsid w:val="002C7855"/>
    <w:rsid w:val="002D16C6"/>
    <w:rsid w:val="002D3279"/>
    <w:rsid w:val="002D3F40"/>
    <w:rsid w:val="002D5984"/>
    <w:rsid w:val="002E02D2"/>
    <w:rsid w:val="002E0722"/>
    <w:rsid w:val="002E0F56"/>
    <w:rsid w:val="002E0FB8"/>
    <w:rsid w:val="002E17A2"/>
    <w:rsid w:val="002F01B7"/>
    <w:rsid w:val="002F0970"/>
    <w:rsid w:val="002F10CA"/>
    <w:rsid w:val="002F2E20"/>
    <w:rsid w:val="002F3A66"/>
    <w:rsid w:val="002F3B95"/>
    <w:rsid w:val="002F5321"/>
    <w:rsid w:val="002F6DE0"/>
    <w:rsid w:val="002F7276"/>
    <w:rsid w:val="00301087"/>
    <w:rsid w:val="00302516"/>
    <w:rsid w:val="00302E61"/>
    <w:rsid w:val="00303A43"/>
    <w:rsid w:val="003052BB"/>
    <w:rsid w:val="00305AD5"/>
    <w:rsid w:val="003074F0"/>
    <w:rsid w:val="003126C0"/>
    <w:rsid w:val="00312B72"/>
    <w:rsid w:val="00313382"/>
    <w:rsid w:val="003151EE"/>
    <w:rsid w:val="00315659"/>
    <w:rsid w:val="00316ECE"/>
    <w:rsid w:val="00320B82"/>
    <w:rsid w:val="00323787"/>
    <w:rsid w:val="003262FE"/>
    <w:rsid w:val="00326E27"/>
    <w:rsid w:val="0032759E"/>
    <w:rsid w:val="00327894"/>
    <w:rsid w:val="0033174E"/>
    <w:rsid w:val="0033230C"/>
    <w:rsid w:val="00334F2F"/>
    <w:rsid w:val="00335870"/>
    <w:rsid w:val="00335DF7"/>
    <w:rsid w:val="00342667"/>
    <w:rsid w:val="00350262"/>
    <w:rsid w:val="00350DA1"/>
    <w:rsid w:val="00352E41"/>
    <w:rsid w:val="003542DA"/>
    <w:rsid w:val="00356F4A"/>
    <w:rsid w:val="00357E28"/>
    <w:rsid w:val="003607C2"/>
    <w:rsid w:val="003614BA"/>
    <w:rsid w:val="00361982"/>
    <w:rsid w:val="00363B2E"/>
    <w:rsid w:val="0036400A"/>
    <w:rsid w:val="0036439F"/>
    <w:rsid w:val="00366B1D"/>
    <w:rsid w:val="00366E80"/>
    <w:rsid w:val="00367591"/>
    <w:rsid w:val="00367A1A"/>
    <w:rsid w:val="00367B80"/>
    <w:rsid w:val="003709E9"/>
    <w:rsid w:val="00370B43"/>
    <w:rsid w:val="00374B0C"/>
    <w:rsid w:val="00376A15"/>
    <w:rsid w:val="00377251"/>
    <w:rsid w:val="00380601"/>
    <w:rsid w:val="00380CAD"/>
    <w:rsid w:val="0038403B"/>
    <w:rsid w:val="003860B8"/>
    <w:rsid w:val="00387045"/>
    <w:rsid w:val="00387285"/>
    <w:rsid w:val="0038739E"/>
    <w:rsid w:val="00387ADF"/>
    <w:rsid w:val="003950B5"/>
    <w:rsid w:val="003956D5"/>
    <w:rsid w:val="00396244"/>
    <w:rsid w:val="0039718B"/>
    <w:rsid w:val="003A0F9B"/>
    <w:rsid w:val="003A2135"/>
    <w:rsid w:val="003A25F3"/>
    <w:rsid w:val="003A412B"/>
    <w:rsid w:val="003A643A"/>
    <w:rsid w:val="003A758C"/>
    <w:rsid w:val="003A784E"/>
    <w:rsid w:val="003B0164"/>
    <w:rsid w:val="003B1E7C"/>
    <w:rsid w:val="003B39F6"/>
    <w:rsid w:val="003B6ED8"/>
    <w:rsid w:val="003B73DF"/>
    <w:rsid w:val="003C14F9"/>
    <w:rsid w:val="003C1A5D"/>
    <w:rsid w:val="003C1E58"/>
    <w:rsid w:val="003C27FD"/>
    <w:rsid w:val="003C3466"/>
    <w:rsid w:val="003C3E76"/>
    <w:rsid w:val="003D042F"/>
    <w:rsid w:val="003D0C3B"/>
    <w:rsid w:val="003D1E07"/>
    <w:rsid w:val="003D7D2F"/>
    <w:rsid w:val="003E09DA"/>
    <w:rsid w:val="003E0F83"/>
    <w:rsid w:val="003E202E"/>
    <w:rsid w:val="003E27F5"/>
    <w:rsid w:val="003E2B23"/>
    <w:rsid w:val="003E35B3"/>
    <w:rsid w:val="003E5356"/>
    <w:rsid w:val="003E6A07"/>
    <w:rsid w:val="003F27CF"/>
    <w:rsid w:val="003F2CF3"/>
    <w:rsid w:val="003F3A61"/>
    <w:rsid w:val="003F619C"/>
    <w:rsid w:val="003F7564"/>
    <w:rsid w:val="003F7A62"/>
    <w:rsid w:val="003F7AE3"/>
    <w:rsid w:val="0040141F"/>
    <w:rsid w:val="00403BC5"/>
    <w:rsid w:val="00405C88"/>
    <w:rsid w:val="00406009"/>
    <w:rsid w:val="00406DE8"/>
    <w:rsid w:val="00406FC7"/>
    <w:rsid w:val="0041140F"/>
    <w:rsid w:val="0041146D"/>
    <w:rsid w:val="00412AF9"/>
    <w:rsid w:val="00420C1C"/>
    <w:rsid w:val="00421366"/>
    <w:rsid w:val="00422608"/>
    <w:rsid w:val="004351B1"/>
    <w:rsid w:val="00437B1A"/>
    <w:rsid w:val="00437CDB"/>
    <w:rsid w:val="00437F1E"/>
    <w:rsid w:val="00440AB6"/>
    <w:rsid w:val="0044406E"/>
    <w:rsid w:val="00444A19"/>
    <w:rsid w:val="00447616"/>
    <w:rsid w:val="00447B2E"/>
    <w:rsid w:val="0045104D"/>
    <w:rsid w:val="00452224"/>
    <w:rsid w:val="0045282A"/>
    <w:rsid w:val="004545CB"/>
    <w:rsid w:val="00454A6E"/>
    <w:rsid w:val="004567D2"/>
    <w:rsid w:val="00457EBA"/>
    <w:rsid w:val="004602D8"/>
    <w:rsid w:val="00461B5D"/>
    <w:rsid w:val="004622B8"/>
    <w:rsid w:val="00464C4F"/>
    <w:rsid w:val="00465545"/>
    <w:rsid w:val="00466FAF"/>
    <w:rsid w:val="00467BD0"/>
    <w:rsid w:val="00467F5A"/>
    <w:rsid w:val="004705A5"/>
    <w:rsid w:val="00472105"/>
    <w:rsid w:val="004722AF"/>
    <w:rsid w:val="0047325E"/>
    <w:rsid w:val="004733CF"/>
    <w:rsid w:val="0047493E"/>
    <w:rsid w:val="00474B41"/>
    <w:rsid w:val="00475A37"/>
    <w:rsid w:val="00475DCD"/>
    <w:rsid w:val="00476CE8"/>
    <w:rsid w:val="00477B78"/>
    <w:rsid w:val="004827E1"/>
    <w:rsid w:val="00482E58"/>
    <w:rsid w:val="00485428"/>
    <w:rsid w:val="0049032C"/>
    <w:rsid w:val="004919E5"/>
    <w:rsid w:val="00492878"/>
    <w:rsid w:val="0049298D"/>
    <w:rsid w:val="00493DDD"/>
    <w:rsid w:val="00494920"/>
    <w:rsid w:val="004955E1"/>
    <w:rsid w:val="004A12FF"/>
    <w:rsid w:val="004A1EED"/>
    <w:rsid w:val="004A2BC7"/>
    <w:rsid w:val="004A37C2"/>
    <w:rsid w:val="004A7B99"/>
    <w:rsid w:val="004B0671"/>
    <w:rsid w:val="004B0B06"/>
    <w:rsid w:val="004B1E92"/>
    <w:rsid w:val="004B4DEF"/>
    <w:rsid w:val="004B5B80"/>
    <w:rsid w:val="004B7289"/>
    <w:rsid w:val="004B75D5"/>
    <w:rsid w:val="004C3C4B"/>
    <w:rsid w:val="004C5540"/>
    <w:rsid w:val="004D0261"/>
    <w:rsid w:val="004D0FEF"/>
    <w:rsid w:val="004D1192"/>
    <w:rsid w:val="004D16AD"/>
    <w:rsid w:val="004D20FF"/>
    <w:rsid w:val="004D2A10"/>
    <w:rsid w:val="004D4DD1"/>
    <w:rsid w:val="004D5282"/>
    <w:rsid w:val="004D6007"/>
    <w:rsid w:val="004D652A"/>
    <w:rsid w:val="004E1343"/>
    <w:rsid w:val="004E2A70"/>
    <w:rsid w:val="004E5582"/>
    <w:rsid w:val="004E681A"/>
    <w:rsid w:val="004E7940"/>
    <w:rsid w:val="004F0957"/>
    <w:rsid w:val="004F0D02"/>
    <w:rsid w:val="004F0FC7"/>
    <w:rsid w:val="004F2EAF"/>
    <w:rsid w:val="004F3D5E"/>
    <w:rsid w:val="004F4173"/>
    <w:rsid w:val="004F43C4"/>
    <w:rsid w:val="004F5742"/>
    <w:rsid w:val="004F7A54"/>
    <w:rsid w:val="0050087B"/>
    <w:rsid w:val="00501102"/>
    <w:rsid w:val="005019F0"/>
    <w:rsid w:val="005019F4"/>
    <w:rsid w:val="00507AAA"/>
    <w:rsid w:val="00510C64"/>
    <w:rsid w:val="0051178B"/>
    <w:rsid w:val="0051294D"/>
    <w:rsid w:val="00512975"/>
    <w:rsid w:val="005132CB"/>
    <w:rsid w:val="00516BC3"/>
    <w:rsid w:val="005202E9"/>
    <w:rsid w:val="0052086B"/>
    <w:rsid w:val="00524550"/>
    <w:rsid w:val="0052529A"/>
    <w:rsid w:val="0052756C"/>
    <w:rsid w:val="00527923"/>
    <w:rsid w:val="00527A47"/>
    <w:rsid w:val="00527AE1"/>
    <w:rsid w:val="0053041C"/>
    <w:rsid w:val="00531CBF"/>
    <w:rsid w:val="005352E0"/>
    <w:rsid w:val="00541465"/>
    <w:rsid w:val="0054550B"/>
    <w:rsid w:val="00545A9A"/>
    <w:rsid w:val="0054623C"/>
    <w:rsid w:val="00551C75"/>
    <w:rsid w:val="00551EF8"/>
    <w:rsid w:val="0055444A"/>
    <w:rsid w:val="0055475B"/>
    <w:rsid w:val="0055740B"/>
    <w:rsid w:val="00557607"/>
    <w:rsid w:val="00561D39"/>
    <w:rsid w:val="00565320"/>
    <w:rsid w:val="00565342"/>
    <w:rsid w:val="0056534F"/>
    <w:rsid w:val="00570D0F"/>
    <w:rsid w:val="00573F70"/>
    <w:rsid w:val="00574E93"/>
    <w:rsid w:val="0057535C"/>
    <w:rsid w:val="00575A17"/>
    <w:rsid w:val="00576FDA"/>
    <w:rsid w:val="005828E6"/>
    <w:rsid w:val="00590E6D"/>
    <w:rsid w:val="005913A4"/>
    <w:rsid w:val="00591541"/>
    <w:rsid w:val="00594CB6"/>
    <w:rsid w:val="00594E2E"/>
    <w:rsid w:val="0059696D"/>
    <w:rsid w:val="0059752A"/>
    <w:rsid w:val="005A1EE6"/>
    <w:rsid w:val="005A2BAE"/>
    <w:rsid w:val="005A3CCF"/>
    <w:rsid w:val="005A4E33"/>
    <w:rsid w:val="005A4F4B"/>
    <w:rsid w:val="005A7529"/>
    <w:rsid w:val="005B306C"/>
    <w:rsid w:val="005B3E2C"/>
    <w:rsid w:val="005B6FFA"/>
    <w:rsid w:val="005B7A5A"/>
    <w:rsid w:val="005C2D20"/>
    <w:rsid w:val="005C41E9"/>
    <w:rsid w:val="005C602C"/>
    <w:rsid w:val="005C696B"/>
    <w:rsid w:val="005D052D"/>
    <w:rsid w:val="005D06DD"/>
    <w:rsid w:val="005D1A50"/>
    <w:rsid w:val="005D2BBA"/>
    <w:rsid w:val="005D3475"/>
    <w:rsid w:val="005D75CC"/>
    <w:rsid w:val="005E04CE"/>
    <w:rsid w:val="005E110B"/>
    <w:rsid w:val="005E2436"/>
    <w:rsid w:val="005E3975"/>
    <w:rsid w:val="005E4153"/>
    <w:rsid w:val="005E415D"/>
    <w:rsid w:val="005E42C4"/>
    <w:rsid w:val="005E4338"/>
    <w:rsid w:val="005E62DC"/>
    <w:rsid w:val="005E7894"/>
    <w:rsid w:val="005E7E19"/>
    <w:rsid w:val="005F0C57"/>
    <w:rsid w:val="005F2524"/>
    <w:rsid w:val="005F2E57"/>
    <w:rsid w:val="005F5FC3"/>
    <w:rsid w:val="0060023D"/>
    <w:rsid w:val="00600C06"/>
    <w:rsid w:val="0060219C"/>
    <w:rsid w:val="00602BA2"/>
    <w:rsid w:val="006039FF"/>
    <w:rsid w:val="00604AD2"/>
    <w:rsid w:val="00604D9B"/>
    <w:rsid w:val="0060524B"/>
    <w:rsid w:val="0060662E"/>
    <w:rsid w:val="00607332"/>
    <w:rsid w:val="00610DE2"/>
    <w:rsid w:val="0061135E"/>
    <w:rsid w:val="006131FF"/>
    <w:rsid w:val="006208C2"/>
    <w:rsid w:val="0062290B"/>
    <w:rsid w:val="00624A7D"/>
    <w:rsid w:val="006251C4"/>
    <w:rsid w:val="00625591"/>
    <w:rsid w:val="0063063B"/>
    <w:rsid w:val="006308E2"/>
    <w:rsid w:val="006310DF"/>
    <w:rsid w:val="00631FE3"/>
    <w:rsid w:val="006328B1"/>
    <w:rsid w:val="00632CFD"/>
    <w:rsid w:val="0063536B"/>
    <w:rsid w:val="006366B8"/>
    <w:rsid w:val="00636E23"/>
    <w:rsid w:val="00637333"/>
    <w:rsid w:val="0064022B"/>
    <w:rsid w:val="00641D40"/>
    <w:rsid w:val="006420DC"/>
    <w:rsid w:val="00642904"/>
    <w:rsid w:val="00646D0F"/>
    <w:rsid w:val="00647002"/>
    <w:rsid w:val="00647A05"/>
    <w:rsid w:val="006503C0"/>
    <w:rsid w:val="0065164C"/>
    <w:rsid w:val="006531C7"/>
    <w:rsid w:val="0065353A"/>
    <w:rsid w:val="00654C49"/>
    <w:rsid w:val="00657FE3"/>
    <w:rsid w:val="00660215"/>
    <w:rsid w:val="00660B5E"/>
    <w:rsid w:val="00661948"/>
    <w:rsid w:val="0066493D"/>
    <w:rsid w:val="00666DE0"/>
    <w:rsid w:val="0066776A"/>
    <w:rsid w:val="00671590"/>
    <w:rsid w:val="00673F3E"/>
    <w:rsid w:val="00675669"/>
    <w:rsid w:val="006778A2"/>
    <w:rsid w:val="00681177"/>
    <w:rsid w:val="00681343"/>
    <w:rsid w:val="00681B51"/>
    <w:rsid w:val="0068224F"/>
    <w:rsid w:val="0068718D"/>
    <w:rsid w:val="006872D8"/>
    <w:rsid w:val="00693382"/>
    <w:rsid w:val="0069478F"/>
    <w:rsid w:val="0069683F"/>
    <w:rsid w:val="006971A2"/>
    <w:rsid w:val="006975F7"/>
    <w:rsid w:val="006A0B52"/>
    <w:rsid w:val="006A0F6A"/>
    <w:rsid w:val="006A23E2"/>
    <w:rsid w:val="006A2532"/>
    <w:rsid w:val="006A62B2"/>
    <w:rsid w:val="006A6C77"/>
    <w:rsid w:val="006A70CE"/>
    <w:rsid w:val="006A77E3"/>
    <w:rsid w:val="006B00E4"/>
    <w:rsid w:val="006B1F37"/>
    <w:rsid w:val="006B2BC9"/>
    <w:rsid w:val="006B48DD"/>
    <w:rsid w:val="006B54EF"/>
    <w:rsid w:val="006B7132"/>
    <w:rsid w:val="006C03AA"/>
    <w:rsid w:val="006C2518"/>
    <w:rsid w:val="006C3ADE"/>
    <w:rsid w:val="006C657A"/>
    <w:rsid w:val="006D0429"/>
    <w:rsid w:val="006D18B2"/>
    <w:rsid w:val="006D38BE"/>
    <w:rsid w:val="006D43A5"/>
    <w:rsid w:val="006D496E"/>
    <w:rsid w:val="006D651F"/>
    <w:rsid w:val="006D7BE2"/>
    <w:rsid w:val="006E1226"/>
    <w:rsid w:val="006E1304"/>
    <w:rsid w:val="006E2391"/>
    <w:rsid w:val="006E24AD"/>
    <w:rsid w:val="006E3484"/>
    <w:rsid w:val="006E416B"/>
    <w:rsid w:val="006E440F"/>
    <w:rsid w:val="006E4BD0"/>
    <w:rsid w:val="006E5BC9"/>
    <w:rsid w:val="006E5F00"/>
    <w:rsid w:val="006E62E9"/>
    <w:rsid w:val="006E64CA"/>
    <w:rsid w:val="006F0952"/>
    <w:rsid w:val="006F0D72"/>
    <w:rsid w:val="006F1E71"/>
    <w:rsid w:val="006F2325"/>
    <w:rsid w:val="006F242C"/>
    <w:rsid w:val="006F2549"/>
    <w:rsid w:val="006F346E"/>
    <w:rsid w:val="006F44AF"/>
    <w:rsid w:val="006F4D44"/>
    <w:rsid w:val="006F6548"/>
    <w:rsid w:val="006F6658"/>
    <w:rsid w:val="006F7521"/>
    <w:rsid w:val="00700AF4"/>
    <w:rsid w:val="00700F83"/>
    <w:rsid w:val="00703A70"/>
    <w:rsid w:val="007049C3"/>
    <w:rsid w:val="007049DA"/>
    <w:rsid w:val="00704EBA"/>
    <w:rsid w:val="00706029"/>
    <w:rsid w:val="00707294"/>
    <w:rsid w:val="00710ED8"/>
    <w:rsid w:val="007114CE"/>
    <w:rsid w:val="00711B78"/>
    <w:rsid w:val="00715209"/>
    <w:rsid w:val="0071624F"/>
    <w:rsid w:val="00722FEE"/>
    <w:rsid w:val="00726123"/>
    <w:rsid w:val="00726AB1"/>
    <w:rsid w:val="007273C8"/>
    <w:rsid w:val="00732A66"/>
    <w:rsid w:val="007332A0"/>
    <w:rsid w:val="007353F5"/>
    <w:rsid w:val="007359B7"/>
    <w:rsid w:val="00735F2D"/>
    <w:rsid w:val="00737D22"/>
    <w:rsid w:val="00741D14"/>
    <w:rsid w:val="0074265B"/>
    <w:rsid w:val="0074269C"/>
    <w:rsid w:val="00742A83"/>
    <w:rsid w:val="007444FC"/>
    <w:rsid w:val="007458C6"/>
    <w:rsid w:val="00750652"/>
    <w:rsid w:val="007513A1"/>
    <w:rsid w:val="00754B3D"/>
    <w:rsid w:val="00754CFE"/>
    <w:rsid w:val="00756A5C"/>
    <w:rsid w:val="00757CCC"/>
    <w:rsid w:val="007603CD"/>
    <w:rsid w:val="00760C7B"/>
    <w:rsid w:val="00762450"/>
    <w:rsid w:val="00762982"/>
    <w:rsid w:val="007634EF"/>
    <w:rsid w:val="00764B01"/>
    <w:rsid w:val="007650A6"/>
    <w:rsid w:val="00765D7A"/>
    <w:rsid w:val="007674B3"/>
    <w:rsid w:val="00770467"/>
    <w:rsid w:val="00770AE1"/>
    <w:rsid w:val="00771DBD"/>
    <w:rsid w:val="0077207D"/>
    <w:rsid w:val="00775646"/>
    <w:rsid w:val="0077728F"/>
    <w:rsid w:val="007842F1"/>
    <w:rsid w:val="00785E29"/>
    <w:rsid w:val="007927D8"/>
    <w:rsid w:val="0079441F"/>
    <w:rsid w:val="00794805"/>
    <w:rsid w:val="00796C59"/>
    <w:rsid w:val="007A51F6"/>
    <w:rsid w:val="007A56B4"/>
    <w:rsid w:val="007A6739"/>
    <w:rsid w:val="007A77DD"/>
    <w:rsid w:val="007B2B0C"/>
    <w:rsid w:val="007B3625"/>
    <w:rsid w:val="007C139B"/>
    <w:rsid w:val="007C1765"/>
    <w:rsid w:val="007C3715"/>
    <w:rsid w:val="007C4020"/>
    <w:rsid w:val="007C7797"/>
    <w:rsid w:val="007C7A15"/>
    <w:rsid w:val="007D1680"/>
    <w:rsid w:val="007D189D"/>
    <w:rsid w:val="007D21D5"/>
    <w:rsid w:val="007D2F16"/>
    <w:rsid w:val="007D406B"/>
    <w:rsid w:val="007D468A"/>
    <w:rsid w:val="007D46B7"/>
    <w:rsid w:val="007D4951"/>
    <w:rsid w:val="007D60CB"/>
    <w:rsid w:val="007E04BF"/>
    <w:rsid w:val="007E0B5A"/>
    <w:rsid w:val="007E17EE"/>
    <w:rsid w:val="007E1910"/>
    <w:rsid w:val="007E25BB"/>
    <w:rsid w:val="007E2E40"/>
    <w:rsid w:val="007E4BC8"/>
    <w:rsid w:val="007E6CEC"/>
    <w:rsid w:val="007E6ED5"/>
    <w:rsid w:val="007F0C36"/>
    <w:rsid w:val="007F3C52"/>
    <w:rsid w:val="007F4E5E"/>
    <w:rsid w:val="007F5A7F"/>
    <w:rsid w:val="007F6F2A"/>
    <w:rsid w:val="007F772E"/>
    <w:rsid w:val="007F7CED"/>
    <w:rsid w:val="00800CBD"/>
    <w:rsid w:val="00803001"/>
    <w:rsid w:val="00803811"/>
    <w:rsid w:val="008041B5"/>
    <w:rsid w:val="00804849"/>
    <w:rsid w:val="00804D7C"/>
    <w:rsid w:val="00811688"/>
    <w:rsid w:val="00814FDB"/>
    <w:rsid w:val="00815640"/>
    <w:rsid w:val="008177A4"/>
    <w:rsid w:val="008218AC"/>
    <w:rsid w:val="00824600"/>
    <w:rsid w:val="00824E4A"/>
    <w:rsid w:val="008266B5"/>
    <w:rsid w:val="00831BE6"/>
    <w:rsid w:val="00831C8E"/>
    <w:rsid w:val="0083383D"/>
    <w:rsid w:val="00834246"/>
    <w:rsid w:val="00834907"/>
    <w:rsid w:val="00835284"/>
    <w:rsid w:val="008353BF"/>
    <w:rsid w:val="00836EF6"/>
    <w:rsid w:val="00837085"/>
    <w:rsid w:val="00837AA6"/>
    <w:rsid w:val="00837CBA"/>
    <w:rsid w:val="00841843"/>
    <w:rsid w:val="00841A1A"/>
    <w:rsid w:val="00845738"/>
    <w:rsid w:val="00845A8D"/>
    <w:rsid w:val="00846563"/>
    <w:rsid w:val="00846710"/>
    <w:rsid w:val="00846B52"/>
    <w:rsid w:val="008478AB"/>
    <w:rsid w:val="00853D08"/>
    <w:rsid w:val="00854B14"/>
    <w:rsid w:val="00857335"/>
    <w:rsid w:val="0086022D"/>
    <w:rsid w:val="00863068"/>
    <w:rsid w:val="0086358C"/>
    <w:rsid w:val="008639B4"/>
    <w:rsid w:val="00872640"/>
    <w:rsid w:val="00873863"/>
    <w:rsid w:val="00874876"/>
    <w:rsid w:val="00876AA8"/>
    <w:rsid w:val="00877066"/>
    <w:rsid w:val="00880C4A"/>
    <w:rsid w:val="00880C78"/>
    <w:rsid w:val="00880F32"/>
    <w:rsid w:val="00881485"/>
    <w:rsid w:val="008816C2"/>
    <w:rsid w:val="00881CBC"/>
    <w:rsid w:val="00882246"/>
    <w:rsid w:val="00882B96"/>
    <w:rsid w:val="00883FDD"/>
    <w:rsid w:val="0088517F"/>
    <w:rsid w:val="0088623F"/>
    <w:rsid w:val="00886C47"/>
    <w:rsid w:val="008919ED"/>
    <w:rsid w:val="0089200A"/>
    <w:rsid w:val="00892182"/>
    <w:rsid w:val="00892B27"/>
    <w:rsid w:val="00895577"/>
    <w:rsid w:val="00896846"/>
    <w:rsid w:val="008A0A28"/>
    <w:rsid w:val="008A2171"/>
    <w:rsid w:val="008A4A99"/>
    <w:rsid w:val="008A4AE3"/>
    <w:rsid w:val="008A7E98"/>
    <w:rsid w:val="008B007F"/>
    <w:rsid w:val="008B0146"/>
    <w:rsid w:val="008B0C60"/>
    <w:rsid w:val="008B1FA5"/>
    <w:rsid w:val="008B219C"/>
    <w:rsid w:val="008B4A59"/>
    <w:rsid w:val="008C0887"/>
    <w:rsid w:val="008C122D"/>
    <w:rsid w:val="008C4A97"/>
    <w:rsid w:val="008C59AF"/>
    <w:rsid w:val="008C6271"/>
    <w:rsid w:val="008D1DA1"/>
    <w:rsid w:val="008D3886"/>
    <w:rsid w:val="008D38ED"/>
    <w:rsid w:val="008D7666"/>
    <w:rsid w:val="008E1647"/>
    <w:rsid w:val="008E6781"/>
    <w:rsid w:val="008E6C88"/>
    <w:rsid w:val="008E7C5F"/>
    <w:rsid w:val="008F0083"/>
    <w:rsid w:val="008F0231"/>
    <w:rsid w:val="008F1F7A"/>
    <w:rsid w:val="008F521F"/>
    <w:rsid w:val="008F5C51"/>
    <w:rsid w:val="008F76D0"/>
    <w:rsid w:val="00901FA0"/>
    <w:rsid w:val="00904EFC"/>
    <w:rsid w:val="00910210"/>
    <w:rsid w:val="009130D7"/>
    <w:rsid w:val="009162BB"/>
    <w:rsid w:val="00916937"/>
    <w:rsid w:val="00916EF3"/>
    <w:rsid w:val="009177BD"/>
    <w:rsid w:val="00917EAD"/>
    <w:rsid w:val="0092195E"/>
    <w:rsid w:val="009230A0"/>
    <w:rsid w:val="009244CF"/>
    <w:rsid w:val="00924C25"/>
    <w:rsid w:val="009261C9"/>
    <w:rsid w:val="00927DEE"/>
    <w:rsid w:val="00932C8F"/>
    <w:rsid w:val="0093308B"/>
    <w:rsid w:val="00933128"/>
    <w:rsid w:val="00933704"/>
    <w:rsid w:val="0094363F"/>
    <w:rsid w:val="00943A2A"/>
    <w:rsid w:val="00943F4E"/>
    <w:rsid w:val="0094405C"/>
    <w:rsid w:val="009441BD"/>
    <w:rsid w:val="00945A9A"/>
    <w:rsid w:val="009467DF"/>
    <w:rsid w:val="00946A0B"/>
    <w:rsid w:val="0094714F"/>
    <w:rsid w:val="009514F1"/>
    <w:rsid w:val="00952184"/>
    <w:rsid w:val="009524CC"/>
    <w:rsid w:val="0095666A"/>
    <w:rsid w:val="009612F1"/>
    <w:rsid w:val="009624D5"/>
    <w:rsid w:val="00963B24"/>
    <w:rsid w:val="00965906"/>
    <w:rsid w:val="009660C1"/>
    <w:rsid w:val="00967823"/>
    <w:rsid w:val="00967A44"/>
    <w:rsid w:val="009720A8"/>
    <w:rsid w:val="00973D8D"/>
    <w:rsid w:val="00974778"/>
    <w:rsid w:val="00975D35"/>
    <w:rsid w:val="00980AB7"/>
    <w:rsid w:val="00981FD3"/>
    <w:rsid w:val="00982496"/>
    <w:rsid w:val="0098482E"/>
    <w:rsid w:val="00984E64"/>
    <w:rsid w:val="009854AA"/>
    <w:rsid w:val="00986785"/>
    <w:rsid w:val="00987EFC"/>
    <w:rsid w:val="00990570"/>
    <w:rsid w:val="009933F6"/>
    <w:rsid w:val="00993FB0"/>
    <w:rsid w:val="009953EA"/>
    <w:rsid w:val="00996465"/>
    <w:rsid w:val="009975C8"/>
    <w:rsid w:val="00997878"/>
    <w:rsid w:val="00997CDE"/>
    <w:rsid w:val="009A1212"/>
    <w:rsid w:val="009A236F"/>
    <w:rsid w:val="009A26C4"/>
    <w:rsid w:val="009A3F6A"/>
    <w:rsid w:val="009A4BD9"/>
    <w:rsid w:val="009A594C"/>
    <w:rsid w:val="009A59DE"/>
    <w:rsid w:val="009B1EF6"/>
    <w:rsid w:val="009B234A"/>
    <w:rsid w:val="009B7EE0"/>
    <w:rsid w:val="009C2336"/>
    <w:rsid w:val="009C40E4"/>
    <w:rsid w:val="009C4893"/>
    <w:rsid w:val="009C4CF9"/>
    <w:rsid w:val="009C5065"/>
    <w:rsid w:val="009C5593"/>
    <w:rsid w:val="009D0070"/>
    <w:rsid w:val="009D0D3D"/>
    <w:rsid w:val="009D2642"/>
    <w:rsid w:val="009D3A15"/>
    <w:rsid w:val="009D5402"/>
    <w:rsid w:val="009D588A"/>
    <w:rsid w:val="009E0E12"/>
    <w:rsid w:val="009E1A9F"/>
    <w:rsid w:val="009E1BD4"/>
    <w:rsid w:val="009E3350"/>
    <w:rsid w:val="009E4F5F"/>
    <w:rsid w:val="009E548B"/>
    <w:rsid w:val="009E5F9C"/>
    <w:rsid w:val="009E65EA"/>
    <w:rsid w:val="009E7296"/>
    <w:rsid w:val="009F0411"/>
    <w:rsid w:val="009F4461"/>
    <w:rsid w:val="009F65AF"/>
    <w:rsid w:val="009F79C1"/>
    <w:rsid w:val="00A0262F"/>
    <w:rsid w:val="00A02993"/>
    <w:rsid w:val="00A06752"/>
    <w:rsid w:val="00A1059B"/>
    <w:rsid w:val="00A11813"/>
    <w:rsid w:val="00A136CD"/>
    <w:rsid w:val="00A139D3"/>
    <w:rsid w:val="00A1430A"/>
    <w:rsid w:val="00A16865"/>
    <w:rsid w:val="00A17D1B"/>
    <w:rsid w:val="00A2187B"/>
    <w:rsid w:val="00A21E71"/>
    <w:rsid w:val="00A22701"/>
    <w:rsid w:val="00A23630"/>
    <w:rsid w:val="00A24004"/>
    <w:rsid w:val="00A25D8B"/>
    <w:rsid w:val="00A3038E"/>
    <w:rsid w:val="00A31670"/>
    <w:rsid w:val="00A324AF"/>
    <w:rsid w:val="00A33343"/>
    <w:rsid w:val="00A35D6C"/>
    <w:rsid w:val="00A35F84"/>
    <w:rsid w:val="00A36328"/>
    <w:rsid w:val="00A410D5"/>
    <w:rsid w:val="00A41379"/>
    <w:rsid w:val="00A41900"/>
    <w:rsid w:val="00A4378B"/>
    <w:rsid w:val="00A4469D"/>
    <w:rsid w:val="00A4501B"/>
    <w:rsid w:val="00A455BB"/>
    <w:rsid w:val="00A45867"/>
    <w:rsid w:val="00A466F4"/>
    <w:rsid w:val="00A477A0"/>
    <w:rsid w:val="00A504BF"/>
    <w:rsid w:val="00A5127E"/>
    <w:rsid w:val="00A5146B"/>
    <w:rsid w:val="00A522AA"/>
    <w:rsid w:val="00A52B48"/>
    <w:rsid w:val="00A52F58"/>
    <w:rsid w:val="00A533DA"/>
    <w:rsid w:val="00A57E8F"/>
    <w:rsid w:val="00A63B1C"/>
    <w:rsid w:val="00A642FE"/>
    <w:rsid w:val="00A65B87"/>
    <w:rsid w:val="00A6636E"/>
    <w:rsid w:val="00A6675F"/>
    <w:rsid w:val="00A67481"/>
    <w:rsid w:val="00A707B0"/>
    <w:rsid w:val="00A70BED"/>
    <w:rsid w:val="00A725BC"/>
    <w:rsid w:val="00A73D41"/>
    <w:rsid w:val="00A7644D"/>
    <w:rsid w:val="00A8020A"/>
    <w:rsid w:val="00A80EAC"/>
    <w:rsid w:val="00A8415E"/>
    <w:rsid w:val="00A84231"/>
    <w:rsid w:val="00A8497D"/>
    <w:rsid w:val="00A91337"/>
    <w:rsid w:val="00A92E29"/>
    <w:rsid w:val="00A9426E"/>
    <w:rsid w:val="00A948E8"/>
    <w:rsid w:val="00A9762A"/>
    <w:rsid w:val="00AA0495"/>
    <w:rsid w:val="00AA0F81"/>
    <w:rsid w:val="00AA17C8"/>
    <w:rsid w:val="00AA3C9D"/>
    <w:rsid w:val="00AA4C73"/>
    <w:rsid w:val="00AA4D19"/>
    <w:rsid w:val="00AB0753"/>
    <w:rsid w:val="00AB2EC1"/>
    <w:rsid w:val="00AB42A3"/>
    <w:rsid w:val="00AB6912"/>
    <w:rsid w:val="00AC2FAC"/>
    <w:rsid w:val="00AC3F76"/>
    <w:rsid w:val="00AC4AC4"/>
    <w:rsid w:val="00AD2178"/>
    <w:rsid w:val="00AD5E6E"/>
    <w:rsid w:val="00AD7514"/>
    <w:rsid w:val="00AE0869"/>
    <w:rsid w:val="00AE198F"/>
    <w:rsid w:val="00AE6308"/>
    <w:rsid w:val="00AE6EA1"/>
    <w:rsid w:val="00AE708D"/>
    <w:rsid w:val="00AE7620"/>
    <w:rsid w:val="00AF0B9B"/>
    <w:rsid w:val="00AF1603"/>
    <w:rsid w:val="00AF2F04"/>
    <w:rsid w:val="00AF336A"/>
    <w:rsid w:val="00AF5D7F"/>
    <w:rsid w:val="00AF6C44"/>
    <w:rsid w:val="00AF7785"/>
    <w:rsid w:val="00AF7A91"/>
    <w:rsid w:val="00B016AF"/>
    <w:rsid w:val="00B0224E"/>
    <w:rsid w:val="00B04252"/>
    <w:rsid w:val="00B076F0"/>
    <w:rsid w:val="00B11F02"/>
    <w:rsid w:val="00B11F33"/>
    <w:rsid w:val="00B12FD5"/>
    <w:rsid w:val="00B1300F"/>
    <w:rsid w:val="00B138DB"/>
    <w:rsid w:val="00B14503"/>
    <w:rsid w:val="00B14DC7"/>
    <w:rsid w:val="00B160F9"/>
    <w:rsid w:val="00B170EA"/>
    <w:rsid w:val="00B212FB"/>
    <w:rsid w:val="00B216EF"/>
    <w:rsid w:val="00B22DD3"/>
    <w:rsid w:val="00B23308"/>
    <w:rsid w:val="00B24708"/>
    <w:rsid w:val="00B247A3"/>
    <w:rsid w:val="00B25207"/>
    <w:rsid w:val="00B26075"/>
    <w:rsid w:val="00B26B81"/>
    <w:rsid w:val="00B31EC0"/>
    <w:rsid w:val="00B35140"/>
    <w:rsid w:val="00B35DEA"/>
    <w:rsid w:val="00B50E6F"/>
    <w:rsid w:val="00B51DFB"/>
    <w:rsid w:val="00B52556"/>
    <w:rsid w:val="00B527FF"/>
    <w:rsid w:val="00B52BAA"/>
    <w:rsid w:val="00B52CAE"/>
    <w:rsid w:val="00B56002"/>
    <w:rsid w:val="00B57F0D"/>
    <w:rsid w:val="00B61C99"/>
    <w:rsid w:val="00B6217E"/>
    <w:rsid w:val="00B62831"/>
    <w:rsid w:val="00B64676"/>
    <w:rsid w:val="00B70CAA"/>
    <w:rsid w:val="00B72E28"/>
    <w:rsid w:val="00B7582D"/>
    <w:rsid w:val="00B767D8"/>
    <w:rsid w:val="00B81507"/>
    <w:rsid w:val="00B822ED"/>
    <w:rsid w:val="00B84B61"/>
    <w:rsid w:val="00B909BE"/>
    <w:rsid w:val="00B9144F"/>
    <w:rsid w:val="00B92D90"/>
    <w:rsid w:val="00B9371D"/>
    <w:rsid w:val="00B964E8"/>
    <w:rsid w:val="00B96A36"/>
    <w:rsid w:val="00BA0C27"/>
    <w:rsid w:val="00BA0C3B"/>
    <w:rsid w:val="00BA0E2D"/>
    <w:rsid w:val="00BA250E"/>
    <w:rsid w:val="00BA4F71"/>
    <w:rsid w:val="00BA546A"/>
    <w:rsid w:val="00BA650C"/>
    <w:rsid w:val="00BB0009"/>
    <w:rsid w:val="00BB0A00"/>
    <w:rsid w:val="00BB0F00"/>
    <w:rsid w:val="00BB254B"/>
    <w:rsid w:val="00BB505C"/>
    <w:rsid w:val="00BB7F50"/>
    <w:rsid w:val="00BC0036"/>
    <w:rsid w:val="00BC23FF"/>
    <w:rsid w:val="00BC4899"/>
    <w:rsid w:val="00BC59EB"/>
    <w:rsid w:val="00BC686E"/>
    <w:rsid w:val="00BC6CC4"/>
    <w:rsid w:val="00BC6E89"/>
    <w:rsid w:val="00BD0B7D"/>
    <w:rsid w:val="00BD0E12"/>
    <w:rsid w:val="00BD0F16"/>
    <w:rsid w:val="00BD1347"/>
    <w:rsid w:val="00BD38B3"/>
    <w:rsid w:val="00BD49F6"/>
    <w:rsid w:val="00BD4FF5"/>
    <w:rsid w:val="00BD5CAF"/>
    <w:rsid w:val="00BD64C1"/>
    <w:rsid w:val="00BE018C"/>
    <w:rsid w:val="00BE081D"/>
    <w:rsid w:val="00BE1B2A"/>
    <w:rsid w:val="00BE2D8A"/>
    <w:rsid w:val="00BE3E57"/>
    <w:rsid w:val="00BF03AF"/>
    <w:rsid w:val="00BF27F9"/>
    <w:rsid w:val="00BF4777"/>
    <w:rsid w:val="00BF4838"/>
    <w:rsid w:val="00BF4B1B"/>
    <w:rsid w:val="00BF4C8E"/>
    <w:rsid w:val="00C01A96"/>
    <w:rsid w:val="00C03854"/>
    <w:rsid w:val="00C062FF"/>
    <w:rsid w:val="00C0632D"/>
    <w:rsid w:val="00C10B42"/>
    <w:rsid w:val="00C10ED4"/>
    <w:rsid w:val="00C13479"/>
    <w:rsid w:val="00C13EDB"/>
    <w:rsid w:val="00C14576"/>
    <w:rsid w:val="00C16C6A"/>
    <w:rsid w:val="00C1742A"/>
    <w:rsid w:val="00C300A4"/>
    <w:rsid w:val="00C32B71"/>
    <w:rsid w:val="00C337C9"/>
    <w:rsid w:val="00C348A6"/>
    <w:rsid w:val="00C35BB0"/>
    <w:rsid w:val="00C407F6"/>
    <w:rsid w:val="00C4196D"/>
    <w:rsid w:val="00C43D11"/>
    <w:rsid w:val="00C510CF"/>
    <w:rsid w:val="00C55136"/>
    <w:rsid w:val="00C5520C"/>
    <w:rsid w:val="00C62804"/>
    <w:rsid w:val="00C66265"/>
    <w:rsid w:val="00C66DFF"/>
    <w:rsid w:val="00C67D44"/>
    <w:rsid w:val="00C718A3"/>
    <w:rsid w:val="00C7480C"/>
    <w:rsid w:val="00C7601A"/>
    <w:rsid w:val="00C771AD"/>
    <w:rsid w:val="00C8071C"/>
    <w:rsid w:val="00C80E3B"/>
    <w:rsid w:val="00C82190"/>
    <w:rsid w:val="00C8221B"/>
    <w:rsid w:val="00C82C61"/>
    <w:rsid w:val="00C82D8C"/>
    <w:rsid w:val="00C831EF"/>
    <w:rsid w:val="00C8676A"/>
    <w:rsid w:val="00C87345"/>
    <w:rsid w:val="00C8766A"/>
    <w:rsid w:val="00C91C4E"/>
    <w:rsid w:val="00C9285D"/>
    <w:rsid w:val="00C96335"/>
    <w:rsid w:val="00C96F69"/>
    <w:rsid w:val="00CA465C"/>
    <w:rsid w:val="00CB347E"/>
    <w:rsid w:val="00CB4243"/>
    <w:rsid w:val="00CB4783"/>
    <w:rsid w:val="00CB4C9B"/>
    <w:rsid w:val="00CB6078"/>
    <w:rsid w:val="00CB6696"/>
    <w:rsid w:val="00CB7DE4"/>
    <w:rsid w:val="00CC4999"/>
    <w:rsid w:val="00CC51D5"/>
    <w:rsid w:val="00CC686B"/>
    <w:rsid w:val="00CC749A"/>
    <w:rsid w:val="00CC7554"/>
    <w:rsid w:val="00CC7F2E"/>
    <w:rsid w:val="00CD2A51"/>
    <w:rsid w:val="00CD76C1"/>
    <w:rsid w:val="00CE0727"/>
    <w:rsid w:val="00CE210B"/>
    <w:rsid w:val="00CE2838"/>
    <w:rsid w:val="00CE6ABE"/>
    <w:rsid w:val="00CE728E"/>
    <w:rsid w:val="00CE7A70"/>
    <w:rsid w:val="00CF12E5"/>
    <w:rsid w:val="00CF46A9"/>
    <w:rsid w:val="00CF76F6"/>
    <w:rsid w:val="00CF777E"/>
    <w:rsid w:val="00CF7969"/>
    <w:rsid w:val="00D00F23"/>
    <w:rsid w:val="00D01021"/>
    <w:rsid w:val="00D02E85"/>
    <w:rsid w:val="00D0439E"/>
    <w:rsid w:val="00D05A34"/>
    <w:rsid w:val="00D1065D"/>
    <w:rsid w:val="00D12628"/>
    <w:rsid w:val="00D16393"/>
    <w:rsid w:val="00D169BB"/>
    <w:rsid w:val="00D16B60"/>
    <w:rsid w:val="00D16BA3"/>
    <w:rsid w:val="00D1726E"/>
    <w:rsid w:val="00D2139D"/>
    <w:rsid w:val="00D21B88"/>
    <w:rsid w:val="00D23F88"/>
    <w:rsid w:val="00D269D3"/>
    <w:rsid w:val="00D307C9"/>
    <w:rsid w:val="00D31427"/>
    <w:rsid w:val="00D32261"/>
    <w:rsid w:val="00D358AD"/>
    <w:rsid w:val="00D376AB"/>
    <w:rsid w:val="00D41106"/>
    <w:rsid w:val="00D41200"/>
    <w:rsid w:val="00D416C1"/>
    <w:rsid w:val="00D4180A"/>
    <w:rsid w:val="00D43DC1"/>
    <w:rsid w:val="00D449EB"/>
    <w:rsid w:val="00D4599C"/>
    <w:rsid w:val="00D5116F"/>
    <w:rsid w:val="00D52C4A"/>
    <w:rsid w:val="00D5328C"/>
    <w:rsid w:val="00D54981"/>
    <w:rsid w:val="00D55F95"/>
    <w:rsid w:val="00D56B30"/>
    <w:rsid w:val="00D56C03"/>
    <w:rsid w:val="00D56FED"/>
    <w:rsid w:val="00D6054F"/>
    <w:rsid w:val="00D63019"/>
    <w:rsid w:val="00D635DA"/>
    <w:rsid w:val="00D66CE7"/>
    <w:rsid w:val="00D70272"/>
    <w:rsid w:val="00D724D4"/>
    <w:rsid w:val="00D73611"/>
    <w:rsid w:val="00D75DF8"/>
    <w:rsid w:val="00D84E6D"/>
    <w:rsid w:val="00D8509A"/>
    <w:rsid w:val="00D87157"/>
    <w:rsid w:val="00D90D94"/>
    <w:rsid w:val="00D931BC"/>
    <w:rsid w:val="00D9376B"/>
    <w:rsid w:val="00D93C18"/>
    <w:rsid w:val="00D9442E"/>
    <w:rsid w:val="00D9512C"/>
    <w:rsid w:val="00D95BF9"/>
    <w:rsid w:val="00D97F01"/>
    <w:rsid w:val="00DA2478"/>
    <w:rsid w:val="00DA456E"/>
    <w:rsid w:val="00DA470E"/>
    <w:rsid w:val="00DA50D7"/>
    <w:rsid w:val="00DA5424"/>
    <w:rsid w:val="00DB0741"/>
    <w:rsid w:val="00DB1F98"/>
    <w:rsid w:val="00DB317D"/>
    <w:rsid w:val="00DB5194"/>
    <w:rsid w:val="00DB74F5"/>
    <w:rsid w:val="00DC10D3"/>
    <w:rsid w:val="00DC1518"/>
    <w:rsid w:val="00DC18F8"/>
    <w:rsid w:val="00DC2622"/>
    <w:rsid w:val="00DC4C1A"/>
    <w:rsid w:val="00DC4F95"/>
    <w:rsid w:val="00DC54BA"/>
    <w:rsid w:val="00DC7E24"/>
    <w:rsid w:val="00DD00E9"/>
    <w:rsid w:val="00DD0ABE"/>
    <w:rsid w:val="00DD4BE1"/>
    <w:rsid w:val="00DD59E2"/>
    <w:rsid w:val="00DD5C04"/>
    <w:rsid w:val="00DD6098"/>
    <w:rsid w:val="00DD7BA6"/>
    <w:rsid w:val="00DD7F07"/>
    <w:rsid w:val="00DE0382"/>
    <w:rsid w:val="00DE4746"/>
    <w:rsid w:val="00DE69C3"/>
    <w:rsid w:val="00DE6DDD"/>
    <w:rsid w:val="00DE79C8"/>
    <w:rsid w:val="00DF1BD5"/>
    <w:rsid w:val="00DF1F5E"/>
    <w:rsid w:val="00DF5C2C"/>
    <w:rsid w:val="00DF6E3B"/>
    <w:rsid w:val="00E01944"/>
    <w:rsid w:val="00E02835"/>
    <w:rsid w:val="00E05C2B"/>
    <w:rsid w:val="00E068F2"/>
    <w:rsid w:val="00E0782C"/>
    <w:rsid w:val="00E12FBB"/>
    <w:rsid w:val="00E136AF"/>
    <w:rsid w:val="00E16B68"/>
    <w:rsid w:val="00E17B08"/>
    <w:rsid w:val="00E17FAE"/>
    <w:rsid w:val="00E20951"/>
    <w:rsid w:val="00E20F52"/>
    <w:rsid w:val="00E22E9B"/>
    <w:rsid w:val="00E23143"/>
    <w:rsid w:val="00E23AD6"/>
    <w:rsid w:val="00E26E8E"/>
    <w:rsid w:val="00E30803"/>
    <w:rsid w:val="00E336FD"/>
    <w:rsid w:val="00E34252"/>
    <w:rsid w:val="00E365E1"/>
    <w:rsid w:val="00E37E1F"/>
    <w:rsid w:val="00E408AE"/>
    <w:rsid w:val="00E431E7"/>
    <w:rsid w:val="00E43FDA"/>
    <w:rsid w:val="00E45F22"/>
    <w:rsid w:val="00E4610E"/>
    <w:rsid w:val="00E46D0E"/>
    <w:rsid w:val="00E50133"/>
    <w:rsid w:val="00E50B27"/>
    <w:rsid w:val="00E50ECF"/>
    <w:rsid w:val="00E53504"/>
    <w:rsid w:val="00E53EF8"/>
    <w:rsid w:val="00E55996"/>
    <w:rsid w:val="00E57F54"/>
    <w:rsid w:val="00E60232"/>
    <w:rsid w:val="00E61AAF"/>
    <w:rsid w:val="00E64189"/>
    <w:rsid w:val="00E707E0"/>
    <w:rsid w:val="00E7187A"/>
    <w:rsid w:val="00E73AFF"/>
    <w:rsid w:val="00E7469A"/>
    <w:rsid w:val="00E769C8"/>
    <w:rsid w:val="00E81201"/>
    <w:rsid w:val="00E81809"/>
    <w:rsid w:val="00E84949"/>
    <w:rsid w:val="00E84F82"/>
    <w:rsid w:val="00E91808"/>
    <w:rsid w:val="00E91D0B"/>
    <w:rsid w:val="00E92216"/>
    <w:rsid w:val="00E93B0D"/>
    <w:rsid w:val="00E93D32"/>
    <w:rsid w:val="00E96D29"/>
    <w:rsid w:val="00E97ACE"/>
    <w:rsid w:val="00EA10A0"/>
    <w:rsid w:val="00EA25C4"/>
    <w:rsid w:val="00EA2B6A"/>
    <w:rsid w:val="00EA3490"/>
    <w:rsid w:val="00EA5B4C"/>
    <w:rsid w:val="00EB1400"/>
    <w:rsid w:val="00EB226D"/>
    <w:rsid w:val="00EC0903"/>
    <w:rsid w:val="00EC1D3C"/>
    <w:rsid w:val="00EC22D9"/>
    <w:rsid w:val="00EC23FA"/>
    <w:rsid w:val="00EC2828"/>
    <w:rsid w:val="00EC31A4"/>
    <w:rsid w:val="00EC349E"/>
    <w:rsid w:val="00EC4E02"/>
    <w:rsid w:val="00EC5670"/>
    <w:rsid w:val="00EC5A22"/>
    <w:rsid w:val="00EC5B24"/>
    <w:rsid w:val="00EC609B"/>
    <w:rsid w:val="00EC6168"/>
    <w:rsid w:val="00EC6428"/>
    <w:rsid w:val="00EC712C"/>
    <w:rsid w:val="00ED050E"/>
    <w:rsid w:val="00ED0BFD"/>
    <w:rsid w:val="00ED250C"/>
    <w:rsid w:val="00ED2756"/>
    <w:rsid w:val="00ED3F8D"/>
    <w:rsid w:val="00ED7039"/>
    <w:rsid w:val="00ED71F8"/>
    <w:rsid w:val="00EE16CB"/>
    <w:rsid w:val="00EE4ECE"/>
    <w:rsid w:val="00EE572A"/>
    <w:rsid w:val="00EE6B50"/>
    <w:rsid w:val="00EF4AD8"/>
    <w:rsid w:val="00EF4B2A"/>
    <w:rsid w:val="00EF520E"/>
    <w:rsid w:val="00EF5F3C"/>
    <w:rsid w:val="00F0186D"/>
    <w:rsid w:val="00F01D50"/>
    <w:rsid w:val="00F035B9"/>
    <w:rsid w:val="00F04607"/>
    <w:rsid w:val="00F04F30"/>
    <w:rsid w:val="00F059C9"/>
    <w:rsid w:val="00F05DFD"/>
    <w:rsid w:val="00F069E5"/>
    <w:rsid w:val="00F06B30"/>
    <w:rsid w:val="00F07B56"/>
    <w:rsid w:val="00F11910"/>
    <w:rsid w:val="00F142A3"/>
    <w:rsid w:val="00F15EB5"/>
    <w:rsid w:val="00F17B13"/>
    <w:rsid w:val="00F213F0"/>
    <w:rsid w:val="00F21F0C"/>
    <w:rsid w:val="00F21F9C"/>
    <w:rsid w:val="00F22553"/>
    <w:rsid w:val="00F23090"/>
    <w:rsid w:val="00F24AC5"/>
    <w:rsid w:val="00F25B0A"/>
    <w:rsid w:val="00F25EE0"/>
    <w:rsid w:val="00F3305F"/>
    <w:rsid w:val="00F3380A"/>
    <w:rsid w:val="00F34A56"/>
    <w:rsid w:val="00F35D74"/>
    <w:rsid w:val="00F363C8"/>
    <w:rsid w:val="00F42B42"/>
    <w:rsid w:val="00F43211"/>
    <w:rsid w:val="00F44619"/>
    <w:rsid w:val="00F4590B"/>
    <w:rsid w:val="00F465E8"/>
    <w:rsid w:val="00F50A90"/>
    <w:rsid w:val="00F528BF"/>
    <w:rsid w:val="00F55AEC"/>
    <w:rsid w:val="00F568AB"/>
    <w:rsid w:val="00F56ABA"/>
    <w:rsid w:val="00F57FE5"/>
    <w:rsid w:val="00F62D0D"/>
    <w:rsid w:val="00F658EF"/>
    <w:rsid w:val="00F6610E"/>
    <w:rsid w:val="00F66E33"/>
    <w:rsid w:val="00F672A5"/>
    <w:rsid w:val="00F70071"/>
    <w:rsid w:val="00F70AFD"/>
    <w:rsid w:val="00F72328"/>
    <w:rsid w:val="00F80331"/>
    <w:rsid w:val="00F804BF"/>
    <w:rsid w:val="00F80BE1"/>
    <w:rsid w:val="00F81A6A"/>
    <w:rsid w:val="00F84C4C"/>
    <w:rsid w:val="00F868B3"/>
    <w:rsid w:val="00F86ED3"/>
    <w:rsid w:val="00F9144C"/>
    <w:rsid w:val="00F91E98"/>
    <w:rsid w:val="00F938C1"/>
    <w:rsid w:val="00F95266"/>
    <w:rsid w:val="00F957A2"/>
    <w:rsid w:val="00F960DD"/>
    <w:rsid w:val="00F9724B"/>
    <w:rsid w:val="00F97F0E"/>
    <w:rsid w:val="00FA2FB7"/>
    <w:rsid w:val="00FA5E6C"/>
    <w:rsid w:val="00FA6AF3"/>
    <w:rsid w:val="00FA6D3F"/>
    <w:rsid w:val="00FB0B3A"/>
    <w:rsid w:val="00FB1CA0"/>
    <w:rsid w:val="00FB379D"/>
    <w:rsid w:val="00FB58E6"/>
    <w:rsid w:val="00FB7F31"/>
    <w:rsid w:val="00FC0267"/>
    <w:rsid w:val="00FC063F"/>
    <w:rsid w:val="00FC0643"/>
    <w:rsid w:val="00FC62E8"/>
    <w:rsid w:val="00FC6955"/>
    <w:rsid w:val="00FC6D28"/>
    <w:rsid w:val="00FC7C21"/>
    <w:rsid w:val="00FD0163"/>
    <w:rsid w:val="00FD0710"/>
    <w:rsid w:val="00FD090F"/>
    <w:rsid w:val="00FD35E2"/>
    <w:rsid w:val="00FD471A"/>
    <w:rsid w:val="00FD6CB7"/>
    <w:rsid w:val="00FD748A"/>
    <w:rsid w:val="00FE0754"/>
    <w:rsid w:val="00FE13DA"/>
    <w:rsid w:val="00FE154B"/>
    <w:rsid w:val="00FE17B2"/>
    <w:rsid w:val="00FE1B06"/>
    <w:rsid w:val="00FE1C21"/>
    <w:rsid w:val="00FE326C"/>
    <w:rsid w:val="00FE5AD5"/>
    <w:rsid w:val="00FE71F4"/>
    <w:rsid w:val="00FE735E"/>
    <w:rsid w:val="00FE7798"/>
    <w:rsid w:val="00FE7D06"/>
    <w:rsid w:val="00FE7D5F"/>
    <w:rsid w:val="00FF2199"/>
    <w:rsid w:val="00FF35D5"/>
    <w:rsid w:val="00FF562D"/>
    <w:rsid w:val="00FF6258"/>
    <w:rsid w:val="00FF6314"/>
    <w:rsid w:val="00FF6A6A"/>
    <w:rsid w:val="025642EC"/>
    <w:rsid w:val="029010FF"/>
    <w:rsid w:val="02914228"/>
    <w:rsid w:val="02F17C99"/>
    <w:rsid w:val="0359366F"/>
    <w:rsid w:val="03B3744A"/>
    <w:rsid w:val="04170180"/>
    <w:rsid w:val="04317397"/>
    <w:rsid w:val="04982DC3"/>
    <w:rsid w:val="04B57C95"/>
    <w:rsid w:val="051C5136"/>
    <w:rsid w:val="06AD6259"/>
    <w:rsid w:val="06B73033"/>
    <w:rsid w:val="075058DC"/>
    <w:rsid w:val="0780422D"/>
    <w:rsid w:val="079C1F9C"/>
    <w:rsid w:val="07A04BD3"/>
    <w:rsid w:val="07C212FD"/>
    <w:rsid w:val="085E585D"/>
    <w:rsid w:val="09145AC3"/>
    <w:rsid w:val="0932068D"/>
    <w:rsid w:val="0946110D"/>
    <w:rsid w:val="09A55624"/>
    <w:rsid w:val="0A124353"/>
    <w:rsid w:val="0A206EF9"/>
    <w:rsid w:val="0A5746B7"/>
    <w:rsid w:val="0A614D6D"/>
    <w:rsid w:val="0AD94581"/>
    <w:rsid w:val="0BD31514"/>
    <w:rsid w:val="0BF07FAE"/>
    <w:rsid w:val="0C136AA6"/>
    <w:rsid w:val="0C295511"/>
    <w:rsid w:val="0C2F3670"/>
    <w:rsid w:val="0C3A5C9E"/>
    <w:rsid w:val="0C3B2E45"/>
    <w:rsid w:val="0C903E49"/>
    <w:rsid w:val="0CCA4245"/>
    <w:rsid w:val="0CCF167C"/>
    <w:rsid w:val="0DA50083"/>
    <w:rsid w:val="0E5E5BAD"/>
    <w:rsid w:val="0EC7616A"/>
    <w:rsid w:val="0F9E291A"/>
    <w:rsid w:val="0F9F16B6"/>
    <w:rsid w:val="0FDA6750"/>
    <w:rsid w:val="0FDF0165"/>
    <w:rsid w:val="106B2A4B"/>
    <w:rsid w:val="10EC4967"/>
    <w:rsid w:val="11035791"/>
    <w:rsid w:val="11415D1C"/>
    <w:rsid w:val="11594D1A"/>
    <w:rsid w:val="12773D0E"/>
    <w:rsid w:val="12BE2929"/>
    <w:rsid w:val="131D77C6"/>
    <w:rsid w:val="133A4316"/>
    <w:rsid w:val="13743651"/>
    <w:rsid w:val="139B1B75"/>
    <w:rsid w:val="13C461A7"/>
    <w:rsid w:val="13F42BDC"/>
    <w:rsid w:val="13FC6E55"/>
    <w:rsid w:val="146A7AFD"/>
    <w:rsid w:val="14E43D68"/>
    <w:rsid w:val="15494DCC"/>
    <w:rsid w:val="15724229"/>
    <w:rsid w:val="15871B52"/>
    <w:rsid w:val="15CB34F5"/>
    <w:rsid w:val="167B07D4"/>
    <w:rsid w:val="169579CA"/>
    <w:rsid w:val="16965943"/>
    <w:rsid w:val="16E3390B"/>
    <w:rsid w:val="16EC4FC4"/>
    <w:rsid w:val="17841BE6"/>
    <w:rsid w:val="17912868"/>
    <w:rsid w:val="17981D81"/>
    <w:rsid w:val="18251E59"/>
    <w:rsid w:val="1920710D"/>
    <w:rsid w:val="19391CCF"/>
    <w:rsid w:val="19486237"/>
    <w:rsid w:val="1975717D"/>
    <w:rsid w:val="19E54327"/>
    <w:rsid w:val="19E766FF"/>
    <w:rsid w:val="1A017758"/>
    <w:rsid w:val="1A056CEF"/>
    <w:rsid w:val="1A0A6084"/>
    <w:rsid w:val="1A1C5E1E"/>
    <w:rsid w:val="1A43381A"/>
    <w:rsid w:val="1AD41150"/>
    <w:rsid w:val="1B0A4132"/>
    <w:rsid w:val="1BE501FB"/>
    <w:rsid w:val="1C187F7C"/>
    <w:rsid w:val="1C7D6A84"/>
    <w:rsid w:val="1CE23D04"/>
    <w:rsid w:val="1D487DF9"/>
    <w:rsid w:val="1D8C4C1C"/>
    <w:rsid w:val="1D9F2090"/>
    <w:rsid w:val="1DA50670"/>
    <w:rsid w:val="1DA548E1"/>
    <w:rsid w:val="1DAB051D"/>
    <w:rsid w:val="1E1A6137"/>
    <w:rsid w:val="1E20171B"/>
    <w:rsid w:val="1E751708"/>
    <w:rsid w:val="1E945F2B"/>
    <w:rsid w:val="1E964B7D"/>
    <w:rsid w:val="1EEE1988"/>
    <w:rsid w:val="1F595BC6"/>
    <w:rsid w:val="1F9A0130"/>
    <w:rsid w:val="1FDD1757"/>
    <w:rsid w:val="201A62AD"/>
    <w:rsid w:val="20746646"/>
    <w:rsid w:val="208808A3"/>
    <w:rsid w:val="20C16105"/>
    <w:rsid w:val="20D96447"/>
    <w:rsid w:val="210E45CA"/>
    <w:rsid w:val="21193CB9"/>
    <w:rsid w:val="21195889"/>
    <w:rsid w:val="214668A5"/>
    <w:rsid w:val="218E034B"/>
    <w:rsid w:val="218E548F"/>
    <w:rsid w:val="219B6C06"/>
    <w:rsid w:val="21CD3EDA"/>
    <w:rsid w:val="21FD24DA"/>
    <w:rsid w:val="2209568F"/>
    <w:rsid w:val="223E6A1B"/>
    <w:rsid w:val="22F17DD5"/>
    <w:rsid w:val="237A4110"/>
    <w:rsid w:val="23CD24D3"/>
    <w:rsid w:val="24521CE5"/>
    <w:rsid w:val="251508C6"/>
    <w:rsid w:val="25A952B1"/>
    <w:rsid w:val="25CA022C"/>
    <w:rsid w:val="2636531B"/>
    <w:rsid w:val="26894AAF"/>
    <w:rsid w:val="269E792F"/>
    <w:rsid w:val="26D2458B"/>
    <w:rsid w:val="26F43173"/>
    <w:rsid w:val="27393E3D"/>
    <w:rsid w:val="27453869"/>
    <w:rsid w:val="2795527D"/>
    <w:rsid w:val="27A333DA"/>
    <w:rsid w:val="28213DC0"/>
    <w:rsid w:val="28464C9F"/>
    <w:rsid w:val="285B5B1A"/>
    <w:rsid w:val="28812887"/>
    <w:rsid w:val="28B11626"/>
    <w:rsid w:val="29414BAF"/>
    <w:rsid w:val="29545C03"/>
    <w:rsid w:val="29703146"/>
    <w:rsid w:val="29D8449B"/>
    <w:rsid w:val="2A1D11BD"/>
    <w:rsid w:val="2B5F12E3"/>
    <w:rsid w:val="2BA81032"/>
    <w:rsid w:val="2C323D18"/>
    <w:rsid w:val="2C3E3D98"/>
    <w:rsid w:val="2C842F38"/>
    <w:rsid w:val="2CB52925"/>
    <w:rsid w:val="2CBE08C6"/>
    <w:rsid w:val="2CC602D7"/>
    <w:rsid w:val="2CE85607"/>
    <w:rsid w:val="2CE86743"/>
    <w:rsid w:val="2D032851"/>
    <w:rsid w:val="2D07220B"/>
    <w:rsid w:val="2D2241DF"/>
    <w:rsid w:val="2E181AC4"/>
    <w:rsid w:val="2EE31A77"/>
    <w:rsid w:val="2EEC746F"/>
    <w:rsid w:val="2F0C0CE9"/>
    <w:rsid w:val="2F1B3053"/>
    <w:rsid w:val="2F395DEE"/>
    <w:rsid w:val="2FAA2C4E"/>
    <w:rsid w:val="2FCE2DD4"/>
    <w:rsid w:val="2FED6CCC"/>
    <w:rsid w:val="301C4143"/>
    <w:rsid w:val="303A6916"/>
    <w:rsid w:val="304D14AF"/>
    <w:rsid w:val="305A7A46"/>
    <w:rsid w:val="30C254C4"/>
    <w:rsid w:val="311F00F9"/>
    <w:rsid w:val="319E6213"/>
    <w:rsid w:val="31A01039"/>
    <w:rsid w:val="31F90853"/>
    <w:rsid w:val="32C409DC"/>
    <w:rsid w:val="32DA6959"/>
    <w:rsid w:val="32E762EC"/>
    <w:rsid w:val="32E96E76"/>
    <w:rsid w:val="33AA0FAC"/>
    <w:rsid w:val="33CB0A19"/>
    <w:rsid w:val="33D16665"/>
    <w:rsid w:val="33E462FD"/>
    <w:rsid w:val="345656B7"/>
    <w:rsid w:val="34A3161A"/>
    <w:rsid w:val="353466A3"/>
    <w:rsid w:val="35CF1ADA"/>
    <w:rsid w:val="35D33F5D"/>
    <w:rsid w:val="3660457F"/>
    <w:rsid w:val="368D2F2A"/>
    <w:rsid w:val="36B07E40"/>
    <w:rsid w:val="37344344"/>
    <w:rsid w:val="37A23069"/>
    <w:rsid w:val="388A1B45"/>
    <w:rsid w:val="38CA70DD"/>
    <w:rsid w:val="38E7457B"/>
    <w:rsid w:val="39913FB0"/>
    <w:rsid w:val="3A3F092F"/>
    <w:rsid w:val="3A491629"/>
    <w:rsid w:val="3A7015DD"/>
    <w:rsid w:val="3A7C567F"/>
    <w:rsid w:val="3A9858FB"/>
    <w:rsid w:val="3AC36F99"/>
    <w:rsid w:val="3B041905"/>
    <w:rsid w:val="3C052805"/>
    <w:rsid w:val="3C4D40D8"/>
    <w:rsid w:val="3C7C64E7"/>
    <w:rsid w:val="3C896172"/>
    <w:rsid w:val="3C8E0EF8"/>
    <w:rsid w:val="3CE47F69"/>
    <w:rsid w:val="3CF62DB8"/>
    <w:rsid w:val="3CFE0C97"/>
    <w:rsid w:val="3D084722"/>
    <w:rsid w:val="3D0E2555"/>
    <w:rsid w:val="3D3E690B"/>
    <w:rsid w:val="3D5958BA"/>
    <w:rsid w:val="3D8F5421"/>
    <w:rsid w:val="3DBD3BF5"/>
    <w:rsid w:val="3E445F55"/>
    <w:rsid w:val="3E6B32C8"/>
    <w:rsid w:val="3E723041"/>
    <w:rsid w:val="3EC17F12"/>
    <w:rsid w:val="3EE34E16"/>
    <w:rsid w:val="3F00004B"/>
    <w:rsid w:val="3F0B135A"/>
    <w:rsid w:val="3F243E12"/>
    <w:rsid w:val="3F4C3916"/>
    <w:rsid w:val="3FD729F0"/>
    <w:rsid w:val="3FFB5142"/>
    <w:rsid w:val="403804D0"/>
    <w:rsid w:val="40540C2B"/>
    <w:rsid w:val="40DF10BB"/>
    <w:rsid w:val="4169478C"/>
    <w:rsid w:val="41D95312"/>
    <w:rsid w:val="42662601"/>
    <w:rsid w:val="426B30A5"/>
    <w:rsid w:val="42951D1B"/>
    <w:rsid w:val="42BD6F83"/>
    <w:rsid w:val="42C834EC"/>
    <w:rsid w:val="43153BF8"/>
    <w:rsid w:val="432B74AD"/>
    <w:rsid w:val="43301232"/>
    <w:rsid w:val="43F36A60"/>
    <w:rsid w:val="4437082D"/>
    <w:rsid w:val="44392BC9"/>
    <w:rsid w:val="44BC6518"/>
    <w:rsid w:val="44C81F34"/>
    <w:rsid w:val="44D2615A"/>
    <w:rsid w:val="45613645"/>
    <w:rsid w:val="456166AA"/>
    <w:rsid w:val="45C561E4"/>
    <w:rsid w:val="45DF3BC7"/>
    <w:rsid w:val="46834864"/>
    <w:rsid w:val="47044A69"/>
    <w:rsid w:val="47217E14"/>
    <w:rsid w:val="472A55B7"/>
    <w:rsid w:val="47726B13"/>
    <w:rsid w:val="47786670"/>
    <w:rsid w:val="4890199C"/>
    <w:rsid w:val="48E41C09"/>
    <w:rsid w:val="48E9622C"/>
    <w:rsid w:val="491D00FE"/>
    <w:rsid w:val="494C6113"/>
    <w:rsid w:val="49880E02"/>
    <w:rsid w:val="4A2836B1"/>
    <w:rsid w:val="4A2F27E7"/>
    <w:rsid w:val="4AA513DA"/>
    <w:rsid w:val="4AC045A7"/>
    <w:rsid w:val="4B0F38B6"/>
    <w:rsid w:val="4B551775"/>
    <w:rsid w:val="4B6870A4"/>
    <w:rsid w:val="4BAE48FE"/>
    <w:rsid w:val="4BD6570D"/>
    <w:rsid w:val="4BF17C8A"/>
    <w:rsid w:val="4C1A3A01"/>
    <w:rsid w:val="4C206415"/>
    <w:rsid w:val="4C6927BB"/>
    <w:rsid w:val="4CDC4F24"/>
    <w:rsid w:val="4CE73F71"/>
    <w:rsid w:val="4D1773E6"/>
    <w:rsid w:val="4D797AAA"/>
    <w:rsid w:val="4DD61334"/>
    <w:rsid w:val="4E054CA7"/>
    <w:rsid w:val="4E111C92"/>
    <w:rsid w:val="4E265BD5"/>
    <w:rsid w:val="4E291566"/>
    <w:rsid w:val="4E874D44"/>
    <w:rsid w:val="4F221398"/>
    <w:rsid w:val="4F7B69EB"/>
    <w:rsid w:val="4F7F714E"/>
    <w:rsid w:val="4FDE5194"/>
    <w:rsid w:val="50482F30"/>
    <w:rsid w:val="51194782"/>
    <w:rsid w:val="51384C75"/>
    <w:rsid w:val="513E34C4"/>
    <w:rsid w:val="51445F91"/>
    <w:rsid w:val="51541DB9"/>
    <w:rsid w:val="515C4238"/>
    <w:rsid w:val="52526E2F"/>
    <w:rsid w:val="526A675D"/>
    <w:rsid w:val="527B1A60"/>
    <w:rsid w:val="528529BE"/>
    <w:rsid w:val="528C0F54"/>
    <w:rsid w:val="52AF09C5"/>
    <w:rsid w:val="52D45D6A"/>
    <w:rsid w:val="531C5353"/>
    <w:rsid w:val="53246291"/>
    <w:rsid w:val="53365D19"/>
    <w:rsid w:val="53615649"/>
    <w:rsid w:val="53A60A6D"/>
    <w:rsid w:val="53AB1B48"/>
    <w:rsid w:val="53DA725F"/>
    <w:rsid w:val="53FB179A"/>
    <w:rsid w:val="54536664"/>
    <w:rsid w:val="54F91D56"/>
    <w:rsid w:val="55024ED5"/>
    <w:rsid w:val="5512673D"/>
    <w:rsid w:val="553B0776"/>
    <w:rsid w:val="555831C2"/>
    <w:rsid w:val="558725EB"/>
    <w:rsid w:val="55B1643D"/>
    <w:rsid w:val="55F073A3"/>
    <w:rsid w:val="56A539CB"/>
    <w:rsid w:val="56CB58FC"/>
    <w:rsid w:val="57453036"/>
    <w:rsid w:val="57481B51"/>
    <w:rsid w:val="57495338"/>
    <w:rsid w:val="57B52232"/>
    <w:rsid w:val="57E4117C"/>
    <w:rsid w:val="58311E57"/>
    <w:rsid w:val="589C1943"/>
    <w:rsid w:val="58D455EC"/>
    <w:rsid w:val="58E84DCB"/>
    <w:rsid w:val="59052A7A"/>
    <w:rsid w:val="593B3B65"/>
    <w:rsid w:val="59492271"/>
    <w:rsid w:val="59602119"/>
    <w:rsid w:val="59777D32"/>
    <w:rsid w:val="5982722D"/>
    <w:rsid w:val="598A6674"/>
    <w:rsid w:val="59A9501B"/>
    <w:rsid w:val="59C56704"/>
    <w:rsid w:val="59C97FF0"/>
    <w:rsid w:val="59E34BBB"/>
    <w:rsid w:val="5A2A6DA6"/>
    <w:rsid w:val="5A361F9C"/>
    <w:rsid w:val="5A48092B"/>
    <w:rsid w:val="5A912C97"/>
    <w:rsid w:val="5AB91101"/>
    <w:rsid w:val="5ADF563C"/>
    <w:rsid w:val="5B264A10"/>
    <w:rsid w:val="5BA67AFD"/>
    <w:rsid w:val="5BA7050F"/>
    <w:rsid w:val="5C0839B4"/>
    <w:rsid w:val="5C2C2B11"/>
    <w:rsid w:val="5C3E6052"/>
    <w:rsid w:val="5C5C132F"/>
    <w:rsid w:val="5C5C7075"/>
    <w:rsid w:val="5CCA7C9E"/>
    <w:rsid w:val="5CCD5D51"/>
    <w:rsid w:val="5D1126B3"/>
    <w:rsid w:val="5D1226C4"/>
    <w:rsid w:val="5D5D588B"/>
    <w:rsid w:val="5D864D9D"/>
    <w:rsid w:val="5DC8426F"/>
    <w:rsid w:val="5E684EBB"/>
    <w:rsid w:val="5F4E4869"/>
    <w:rsid w:val="5F6F78B7"/>
    <w:rsid w:val="5F8950FB"/>
    <w:rsid w:val="5FAE40DA"/>
    <w:rsid w:val="5FD234A4"/>
    <w:rsid w:val="5FFC1F60"/>
    <w:rsid w:val="607E1F34"/>
    <w:rsid w:val="61447039"/>
    <w:rsid w:val="61596189"/>
    <w:rsid w:val="615B4215"/>
    <w:rsid w:val="61603EA7"/>
    <w:rsid w:val="61720E3F"/>
    <w:rsid w:val="61830A1C"/>
    <w:rsid w:val="61A35171"/>
    <w:rsid w:val="628C7C40"/>
    <w:rsid w:val="629A2E48"/>
    <w:rsid w:val="62A4002A"/>
    <w:rsid w:val="63716A25"/>
    <w:rsid w:val="63C672C4"/>
    <w:rsid w:val="643249EB"/>
    <w:rsid w:val="64612AEE"/>
    <w:rsid w:val="647C7402"/>
    <w:rsid w:val="649A0231"/>
    <w:rsid w:val="65951DDE"/>
    <w:rsid w:val="6598712C"/>
    <w:rsid w:val="65D94B0A"/>
    <w:rsid w:val="65E94DE7"/>
    <w:rsid w:val="662C7092"/>
    <w:rsid w:val="669334E5"/>
    <w:rsid w:val="66D00C3F"/>
    <w:rsid w:val="67F261C6"/>
    <w:rsid w:val="68716F95"/>
    <w:rsid w:val="68717D67"/>
    <w:rsid w:val="68F67E6C"/>
    <w:rsid w:val="690E1E45"/>
    <w:rsid w:val="697C0365"/>
    <w:rsid w:val="69E91250"/>
    <w:rsid w:val="69FD0D66"/>
    <w:rsid w:val="69FD3302"/>
    <w:rsid w:val="6A1453A4"/>
    <w:rsid w:val="6AA468BF"/>
    <w:rsid w:val="6AE40456"/>
    <w:rsid w:val="6C7C6794"/>
    <w:rsid w:val="6D2A133A"/>
    <w:rsid w:val="6D3259F1"/>
    <w:rsid w:val="6D4B7EC3"/>
    <w:rsid w:val="6DF95396"/>
    <w:rsid w:val="6E041979"/>
    <w:rsid w:val="6E343513"/>
    <w:rsid w:val="6E395AD3"/>
    <w:rsid w:val="6E8E13A2"/>
    <w:rsid w:val="6F221C20"/>
    <w:rsid w:val="6FB52C12"/>
    <w:rsid w:val="6FE851BC"/>
    <w:rsid w:val="708D08FD"/>
    <w:rsid w:val="70A7542D"/>
    <w:rsid w:val="70F17090"/>
    <w:rsid w:val="71505DC4"/>
    <w:rsid w:val="71724477"/>
    <w:rsid w:val="719A4C74"/>
    <w:rsid w:val="719C3414"/>
    <w:rsid w:val="71E91D9B"/>
    <w:rsid w:val="721E22F7"/>
    <w:rsid w:val="7229553C"/>
    <w:rsid w:val="72793CDD"/>
    <w:rsid w:val="728B0168"/>
    <w:rsid w:val="730263C1"/>
    <w:rsid w:val="73DF48FB"/>
    <w:rsid w:val="742D6ED0"/>
    <w:rsid w:val="747C4606"/>
    <w:rsid w:val="74BA0E59"/>
    <w:rsid w:val="74C5660D"/>
    <w:rsid w:val="752A7009"/>
    <w:rsid w:val="753D068F"/>
    <w:rsid w:val="753D69D6"/>
    <w:rsid w:val="75A54CD8"/>
    <w:rsid w:val="76366A21"/>
    <w:rsid w:val="76BA6ACD"/>
    <w:rsid w:val="76CB4263"/>
    <w:rsid w:val="77346FE8"/>
    <w:rsid w:val="776B5765"/>
    <w:rsid w:val="77747A05"/>
    <w:rsid w:val="779777D0"/>
    <w:rsid w:val="77BD0F74"/>
    <w:rsid w:val="77C768A4"/>
    <w:rsid w:val="78646457"/>
    <w:rsid w:val="78694D01"/>
    <w:rsid w:val="78990714"/>
    <w:rsid w:val="78B340B9"/>
    <w:rsid w:val="790B6D6C"/>
    <w:rsid w:val="790F69E4"/>
    <w:rsid w:val="792D79C3"/>
    <w:rsid w:val="79920FCC"/>
    <w:rsid w:val="79A95D03"/>
    <w:rsid w:val="7A0A7E81"/>
    <w:rsid w:val="7A142983"/>
    <w:rsid w:val="7A3D0BB2"/>
    <w:rsid w:val="7A760094"/>
    <w:rsid w:val="7AA12218"/>
    <w:rsid w:val="7B1B54BB"/>
    <w:rsid w:val="7B3E3243"/>
    <w:rsid w:val="7B631C2E"/>
    <w:rsid w:val="7B9F47E6"/>
    <w:rsid w:val="7BD16192"/>
    <w:rsid w:val="7BF12EEB"/>
    <w:rsid w:val="7C086D2B"/>
    <w:rsid w:val="7C337F3C"/>
    <w:rsid w:val="7C7E441F"/>
    <w:rsid w:val="7C9206D4"/>
    <w:rsid w:val="7E2E3B83"/>
    <w:rsid w:val="7E432B31"/>
    <w:rsid w:val="7E484225"/>
    <w:rsid w:val="7EF92AE0"/>
    <w:rsid w:val="7F560A87"/>
    <w:rsid w:val="7F6D5075"/>
    <w:rsid w:val="7F75045E"/>
    <w:rsid w:val="7F7C718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rules v:ext="edit">
        <o:r id="V:Rule1" type="connector" idref="#直接箭头连接符 1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99" w:qFormat="1"/>
    <w:lsdException w:name="annotation text" w:uiPriority="99" w:qFormat="1"/>
    <w:lsdException w:name="header" w:qFormat="1"/>
    <w:lsdException w:name="footer" w:qFormat="1"/>
    <w:lsdException w:name="caption" w:uiPriority="35" w:qFormat="1"/>
    <w:lsdException w:name="table of figures" w:qFormat="1"/>
    <w:lsdException w:name="annotation reference" w:uiPriority="99"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qFormat="1"/>
    <w:lsdException w:name="Subtitle" w:semiHidden="0" w:unhideWhenUsed="0" w:qFormat="1"/>
    <w:lsdException w:name="Salutation" w:semiHidden="0" w:unhideWhenUsed="0"/>
    <w:lsdException w:name="Date" w:semiHidden="0" w:unhideWhenUsed="0"/>
    <w:lsdException w:name="Body Text First Indent" w:semiHidden="0" w:unhideWhenUsed="0" w:qFormat="1"/>
    <w:lsdException w:name="Hyperlink" w:uiPriority="99" w:qFormat="1"/>
    <w:lsdException w:name="Strong" w:semiHidden="0" w:unhideWhenUsed="0" w:qFormat="1"/>
    <w:lsdException w:name="Emphasis" w:semiHidden="0" w:unhideWhenUsed="0" w:qFormat="1"/>
    <w:lsdException w:name="Document Map" w:qFormat="1"/>
    <w:lsdException w:name="HTML Top of Form" w:uiPriority="99"/>
    <w:lsdException w:name="HTML Bottom of Form" w:uiPriority="99"/>
    <w:lsdException w:name="Normal (Web)" w:uiPriority="99" w:qFormat="1"/>
    <w:lsdException w:name="Normal Table" w:uiPriority="99" w:qFormat="1"/>
    <w:lsdException w:name="annotation subject" w:qFormat="1"/>
    <w:lsdException w:name="No List" w:uiPriority="99"/>
    <w:lsdException w:name="Outline List 1" w:uiPriority="99"/>
    <w:lsdException w:name="Outline List 2" w:uiPriority="99"/>
    <w:lsdException w:name="Outline List 3" w:uiPriority="99"/>
    <w:lsdException w:name="Balloon Text" w:qFormat="1"/>
    <w:lsdException w:name="Table Grid" w:semiHidden="0" w:uiPriority="59" w:unhideWhenUsed="0" w:qFormat="1"/>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semiHidden="0" w:uiPriority="34" w:qFormat="1"/>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4955E1"/>
    <w:pPr>
      <w:widowControl w:val="0"/>
      <w:autoSpaceDE w:val="0"/>
      <w:autoSpaceDN w:val="0"/>
      <w:adjustRightInd w:val="0"/>
      <w:spacing w:line="360" w:lineRule="auto"/>
    </w:pPr>
    <w:rPr>
      <w:sz w:val="21"/>
    </w:rPr>
  </w:style>
  <w:style w:type="paragraph" w:styleId="1">
    <w:name w:val="heading 1"/>
    <w:basedOn w:val="a2"/>
    <w:next w:val="a2"/>
    <w:uiPriority w:val="9"/>
    <w:qFormat/>
    <w:rsid w:val="004955E1"/>
    <w:pPr>
      <w:keepNext/>
      <w:numPr>
        <w:numId w:val="1"/>
      </w:numPr>
      <w:spacing w:before="240" w:after="240"/>
      <w:outlineLvl w:val="0"/>
    </w:pPr>
    <w:rPr>
      <w:rFonts w:ascii="Arial" w:eastAsia="黑体" w:hAnsi="Arial"/>
      <w:b/>
      <w:sz w:val="32"/>
      <w:szCs w:val="32"/>
    </w:rPr>
  </w:style>
  <w:style w:type="paragraph" w:styleId="2">
    <w:name w:val="heading 2"/>
    <w:basedOn w:val="1"/>
    <w:next w:val="a2"/>
    <w:qFormat/>
    <w:rsid w:val="004955E1"/>
    <w:pPr>
      <w:numPr>
        <w:ilvl w:val="1"/>
      </w:numPr>
      <w:jc w:val="both"/>
      <w:outlineLvl w:val="1"/>
    </w:pPr>
    <w:rPr>
      <w:sz w:val="24"/>
      <w:szCs w:val="24"/>
    </w:rPr>
  </w:style>
  <w:style w:type="paragraph" w:styleId="3">
    <w:name w:val="heading 3"/>
    <w:basedOn w:val="1"/>
    <w:next w:val="a2"/>
    <w:qFormat/>
    <w:rsid w:val="004955E1"/>
    <w:pPr>
      <w:keepLines/>
      <w:numPr>
        <w:ilvl w:val="2"/>
      </w:numPr>
      <w:autoSpaceDE/>
      <w:autoSpaceDN/>
      <w:adjustRightInd/>
      <w:spacing w:line="240" w:lineRule="auto"/>
      <w:jc w:val="both"/>
      <w:outlineLvl w:val="2"/>
    </w:pPr>
    <w:rPr>
      <w:bCs/>
      <w:kern w:val="2"/>
      <w:sz w:val="24"/>
    </w:rPr>
  </w:style>
  <w:style w:type="paragraph" w:styleId="4">
    <w:name w:val="heading 4"/>
    <w:basedOn w:val="a2"/>
    <w:next w:val="a2"/>
    <w:link w:val="4Char"/>
    <w:unhideWhenUsed/>
    <w:qFormat/>
    <w:rsid w:val="004955E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annotation subject"/>
    <w:basedOn w:val="a7"/>
    <w:next w:val="a7"/>
    <w:link w:val="Char"/>
    <w:qFormat/>
    <w:rsid w:val="004955E1"/>
    <w:rPr>
      <w:b/>
      <w:bCs/>
    </w:rPr>
  </w:style>
  <w:style w:type="paragraph" w:styleId="a7">
    <w:name w:val="annotation text"/>
    <w:basedOn w:val="a2"/>
    <w:link w:val="Char0"/>
    <w:uiPriority w:val="99"/>
    <w:qFormat/>
    <w:rsid w:val="004955E1"/>
  </w:style>
  <w:style w:type="paragraph" w:styleId="7">
    <w:name w:val="toc 7"/>
    <w:basedOn w:val="a2"/>
    <w:next w:val="a2"/>
    <w:uiPriority w:val="39"/>
    <w:qFormat/>
    <w:rsid w:val="004955E1"/>
    <w:pPr>
      <w:autoSpaceDE/>
      <w:autoSpaceDN/>
      <w:adjustRightInd/>
      <w:spacing w:line="240" w:lineRule="auto"/>
      <w:ind w:leftChars="1200" w:left="2520"/>
      <w:jc w:val="both"/>
    </w:pPr>
    <w:rPr>
      <w:kern w:val="2"/>
      <w:szCs w:val="24"/>
    </w:rPr>
  </w:style>
  <w:style w:type="paragraph" w:styleId="a8">
    <w:name w:val="Body Text First Indent"/>
    <w:basedOn w:val="a2"/>
    <w:qFormat/>
    <w:rsid w:val="004955E1"/>
    <w:pPr>
      <w:ind w:firstLineChars="200" w:firstLine="420"/>
      <w:jc w:val="both"/>
    </w:pPr>
    <w:rPr>
      <w:szCs w:val="21"/>
    </w:rPr>
  </w:style>
  <w:style w:type="paragraph" w:styleId="a9">
    <w:name w:val="Normal Indent"/>
    <w:basedOn w:val="a2"/>
    <w:uiPriority w:val="99"/>
    <w:unhideWhenUsed/>
    <w:qFormat/>
    <w:rsid w:val="004955E1"/>
    <w:pPr>
      <w:autoSpaceDE/>
      <w:autoSpaceDN/>
      <w:adjustRightInd/>
      <w:ind w:left="567" w:firstLine="420"/>
      <w:jc w:val="both"/>
    </w:pPr>
    <w:rPr>
      <w:rFonts w:ascii="Calibri" w:hAnsi="Calibri" w:cs="黑体"/>
      <w:kern w:val="2"/>
      <w:sz w:val="24"/>
      <w:szCs w:val="22"/>
    </w:rPr>
  </w:style>
  <w:style w:type="paragraph" w:styleId="aa">
    <w:name w:val="caption"/>
    <w:aliases w:val="题注 Char Char Char,题注 Char Char,图注,题注 Char"/>
    <w:basedOn w:val="a2"/>
    <w:next w:val="a2"/>
    <w:link w:val="Char1"/>
    <w:uiPriority w:val="35"/>
    <w:unhideWhenUsed/>
    <w:qFormat/>
    <w:rsid w:val="004955E1"/>
    <w:rPr>
      <w:rFonts w:ascii="Cambria" w:eastAsia="黑体" w:hAnsi="Cambria"/>
      <w:sz w:val="20"/>
    </w:rPr>
  </w:style>
  <w:style w:type="paragraph" w:styleId="ab">
    <w:name w:val="Document Map"/>
    <w:basedOn w:val="a2"/>
    <w:link w:val="Char2"/>
    <w:qFormat/>
    <w:rsid w:val="004955E1"/>
    <w:rPr>
      <w:rFonts w:ascii="宋体"/>
      <w:sz w:val="18"/>
      <w:szCs w:val="18"/>
    </w:rPr>
  </w:style>
  <w:style w:type="paragraph" w:styleId="5">
    <w:name w:val="toc 5"/>
    <w:basedOn w:val="a2"/>
    <w:next w:val="a2"/>
    <w:uiPriority w:val="39"/>
    <w:qFormat/>
    <w:rsid w:val="004955E1"/>
    <w:pPr>
      <w:autoSpaceDE/>
      <w:autoSpaceDN/>
      <w:adjustRightInd/>
      <w:spacing w:line="240" w:lineRule="auto"/>
      <w:ind w:leftChars="800" w:left="1680"/>
      <w:jc w:val="both"/>
    </w:pPr>
    <w:rPr>
      <w:kern w:val="2"/>
      <w:szCs w:val="24"/>
    </w:rPr>
  </w:style>
  <w:style w:type="paragraph" w:styleId="30">
    <w:name w:val="toc 3"/>
    <w:basedOn w:val="a2"/>
    <w:next w:val="a2"/>
    <w:uiPriority w:val="39"/>
    <w:qFormat/>
    <w:rsid w:val="004955E1"/>
    <w:pPr>
      <w:tabs>
        <w:tab w:val="left" w:pos="1134"/>
        <w:tab w:val="right" w:leader="dot" w:pos="9010"/>
      </w:tabs>
      <w:spacing w:line="240" w:lineRule="auto"/>
      <w:ind w:left="794" w:hanging="454"/>
    </w:pPr>
    <w:rPr>
      <w:rFonts w:ascii="Arial" w:hAnsi="Arial"/>
      <w:szCs w:val="21"/>
    </w:rPr>
  </w:style>
  <w:style w:type="paragraph" w:styleId="8">
    <w:name w:val="toc 8"/>
    <w:basedOn w:val="a2"/>
    <w:next w:val="a2"/>
    <w:uiPriority w:val="39"/>
    <w:qFormat/>
    <w:rsid w:val="004955E1"/>
    <w:pPr>
      <w:autoSpaceDE/>
      <w:autoSpaceDN/>
      <w:adjustRightInd/>
      <w:spacing w:line="240" w:lineRule="auto"/>
      <w:ind w:leftChars="1400" w:left="2940"/>
      <w:jc w:val="both"/>
    </w:pPr>
    <w:rPr>
      <w:kern w:val="2"/>
      <w:szCs w:val="24"/>
    </w:rPr>
  </w:style>
  <w:style w:type="paragraph" w:styleId="ac">
    <w:name w:val="Balloon Text"/>
    <w:basedOn w:val="a2"/>
    <w:semiHidden/>
    <w:qFormat/>
    <w:rsid w:val="004955E1"/>
    <w:rPr>
      <w:sz w:val="18"/>
      <w:szCs w:val="18"/>
    </w:rPr>
  </w:style>
  <w:style w:type="paragraph" w:styleId="ad">
    <w:name w:val="footer"/>
    <w:basedOn w:val="a2"/>
    <w:qFormat/>
    <w:rsid w:val="004955E1"/>
    <w:pPr>
      <w:tabs>
        <w:tab w:val="center" w:pos="4153"/>
        <w:tab w:val="right" w:pos="8306"/>
      </w:tabs>
      <w:snapToGrid w:val="0"/>
      <w:spacing w:line="240" w:lineRule="auto"/>
      <w:jc w:val="right"/>
    </w:pPr>
    <w:rPr>
      <w:sz w:val="18"/>
      <w:szCs w:val="18"/>
    </w:rPr>
  </w:style>
  <w:style w:type="paragraph" w:styleId="ae">
    <w:name w:val="header"/>
    <w:basedOn w:val="a2"/>
    <w:qFormat/>
    <w:rsid w:val="004955E1"/>
    <w:pPr>
      <w:tabs>
        <w:tab w:val="center" w:pos="4153"/>
        <w:tab w:val="right" w:pos="8306"/>
      </w:tabs>
      <w:wordWrap w:val="0"/>
      <w:snapToGrid w:val="0"/>
      <w:spacing w:line="240" w:lineRule="auto"/>
    </w:pPr>
    <w:rPr>
      <w:rFonts w:ascii="Arial" w:hAnsi="Arial"/>
      <w:sz w:val="18"/>
      <w:szCs w:val="18"/>
    </w:rPr>
  </w:style>
  <w:style w:type="paragraph" w:styleId="10">
    <w:name w:val="toc 1"/>
    <w:basedOn w:val="a2"/>
    <w:next w:val="a2"/>
    <w:uiPriority w:val="39"/>
    <w:qFormat/>
    <w:rsid w:val="004955E1"/>
    <w:pPr>
      <w:widowControl/>
      <w:tabs>
        <w:tab w:val="left" w:leader="dot" w:pos="9021"/>
      </w:tabs>
      <w:spacing w:line="240" w:lineRule="auto"/>
    </w:pPr>
    <w:rPr>
      <w:rFonts w:ascii="Arial" w:hAnsi="Arial"/>
      <w:szCs w:val="21"/>
    </w:rPr>
  </w:style>
  <w:style w:type="paragraph" w:styleId="40">
    <w:name w:val="toc 4"/>
    <w:basedOn w:val="a2"/>
    <w:next w:val="a2"/>
    <w:uiPriority w:val="39"/>
    <w:qFormat/>
    <w:rsid w:val="004955E1"/>
    <w:pPr>
      <w:autoSpaceDE/>
      <w:autoSpaceDN/>
      <w:adjustRightInd/>
      <w:spacing w:line="240" w:lineRule="auto"/>
      <w:ind w:leftChars="600" w:left="1260"/>
      <w:jc w:val="both"/>
    </w:pPr>
    <w:rPr>
      <w:kern w:val="2"/>
      <w:szCs w:val="24"/>
    </w:rPr>
  </w:style>
  <w:style w:type="paragraph" w:styleId="6">
    <w:name w:val="toc 6"/>
    <w:basedOn w:val="a2"/>
    <w:next w:val="a2"/>
    <w:uiPriority w:val="39"/>
    <w:qFormat/>
    <w:rsid w:val="004955E1"/>
    <w:pPr>
      <w:autoSpaceDE/>
      <w:autoSpaceDN/>
      <w:adjustRightInd/>
      <w:spacing w:line="240" w:lineRule="auto"/>
      <w:ind w:leftChars="1000" w:left="2100"/>
      <w:jc w:val="both"/>
    </w:pPr>
    <w:rPr>
      <w:kern w:val="2"/>
      <w:szCs w:val="24"/>
    </w:rPr>
  </w:style>
  <w:style w:type="paragraph" w:styleId="af">
    <w:name w:val="table of figures"/>
    <w:basedOn w:val="a2"/>
    <w:next w:val="a2"/>
    <w:semiHidden/>
    <w:qFormat/>
    <w:rsid w:val="004955E1"/>
    <w:pPr>
      <w:spacing w:before="150" w:after="150"/>
      <w:jc w:val="center"/>
    </w:pPr>
    <w:rPr>
      <w:rFonts w:ascii="黑体" w:eastAsia="黑体" w:cs="黑体"/>
      <w:sz w:val="30"/>
      <w:szCs w:val="30"/>
    </w:rPr>
  </w:style>
  <w:style w:type="paragraph" w:styleId="20">
    <w:name w:val="toc 2"/>
    <w:basedOn w:val="a2"/>
    <w:next w:val="a2"/>
    <w:uiPriority w:val="39"/>
    <w:qFormat/>
    <w:rsid w:val="004955E1"/>
    <w:pPr>
      <w:tabs>
        <w:tab w:val="left" w:pos="794"/>
        <w:tab w:val="right" w:leader="dot" w:pos="9010"/>
      </w:tabs>
      <w:spacing w:line="240" w:lineRule="auto"/>
      <w:ind w:left="454" w:hanging="284"/>
    </w:pPr>
    <w:rPr>
      <w:rFonts w:ascii="Arial" w:hAnsi="Arial"/>
      <w:szCs w:val="21"/>
    </w:rPr>
  </w:style>
  <w:style w:type="paragraph" w:styleId="9">
    <w:name w:val="toc 9"/>
    <w:basedOn w:val="a2"/>
    <w:next w:val="a2"/>
    <w:uiPriority w:val="39"/>
    <w:qFormat/>
    <w:rsid w:val="004955E1"/>
    <w:pPr>
      <w:autoSpaceDE/>
      <w:autoSpaceDN/>
      <w:adjustRightInd/>
      <w:spacing w:line="240" w:lineRule="auto"/>
      <w:ind w:leftChars="1600" w:left="3360"/>
      <w:jc w:val="both"/>
    </w:pPr>
    <w:rPr>
      <w:kern w:val="2"/>
      <w:szCs w:val="24"/>
    </w:rPr>
  </w:style>
  <w:style w:type="paragraph" w:styleId="af0">
    <w:name w:val="Normal (Web)"/>
    <w:basedOn w:val="a2"/>
    <w:uiPriority w:val="99"/>
    <w:unhideWhenUsed/>
    <w:qFormat/>
    <w:rsid w:val="004955E1"/>
    <w:pPr>
      <w:widowControl/>
      <w:autoSpaceDE/>
      <w:autoSpaceDN/>
      <w:adjustRightInd/>
      <w:spacing w:before="100" w:beforeAutospacing="1" w:after="100" w:afterAutospacing="1" w:line="240" w:lineRule="auto"/>
    </w:pPr>
    <w:rPr>
      <w:rFonts w:ascii="宋体" w:hAnsi="宋体" w:cs="宋体"/>
      <w:sz w:val="24"/>
      <w:szCs w:val="24"/>
    </w:rPr>
  </w:style>
  <w:style w:type="character" w:styleId="af1">
    <w:name w:val="Hyperlink"/>
    <w:uiPriority w:val="99"/>
    <w:qFormat/>
    <w:rsid w:val="004955E1"/>
    <w:rPr>
      <w:rFonts w:eastAsia="宋体"/>
      <w:b/>
      <w:color w:val="0000FF"/>
      <w:sz w:val="21"/>
      <w:szCs w:val="24"/>
      <w:u w:val="single"/>
    </w:rPr>
  </w:style>
  <w:style w:type="character" w:styleId="af2">
    <w:name w:val="annotation reference"/>
    <w:basedOn w:val="a3"/>
    <w:uiPriority w:val="99"/>
    <w:qFormat/>
    <w:rsid w:val="004955E1"/>
    <w:rPr>
      <w:sz w:val="21"/>
      <w:szCs w:val="21"/>
    </w:rPr>
  </w:style>
  <w:style w:type="table" w:styleId="af3">
    <w:name w:val="Table Grid"/>
    <w:basedOn w:val="a4"/>
    <w:uiPriority w:val="59"/>
    <w:qFormat/>
    <w:rsid w:val="004955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4">
    <w:name w:val="封面华为技术"/>
    <w:basedOn w:val="a2"/>
    <w:qFormat/>
    <w:rsid w:val="004955E1"/>
    <w:pPr>
      <w:jc w:val="center"/>
    </w:pPr>
    <w:rPr>
      <w:rFonts w:ascii="Arial" w:eastAsia="黑体" w:hAnsi="Arial" w:cs="黑体"/>
      <w:bCs/>
      <w:sz w:val="32"/>
      <w:szCs w:val="32"/>
    </w:rPr>
  </w:style>
  <w:style w:type="paragraph" w:customStyle="1" w:styleId="a1">
    <w:name w:val="参考资料清单示例"/>
    <w:basedOn w:val="a2"/>
    <w:qFormat/>
    <w:rsid w:val="004955E1"/>
    <w:pPr>
      <w:numPr>
        <w:numId w:val="2"/>
      </w:numPr>
    </w:pPr>
    <w:rPr>
      <w:rFonts w:ascii="Arial" w:hAnsi="Arial" w:cs="宋体"/>
      <w:i/>
      <w:color w:val="0000FF"/>
      <w:szCs w:val="21"/>
    </w:rPr>
  </w:style>
  <w:style w:type="paragraph" w:customStyle="1" w:styleId="a0">
    <w:name w:val="图号"/>
    <w:basedOn w:val="a2"/>
    <w:qFormat/>
    <w:rsid w:val="004955E1"/>
    <w:pPr>
      <w:numPr>
        <w:numId w:val="3"/>
      </w:numPr>
      <w:jc w:val="center"/>
    </w:pPr>
    <w:rPr>
      <w:rFonts w:ascii="宋体" w:cs="宋体"/>
      <w:sz w:val="18"/>
      <w:szCs w:val="21"/>
    </w:rPr>
  </w:style>
  <w:style w:type="paragraph" w:customStyle="1" w:styleId="a">
    <w:name w:val="表号"/>
    <w:basedOn w:val="a2"/>
    <w:qFormat/>
    <w:rsid w:val="004955E1"/>
    <w:pPr>
      <w:keepLines/>
      <w:numPr>
        <w:numId w:val="4"/>
      </w:numPr>
      <w:jc w:val="center"/>
    </w:pPr>
    <w:rPr>
      <w:rFonts w:ascii="Arial" w:hAnsi="Arial" w:cs="宋体"/>
      <w:sz w:val="18"/>
      <w:szCs w:val="21"/>
    </w:rPr>
  </w:style>
  <w:style w:type="paragraph" w:customStyle="1" w:styleId="af5">
    <w:name w:val="编写建议"/>
    <w:basedOn w:val="a2"/>
    <w:link w:val="Char3"/>
    <w:qFormat/>
    <w:rsid w:val="004955E1"/>
    <w:pPr>
      <w:ind w:firstLineChars="200" w:firstLine="420"/>
    </w:pPr>
    <w:rPr>
      <w:rFonts w:ascii="Arial" w:hAnsi="Arial" w:cs="Arial"/>
      <w:i/>
      <w:color w:val="0000FF"/>
      <w:szCs w:val="21"/>
    </w:rPr>
  </w:style>
  <w:style w:type="character" w:customStyle="1" w:styleId="Char3">
    <w:name w:val="编写建议 Char"/>
    <w:basedOn w:val="a3"/>
    <w:link w:val="af5"/>
    <w:qFormat/>
    <w:rsid w:val="004955E1"/>
    <w:rPr>
      <w:rFonts w:ascii="Arial" w:eastAsia="宋体" w:hAnsi="Arial" w:cs="Arial"/>
      <w:i/>
      <w:color w:val="0000FF"/>
      <w:sz w:val="21"/>
      <w:szCs w:val="21"/>
      <w:lang w:val="en-US" w:eastAsia="zh-CN" w:bidi="ar-SA"/>
    </w:rPr>
  </w:style>
  <w:style w:type="paragraph" w:customStyle="1" w:styleId="21">
    <w:name w:val="编写建议 + 首行缩进:  2 字符"/>
    <w:basedOn w:val="af5"/>
    <w:next w:val="af5"/>
    <w:qFormat/>
    <w:rsid w:val="004955E1"/>
    <w:pPr>
      <w:spacing w:line="240" w:lineRule="auto"/>
    </w:pPr>
    <w:rPr>
      <w:rFonts w:cs="宋体"/>
      <w:iCs/>
      <w:szCs w:val="20"/>
    </w:rPr>
  </w:style>
  <w:style w:type="paragraph" w:customStyle="1" w:styleId="af6">
    <w:name w:val="缺省文本"/>
    <w:basedOn w:val="a2"/>
    <w:qFormat/>
    <w:rsid w:val="004955E1"/>
    <w:pPr>
      <w:spacing w:line="240" w:lineRule="auto"/>
    </w:pPr>
    <w:rPr>
      <w:szCs w:val="21"/>
    </w:rPr>
  </w:style>
  <w:style w:type="paragraph" w:customStyle="1" w:styleId="af7">
    <w:name w:val="摘要"/>
    <w:basedOn w:val="a2"/>
    <w:link w:val="Char4"/>
    <w:qFormat/>
    <w:rsid w:val="004955E1"/>
    <w:pPr>
      <w:tabs>
        <w:tab w:val="left" w:pos="907"/>
      </w:tabs>
      <w:ind w:left="879" w:hanging="879"/>
      <w:jc w:val="both"/>
    </w:pPr>
    <w:rPr>
      <w:b/>
      <w:szCs w:val="21"/>
    </w:rPr>
  </w:style>
  <w:style w:type="character" w:customStyle="1" w:styleId="Char4">
    <w:name w:val="摘要 Char"/>
    <w:basedOn w:val="a3"/>
    <w:link w:val="af7"/>
    <w:qFormat/>
    <w:rsid w:val="004955E1"/>
    <w:rPr>
      <w:rFonts w:eastAsia="宋体"/>
      <w:b/>
      <w:sz w:val="21"/>
      <w:szCs w:val="21"/>
      <w:lang w:val="en-US" w:eastAsia="zh-CN" w:bidi="ar-SA"/>
    </w:rPr>
  </w:style>
  <w:style w:type="paragraph" w:customStyle="1" w:styleId="af8">
    <w:name w:val="关键词"/>
    <w:basedOn w:val="a2"/>
    <w:qFormat/>
    <w:rsid w:val="004955E1"/>
    <w:pPr>
      <w:tabs>
        <w:tab w:val="left" w:pos="907"/>
      </w:tabs>
      <w:ind w:left="879" w:hanging="879"/>
      <w:jc w:val="both"/>
    </w:pPr>
    <w:rPr>
      <w:b/>
      <w:szCs w:val="21"/>
    </w:rPr>
  </w:style>
  <w:style w:type="paragraph" w:customStyle="1" w:styleId="af9">
    <w:name w:val="文档标题"/>
    <w:basedOn w:val="a2"/>
    <w:link w:val="Char5"/>
    <w:qFormat/>
    <w:rsid w:val="004955E1"/>
    <w:pPr>
      <w:tabs>
        <w:tab w:val="left" w:pos="0"/>
      </w:tabs>
      <w:spacing w:before="300" w:after="300" w:line="240" w:lineRule="auto"/>
      <w:jc w:val="center"/>
    </w:pPr>
    <w:rPr>
      <w:rFonts w:ascii="Arial" w:eastAsia="黑体" w:hAnsi="Arial"/>
      <w:sz w:val="36"/>
      <w:szCs w:val="36"/>
    </w:rPr>
  </w:style>
  <w:style w:type="character" w:customStyle="1" w:styleId="Char5">
    <w:name w:val="文档标题 Char"/>
    <w:basedOn w:val="a3"/>
    <w:link w:val="af9"/>
    <w:qFormat/>
    <w:rsid w:val="004955E1"/>
    <w:rPr>
      <w:rFonts w:ascii="Arial" w:eastAsia="黑体" w:hAnsi="Arial"/>
      <w:sz w:val="36"/>
      <w:szCs w:val="36"/>
      <w:lang w:val="en-US" w:eastAsia="zh-CN" w:bidi="ar-SA"/>
    </w:rPr>
  </w:style>
  <w:style w:type="paragraph" w:customStyle="1" w:styleId="afa">
    <w:name w:val="目录"/>
    <w:basedOn w:val="a2"/>
    <w:qFormat/>
    <w:rsid w:val="004955E1"/>
    <w:pPr>
      <w:pageBreakBefore/>
      <w:spacing w:before="480" w:after="360" w:line="240" w:lineRule="auto"/>
      <w:jc w:val="center"/>
    </w:pPr>
    <w:rPr>
      <w:rFonts w:ascii="黑体" w:eastAsia="黑体" w:cs="黑体"/>
      <w:sz w:val="32"/>
      <w:szCs w:val="30"/>
    </w:rPr>
  </w:style>
  <w:style w:type="paragraph" w:customStyle="1" w:styleId="afb">
    <w:name w:val="表头样式"/>
    <w:basedOn w:val="a2"/>
    <w:qFormat/>
    <w:rsid w:val="004955E1"/>
    <w:pPr>
      <w:spacing w:line="240" w:lineRule="auto"/>
      <w:jc w:val="center"/>
      <w:textAlignment w:val="center"/>
    </w:pPr>
    <w:rPr>
      <w:b/>
      <w:bCs/>
      <w:szCs w:val="21"/>
    </w:rPr>
  </w:style>
  <w:style w:type="paragraph" w:customStyle="1" w:styleId="afc">
    <w:name w:val="修订记录"/>
    <w:basedOn w:val="a2"/>
    <w:qFormat/>
    <w:rsid w:val="004955E1"/>
    <w:pPr>
      <w:pageBreakBefore/>
      <w:spacing w:before="300" w:after="150"/>
      <w:jc w:val="center"/>
    </w:pPr>
    <w:rPr>
      <w:rFonts w:ascii="黑体" w:eastAsia="黑体" w:cs="黑体"/>
      <w:sz w:val="30"/>
      <w:szCs w:val="30"/>
    </w:rPr>
  </w:style>
  <w:style w:type="paragraph" w:customStyle="1" w:styleId="Char6">
    <w:name w:val="表格文本 Char"/>
    <w:basedOn w:val="a2"/>
    <w:link w:val="CharChar"/>
    <w:qFormat/>
    <w:rsid w:val="004955E1"/>
    <w:pPr>
      <w:tabs>
        <w:tab w:val="decimal" w:pos="0"/>
      </w:tabs>
      <w:spacing w:line="240" w:lineRule="auto"/>
    </w:pPr>
    <w:rPr>
      <w:rFonts w:ascii="Arial" w:hAnsi="Arial"/>
      <w:szCs w:val="21"/>
    </w:rPr>
  </w:style>
  <w:style w:type="character" w:customStyle="1" w:styleId="CharChar">
    <w:name w:val="表格文本 Char Char"/>
    <w:basedOn w:val="a3"/>
    <w:link w:val="Char6"/>
    <w:qFormat/>
    <w:rsid w:val="004955E1"/>
    <w:rPr>
      <w:rFonts w:ascii="Arial" w:eastAsia="宋体" w:hAnsi="Arial"/>
      <w:sz w:val="21"/>
      <w:szCs w:val="21"/>
      <w:lang w:val="en-US" w:eastAsia="zh-CN" w:bidi="ar-SA"/>
    </w:rPr>
  </w:style>
  <w:style w:type="paragraph" w:customStyle="1" w:styleId="afd">
    <w:name w:val="封面文档标题"/>
    <w:basedOn w:val="a2"/>
    <w:link w:val="Char7"/>
    <w:qFormat/>
    <w:rsid w:val="004955E1"/>
    <w:pPr>
      <w:jc w:val="center"/>
    </w:pPr>
    <w:rPr>
      <w:rFonts w:ascii="Arial" w:eastAsia="黑体" w:hAnsi="Arial" w:cs="Arial"/>
      <w:bCs/>
      <w:sz w:val="44"/>
      <w:szCs w:val="56"/>
    </w:rPr>
  </w:style>
  <w:style w:type="character" w:customStyle="1" w:styleId="Char7">
    <w:name w:val="封面文档标题 Char"/>
    <w:basedOn w:val="a3"/>
    <w:link w:val="afd"/>
    <w:qFormat/>
    <w:rsid w:val="004955E1"/>
    <w:rPr>
      <w:rFonts w:ascii="Arial" w:eastAsia="黑体" w:hAnsi="Arial" w:cs="Arial"/>
      <w:bCs/>
      <w:sz w:val="44"/>
      <w:szCs w:val="56"/>
      <w:lang w:val="en-US" w:eastAsia="zh-CN" w:bidi="ar-SA"/>
    </w:rPr>
  </w:style>
  <w:style w:type="paragraph" w:customStyle="1" w:styleId="afe">
    <w:name w:val="封面表格文本"/>
    <w:qFormat/>
    <w:rsid w:val="004955E1"/>
    <w:pPr>
      <w:jc w:val="center"/>
    </w:pPr>
    <w:rPr>
      <w:rFonts w:ascii="Arial" w:hAnsi="Arial"/>
      <w:bCs/>
      <w:sz w:val="21"/>
      <w:szCs w:val="21"/>
    </w:rPr>
  </w:style>
  <w:style w:type="paragraph" w:customStyle="1" w:styleId="aff">
    <w:name w:val="图样式"/>
    <w:basedOn w:val="a2"/>
    <w:link w:val="Char8"/>
    <w:qFormat/>
    <w:rsid w:val="004955E1"/>
    <w:pPr>
      <w:keepNext/>
      <w:widowControl/>
      <w:spacing w:before="80" w:after="80"/>
      <w:jc w:val="center"/>
    </w:pPr>
    <w:rPr>
      <w:sz w:val="20"/>
    </w:rPr>
  </w:style>
  <w:style w:type="character" w:customStyle="1" w:styleId="Char8">
    <w:name w:val="图样式 Char"/>
    <w:basedOn w:val="a3"/>
    <w:link w:val="aff"/>
    <w:qFormat/>
    <w:rsid w:val="004955E1"/>
    <w:rPr>
      <w:rFonts w:eastAsia="宋体"/>
      <w:lang w:val="en-US" w:eastAsia="zh-CN" w:bidi="ar-SA"/>
    </w:rPr>
  </w:style>
  <w:style w:type="paragraph" w:customStyle="1" w:styleId="Char9">
    <w:name w:val="表格文本 + 倾斜 蓝色 Char"/>
    <w:basedOn w:val="Char6"/>
    <w:link w:val="CharChar0"/>
    <w:qFormat/>
    <w:rsid w:val="004955E1"/>
    <w:rPr>
      <w:i/>
      <w:iCs/>
      <w:color w:val="0000FF"/>
    </w:rPr>
  </w:style>
  <w:style w:type="character" w:customStyle="1" w:styleId="CharChar0">
    <w:name w:val="表格文本 + 倾斜 蓝色 Char Char"/>
    <w:basedOn w:val="CharChar"/>
    <w:link w:val="Char9"/>
    <w:qFormat/>
    <w:rsid w:val="004955E1"/>
    <w:rPr>
      <w:rFonts w:ascii="Arial" w:eastAsia="宋体" w:hAnsi="Arial"/>
      <w:i/>
      <w:iCs/>
      <w:color w:val="0000FF"/>
      <w:sz w:val="21"/>
      <w:szCs w:val="21"/>
      <w:lang w:val="en-US" w:eastAsia="zh-CN" w:bidi="ar-SA"/>
    </w:rPr>
  </w:style>
  <w:style w:type="paragraph" w:customStyle="1" w:styleId="aff0">
    <w:name w:val="参考资料清单"/>
    <w:basedOn w:val="a1"/>
    <w:qFormat/>
    <w:rsid w:val="004955E1"/>
    <w:rPr>
      <w:bCs/>
      <w:i w:val="0"/>
      <w:color w:val="auto"/>
    </w:rPr>
  </w:style>
  <w:style w:type="paragraph" w:customStyle="1" w:styleId="155">
    <w:name w:val="封面文档标题 + 首行缩进:  1.55 厘米 + 倾斜 蓝色"/>
    <w:basedOn w:val="afd"/>
    <w:link w:val="155Char"/>
    <w:qFormat/>
    <w:rsid w:val="004955E1"/>
    <w:rPr>
      <w:i/>
      <w:iCs/>
      <w:color w:val="0000FF"/>
    </w:rPr>
  </w:style>
  <w:style w:type="character" w:customStyle="1" w:styleId="155Char">
    <w:name w:val="封面文档标题 + 首行缩进:  1.55 厘米 + 倾斜 蓝色 Char"/>
    <w:basedOn w:val="Char7"/>
    <w:link w:val="155"/>
    <w:qFormat/>
    <w:rsid w:val="004955E1"/>
    <w:rPr>
      <w:rFonts w:ascii="Arial" w:eastAsia="黑体" w:hAnsi="Arial" w:cs="Arial"/>
      <w:bCs/>
      <w:i/>
      <w:iCs/>
      <w:color w:val="0000FF"/>
      <w:sz w:val="44"/>
      <w:szCs w:val="56"/>
      <w:lang w:val="en-US" w:eastAsia="zh-CN" w:bidi="ar-SA"/>
    </w:rPr>
  </w:style>
  <w:style w:type="paragraph" w:customStyle="1" w:styleId="aff1">
    <w:name w:val="表格文本 + 倾斜 蓝色"/>
    <w:basedOn w:val="a2"/>
    <w:qFormat/>
    <w:rsid w:val="004955E1"/>
    <w:pPr>
      <w:tabs>
        <w:tab w:val="decimal" w:pos="0"/>
      </w:tabs>
      <w:spacing w:line="240" w:lineRule="auto"/>
    </w:pPr>
    <w:rPr>
      <w:rFonts w:ascii="Arial" w:hAnsi="Arial"/>
      <w:i/>
      <w:iCs/>
      <w:color w:val="0000FF"/>
      <w:szCs w:val="21"/>
    </w:rPr>
  </w:style>
  <w:style w:type="character" w:customStyle="1" w:styleId="Char2">
    <w:name w:val="文档结构图 Char"/>
    <w:basedOn w:val="a3"/>
    <w:link w:val="ab"/>
    <w:qFormat/>
    <w:rsid w:val="004955E1"/>
    <w:rPr>
      <w:rFonts w:ascii="宋体"/>
      <w:sz w:val="18"/>
      <w:szCs w:val="18"/>
    </w:rPr>
  </w:style>
  <w:style w:type="paragraph" w:customStyle="1" w:styleId="11">
    <w:name w:val="列出段落1"/>
    <w:basedOn w:val="a2"/>
    <w:link w:val="Chara"/>
    <w:uiPriority w:val="34"/>
    <w:unhideWhenUsed/>
    <w:qFormat/>
    <w:rsid w:val="004955E1"/>
    <w:pPr>
      <w:autoSpaceDE/>
      <w:autoSpaceDN/>
      <w:adjustRightInd/>
      <w:spacing w:line="240" w:lineRule="auto"/>
      <w:ind w:firstLineChars="200" w:firstLine="420"/>
      <w:jc w:val="both"/>
    </w:pPr>
    <w:rPr>
      <w:rFonts w:ascii="Calibri" w:hAnsi="Calibri"/>
      <w:kern w:val="2"/>
      <w:szCs w:val="22"/>
    </w:rPr>
  </w:style>
  <w:style w:type="character" w:customStyle="1" w:styleId="Char0">
    <w:name w:val="批注文字 Char"/>
    <w:basedOn w:val="a3"/>
    <w:link w:val="a7"/>
    <w:uiPriority w:val="99"/>
    <w:qFormat/>
    <w:rsid w:val="004955E1"/>
    <w:rPr>
      <w:sz w:val="21"/>
    </w:rPr>
  </w:style>
  <w:style w:type="character" w:customStyle="1" w:styleId="Char">
    <w:name w:val="批注主题 Char"/>
    <w:basedOn w:val="Char0"/>
    <w:link w:val="a6"/>
    <w:qFormat/>
    <w:rsid w:val="004955E1"/>
    <w:rPr>
      <w:b/>
      <w:bCs/>
      <w:sz w:val="21"/>
    </w:rPr>
  </w:style>
  <w:style w:type="character" w:customStyle="1" w:styleId="12">
    <w:name w:val="书籍标题1"/>
    <w:basedOn w:val="a3"/>
    <w:uiPriority w:val="33"/>
    <w:qFormat/>
    <w:rsid w:val="004955E1"/>
    <w:rPr>
      <w:b/>
      <w:bCs/>
      <w:smallCaps/>
      <w:spacing w:val="5"/>
    </w:rPr>
  </w:style>
  <w:style w:type="paragraph" w:customStyle="1" w:styleId="aaa">
    <w:name w:val="aaa"/>
    <w:basedOn w:val="4"/>
    <w:next w:val="4"/>
    <w:link w:val="aaaChar"/>
    <w:qFormat/>
    <w:rsid w:val="004955E1"/>
    <w:pPr>
      <w:numPr>
        <w:numId w:val="5"/>
      </w:numPr>
    </w:pPr>
  </w:style>
  <w:style w:type="paragraph" w:customStyle="1" w:styleId="41">
    <w:name w:val="标题4"/>
    <w:basedOn w:val="4"/>
    <w:next w:val="a8"/>
    <w:qFormat/>
    <w:rsid w:val="004955E1"/>
    <w:rPr>
      <w:sz w:val="21"/>
    </w:rPr>
  </w:style>
  <w:style w:type="character" w:customStyle="1" w:styleId="Chara">
    <w:name w:val="列出段落 Char"/>
    <w:basedOn w:val="a3"/>
    <w:link w:val="11"/>
    <w:uiPriority w:val="34"/>
    <w:qFormat/>
    <w:rsid w:val="004955E1"/>
    <w:rPr>
      <w:rFonts w:ascii="Calibri" w:hAnsi="Calibri"/>
      <w:kern w:val="2"/>
      <w:sz w:val="21"/>
      <w:szCs w:val="22"/>
    </w:rPr>
  </w:style>
  <w:style w:type="character" w:customStyle="1" w:styleId="aaaChar">
    <w:name w:val="aaa Char"/>
    <w:basedOn w:val="Chara"/>
    <w:link w:val="aaa"/>
    <w:qFormat/>
    <w:rsid w:val="004955E1"/>
    <w:rPr>
      <w:rFonts w:asciiTheme="majorHAnsi" w:eastAsiaTheme="majorEastAsia" w:hAnsiTheme="majorHAnsi" w:cstheme="majorBidi"/>
      <w:b/>
      <w:bCs/>
      <w:kern w:val="2"/>
      <w:sz w:val="28"/>
      <w:szCs w:val="28"/>
    </w:rPr>
  </w:style>
  <w:style w:type="character" w:customStyle="1" w:styleId="4Char">
    <w:name w:val="标题 4 Char"/>
    <w:basedOn w:val="a3"/>
    <w:link w:val="4"/>
    <w:semiHidden/>
    <w:qFormat/>
    <w:rsid w:val="004955E1"/>
    <w:rPr>
      <w:rFonts w:asciiTheme="majorHAnsi" w:eastAsiaTheme="majorEastAsia" w:hAnsiTheme="majorHAnsi" w:cstheme="majorBidi"/>
      <w:b/>
      <w:bCs/>
      <w:sz w:val="28"/>
      <w:szCs w:val="28"/>
    </w:rPr>
  </w:style>
  <w:style w:type="character" w:customStyle="1" w:styleId="fontstyle01">
    <w:name w:val="fontstyle01"/>
    <w:basedOn w:val="a3"/>
    <w:qFormat/>
    <w:rsid w:val="004955E1"/>
    <w:rPr>
      <w:rFonts w:ascii="SegoeUI" w:hAnsi="SegoeUI" w:hint="default"/>
      <w:color w:val="000000"/>
      <w:sz w:val="22"/>
      <w:szCs w:val="22"/>
    </w:rPr>
  </w:style>
  <w:style w:type="character" w:customStyle="1" w:styleId="font51">
    <w:name w:val="font51"/>
    <w:basedOn w:val="a3"/>
    <w:qFormat/>
    <w:rsid w:val="004955E1"/>
    <w:rPr>
      <w:rFonts w:ascii="宋体" w:eastAsia="宋体" w:hAnsi="宋体" w:cs="宋体" w:hint="eastAsia"/>
      <w:color w:val="006100"/>
      <w:sz w:val="22"/>
      <w:szCs w:val="22"/>
      <w:u w:val="none"/>
    </w:rPr>
  </w:style>
  <w:style w:type="paragraph" w:customStyle="1" w:styleId="22">
    <w:name w:val="正文（首行缩进2字符）"/>
    <w:basedOn w:val="a2"/>
    <w:qFormat/>
    <w:rsid w:val="004955E1"/>
    <w:pPr>
      <w:spacing w:afterLines="50"/>
      <w:ind w:firstLineChars="200" w:firstLine="200"/>
      <w:jc w:val="both"/>
    </w:pPr>
    <w:rPr>
      <w:rFonts w:ascii="Verdana" w:hAnsi="Verdana"/>
    </w:rPr>
  </w:style>
  <w:style w:type="paragraph" w:customStyle="1" w:styleId="60">
    <w:name w:val="标题6"/>
    <w:basedOn w:val="a2"/>
    <w:next w:val="a2"/>
    <w:qFormat/>
    <w:rsid w:val="004955E1"/>
    <w:pPr>
      <w:spacing w:before="100" w:after="50" w:line="300" w:lineRule="auto"/>
    </w:pPr>
    <w:rPr>
      <w:rFonts w:ascii="Times" w:eastAsia="黑体" w:hAnsi="Times"/>
    </w:rPr>
  </w:style>
  <w:style w:type="paragraph" w:styleId="aff2">
    <w:name w:val="List Paragraph"/>
    <w:basedOn w:val="a2"/>
    <w:uiPriority w:val="34"/>
    <w:unhideWhenUsed/>
    <w:qFormat/>
    <w:rsid w:val="004955E1"/>
    <w:pPr>
      <w:ind w:firstLineChars="200" w:firstLine="420"/>
    </w:pPr>
  </w:style>
  <w:style w:type="character" w:customStyle="1" w:styleId="Char1">
    <w:name w:val="题注 Char1"/>
    <w:aliases w:val="题注 Char Char Char Char,题注 Char Char Char1,图注 Char,题注 Char Char1"/>
    <w:link w:val="aa"/>
    <w:uiPriority w:val="35"/>
    <w:locked/>
    <w:rsid w:val="00387285"/>
    <w:rPr>
      <w:rFonts w:ascii="Cambria" w:eastAsia="黑体" w:hAnsi="Cambria"/>
    </w:rPr>
  </w:style>
  <w:style w:type="character" w:customStyle="1" w:styleId="apple-converted-space">
    <w:name w:val="apple-converted-space"/>
    <w:basedOn w:val="a3"/>
    <w:rsid w:val="006E348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jc w:val="both"/>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801869">
      <w:bodyDiv w:val="1"/>
      <w:marLeft w:val="0"/>
      <w:marRight w:val="0"/>
      <w:marTop w:val="0"/>
      <w:marBottom w:val="0"/>
      <w:divBdr>
        <w:top w:val="none" w:sz="0" w:space="0" w:color="auto"/>
        <w:left w:val="none" w:sz="0" w:space="0" w:color="auto"/>
        <w:bottom w:val="none" w:sz="0" w:space="0" w:color="auto"/>
        <w:right w:val="none" w:sz="0" w:space="0" w:color="auto"/>
      </w:divBdr>
    </w:div>
    <w:div w:id="1607999991">
      <w:bodyDiv w:val="1"/>
      <w:marLeft w:val="0"/>
      <w:marRight w:val="0"/>
      <w:marTop w:val="0"/>
      <w:marBottom w:val="0"/>
      <w:divBdr>
        <w:top w:val="none" w:sz="0" w:space="0" w:color="auto"/>
        <w:left w:val="none" w:sz="0" w:space="0" w:color="auto"/>
        <w:bottom w:val="none" w:sz="0" w:space="0" w:color="auto"/>
        <w:right w:val="none" w:sz="0" w:space="0" w:color="auto"/>
      </w:divBdr>
      <w:divsChild>
        <w:div w:id="1721247438">
          <w:marLeft w:val="0"/>
          <w:marRight w:val="0"/>
          <w:marTop w:val="0"/>
          <w:marBottom w:val="0"/>
          <w:divBdr>
            <w:top w:val="none" w:sz="0" w:space="0" w:color="auto"/>
            <w:left w:val="none" w:sz="0" w:space="0" w:color="auto"/>
            <w:bottom w:val="none" w:sz="0" w:space="0" w:color="auto"/>
            <w:right w:val="none" w:sz="0" w:space="0" w:color="auto"/>
          </w:divBdr>
        </w:div>
        <w:div w:id="1208298878">
          <w:marLeft w:val="0"/>
          <w:marRight w:val="0"/>
          <w:marTop w:val="0"/>
          <w:marBottom w:val="0"/>
          <w:divBdr>
            <w:top w:val="none" w:sz="0" w:space="0" w:color="auto"/>
            <w:left w:val="none" w:sz="0" w:space="0" w:color="auto"/>
            <w:bottom w:val="none" w:sz="0" w:space="0" w:color="auto"/>
            <w:right w:val="none" w:sz="0" w:space="0" w:color="auto"/>
          </w:divBdr>
        </w:div>
      </w:divsChild>
    </w:div>
    <w:div w:id="1720278649">
      <w:bodyDiv w:val="1"/>
      <w:marLeft w:val="0"/>
      <w:marRight w:val="0"/>
      <w:marTop w:val="0"/>
      <w:marBottom w:val="0"/>
      <w:divBdr>
        <w:top w:val="none" w:sz="0" w:space="0" w:color="auto"/>
        <w:left w:val="none" w:sz="0" w:space="0" w:color="auto"/>
        <w:bottom w:val="none" w:sz="0" w:space="0" w:color="auto"/>
        <w:right w:val="none" w:sz="0" w:space="0" w:color="auto"/>
      </w:divBdr>
    </w:div>
    <w:div w:id="1738212551">
      <w:bodyDiv w:val="1"/>
      <w:marLeft w:val="0"/>
      <w:marRight w:val="0"/>
      <w:marTop w:val="0"/>
      <w:marBottom w:val="0"/>
      <w:divBdr>
        <w:top w:val="none" w:sz="0" w:space="0" w:color="auto"/>
        <w:left w:val="none" w:sz="0" w:space="0" w:color="auto"/>
        <w:bottom w:val="none" w:sz="0" w:space="0" w:color="auto"/>
        <w:right w:val="none" w:sz="0" w:space="0" w:color="auto"/>
      </w:divBdr>
      <w:divsChild>
        <w:div w:id="395128878">
          <w:marLeft w:val="0"/>
          <w:marRight w:val="0"/>
          <w:marTop w:val="0"/>
          <w:marBottom w:val="0"/>
          <w:divBdr>
            <w:top w:val="none" w:sz="0" w:space="0" w:color="auto"/>
            <w:left w:val="none" w:sz="0" w:space="0" w:color="auto"/>
            <w:bottom w:val="none" w:sz="0" w:space="0" w:color="auto"/>
            <w:right w:val="none" w:sz="0" w:space="0" w:color="auto"/>
          </w:divBdr>
        </w:div>
        <w:div w:id="1601253290">
          <w:marLeft w:val="0"/>
          <w:marRight w:val="0"/>
          <w:marTop w:val="0"/>
          <w:marBottom w:val="0"/>
          <w:divBdr>
            <w:top w:val="none" w:sz="0" w:space="0" w:color="auto"/>
            <w:left w:val="none" w:sz="0" w:space="0" w:color="auto"/>
            <w:bottom w:val="none" w:sz="0" w:space="0" w:color="auto"/>
            <w:right w:val="none" w:sz="0" w:space="0" w:color="auto"/>
          </w:divBdr>
        </w:div>
        <w:div w:id="276178351">
          <w:marLeft w:val="0"/>
          <w:marRight w:val="0"/>
          <w:marTop w:val="0"/>
          <w:marBottom w:val="0"/>
          <w:divBdr>
            <w:top w:val="none" w:sz="0" w:space="0" w:color="auto"/>
            <w:left w:val="none" w:sz="0" w:space="0" w:color="auto"/>
            <w:bottom w:val="none" w:sz="0" w:space="0" w:color="auto"/>
            <w:right w:val="none" w:sz="0" w:space="0" w:color="auto"/>
          </w:divBdr>
        </w:div>
        <w:div w:id="1317689665">
          <w:marLeft w:val="0"/>
          <w:marRight w:val="0"/>
          <w:marTop w:val="0"/>
          <w:marBottom w:val="0"/>
          <w:divBdr>
            <w:top w:val="none" w:sz="0" w:space="0" w:color="auto"/>
            <w:left w:val="none" w:sz="0" w:space="0" w:color="auto"/>
            <w:bottom w:val="none" w:sz="0" w:space="0" w:color="auto"/>
            <w:right w:val="none" w:sz="0" w:space="0" w:color="auto"/>
          </w:divBdr>
        </w:div>
        <w:div w:id="704256184">
          <w:marLeft w:val="0"/>
          <w:marRight w:val="0"/>
          <w:marTop w:val="0"/>
          <w:marBottom w:val="0"/>
          <w:divBdr>
            <w:top w:val="none" w:sz="0" w:space="0" w:color="auto"/>
            <w:left w:val="none" w:sz="0" w:space="0" w:color="auto"/>
            <w:bottom w:val="none" w:sz="0" w:space="0" w:color="auto"/>
            <w:right w:val="none" w:sz="0" w:space="0" w:color="auto"/>
          </w:divBdr>
        </w:div>
        <w:div w:id="1583686908">
          <w:marLeft w:val="0"/>
          <w:marRight w:val="0"/>
          <w:marTop w:val="0"/>
          <w:marBottom w:val="0"/>
          <w:divBdr>
            <w:top w:val="none" w:sz="0" w:space="0" w:color="auto"/>
            <w:left w:val="none" w:sz="0" w:space="0" w:color="auto"/>
            <w:bottom w:val="none" w:sz="0" w:space="0" w:color="auto"/>
            <w:right w:val="none" w:sz="0" w:space="0" w:color="auto"/>
          </w:divBdr>
        </w:div>
      </w:divsChild>
    </w:div>
    <w:div w:id="18963129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oleObject" Target="embeddings/oleObject1.bin"/><Relationship Id="rId18" Type="http://schemas.openxmlformats.org/officeDocument/2006/relationships/image" Target="media/image5.emf"/><Relationship Id="rId26" Type="http://schemas.openxmlformats.org/officeDocument/2006/relationships/oleObject" Target="embeddings/oleObject7.bin"/><Relationship Id="rId3" Type="http://schemas.openxmlformats.org/officeDocument/2006/relationships/numbering" Target="numbering.xml"/><Relationship Id="rId21" Type="http://schemas.openxmlformats.org/officeDocument/2006/relationships/image" Target="media/image7.emf"/><Relationship Id="rId7" Type="http://schemas.openxmlformats.org/officeDocument/2006/relationships/webSettings" Target="webSettings.xml"/><Relationship Id="rId12" Type="http://schemas.openxmlformats.org/officeDocument/2006/relationships/image" Target="media/image2.emf"/><Relationship Id="rId17" Type="http://schemas.openxmlformats.org/officeDocument/2006/relationships/oleObject" Target="embeddings/oleObject3.bin"/><Relationship Id="rId25" Type="http://schemas.openxmlformats.org/officeDocument/2006/relationships/image" Target="media/image9.emf"/><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jpeg"/><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oleObject" Target="embeddings/oleObject6.bin"/><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oleObject" Target="embeddings/oleObject2.bin"/><Relationship Id="rId23" Type="http://schemas.openxmlformats.org/officeDocument/2006/relationships/image" Target="media/image8.emf"/><Relationship Id="rId28" Type="http://schemas.openxmlformats.org/officeDocument/2006/relationships/oleObject" Target="embeddings/oleObject8.bin"/><Relationship Id="rId10" Type="http://schemas.openxmlformats.org/officeDocument/2006/relationships/image" Target="media/image1.png"/><Relationship Id="rId19" Type="http://schemas.openxmlformats.org/officeDocument/2006/relationships/oleObject" Target="embeddings/oleObject4.bin"/><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emf"/><Relationship Id="rId22" Type="http://schemas.openxmlformats.org/officeDocument/2006/relationships/oleObject" Target="embeddings/oleObject5.bin"/><Relationship Id="rId27" Type="http://schemas.openxmlformats.org/officeDocument/2006/relationships/image" Target="media/image10.emf"/><Relationship Id="rId30"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spPr>
      <a:bodyPr wrap="square" rtlCol="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87"/>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6"/>
    <customShpInfo spid="_x0000_s1117"/>
    <customShpInfo spid="_x0000_s1118"/>
    <customShpInfo spid="_x0000_s1119"/>
    <customShpInfo spid="_x0000_s1120"/>
    <customShpInfo spid="_x0000_s1121"/>
    <customShpInfo spid="_x0000_s1122"/>
    <customShpInfo spid="_x0000_s1123"/>
    <customShpInfo spid="_x0000_s1124"/>
    <customShpInfo spid="_x0000_s1125"/>
    <customShpInfo spid="_x0000_s1126"/>
    <customShpInfo spid="_x0000_s1127"/>
    <customShpInfo spid="_x0000_s1128"/>
    <customShpInfo spid="_x0000_s1129"/>
    <customShpInfo spid="_x0000_s1130"/>
    <customShpInfo spid="_x0000_s1131"/>
    <customShpInfo spid="_x0000_s1132"/>
    <customShpInfo spid="_x0000_s1133"/>
    <customShpInfo spid="_x0000_s1134"/>
    <customShpInfo spid="_x0000_s1135"/>
    <customShpInfo spid="_x0000_s1136"/>
    <customShpInfo spid="_x0000_s1137"/>
    <customShpInfo spid="_x0000_s1138"/>
    <customShpInfo spid="_x0000_s1139"/>
    <customShpInfo spid="_x0000_s1140"/>
    <customShpInfo spid="_x0000_s1141"/>
    <customShpInfo spid="_x0000_s1142"/>
    <customShpInfo spid="_x0000_s1143"/>
    <customShpInfo spid="_x0000_s1144"/>
    <customShpInfo spid="_x0000_s1145"/>
    <customShpInfo spid="_x0000_s1146"/>
    <customShpInfo spid="_x0000_s1147"/>
    <customShpInfo spid="_x0000_s1148"/>
    <customShpInfo spid="_x0000_s1149"/>
    <customShpInfo spid="_x0000_s1150"/>
    <customShpInfo spid="_x0000_s1151"/>
    <customShpInfo spid="_x0000_s1152"/>
    <customShpInfo spid="_x0000_s1153"/>
    <customShpInfo spid="_x0000_s1154"/>
    <customShpInfo spid="_x0000_s1155"/>
    <customShpInfo spid="_x0000_s1156"/>
    <customShpInfo spid="_x0000_s1157"/>
    <customShpInfo spid="_x0000_s1158"/>
    <customShpInfo spid="_x0000_s1159"/>
    <customShpInfo spid="_x0000_s1160"/>
    <customShpInfo spid="_x0000_s1161"/>
    <customShpInfo spid="_x0000_s1162"/>
    <customShpInfo spid="_x0000_s1163"/>
    <customShpInfo spid="_x0000_s1164"/>
    <customShpInfo spid="_x0000_s1165"/>
    <customShpInfo spid="_x0000_s1166"/>
    <customShpInfo spid="_x0000_s1167"/>
    <customShpInfo spid="_x0000_s1168"/>
    <customShpInfo spid="_x0000_s1169"/>
    <customShpInfo spid="_x0000_s1170"/>
    <customShpInfo spid="_x0000_s1171"/>
    <customShpInfo spid="_x0000_s1172"/>
    <customShpInfo spid="_x0000_s1173"/>
    <customShpInfo spid="_x0000_s1174"/>
    <customShpInfo spid="_x0000_s1175"/>
    <customShpInfo spid="_x0000_s1176"/>
    <customShpInfo spid="_x0000_s1177"/>
    <customShpInfo spid="_x0000_s1178"/>
    <customShpInfo spid="_x0000_s1179"/>
    <customShpInfo spid="_x0000_s1180"/>
    <customShpInfo spid="_x0000_s1181"/>
    <customShpInfo spid="_x0000_s1182"/>
    <customShpInfo spid="_x0000_s1183"/>
    <customShpInfo spid="_x0000_s1184"/>
    <customShpInfo spid="_x0000_s1185"/>
    <customShpInfo spid="_x0000_s1186"/>
    <customShpInfo spid="_x0000_s1187"/>
    <customShpInfo spid="_x0000_s1188"/>
    <customShpInfo spid="_x0000_s1189"/>
    <customShpInfo spid="_x0000_s1190"/>
    <customShpInfo spid="_x0000_s1191"/>
    <customShpInfo spid="_x0000_s1192"/>
    <customShpInfo spid="_x0000_s1193"/>
    <customShpInfo spid="_x0000_s1194"/>
    <customShpInfo spid="_x0000_s1195"/>
    <customShpInfo spid="_x0000_s1196"/>
    <customShpInfo spid="_x0000_s1197"/>
    <customShpInfo spid="_x0000_s1198"/>
    <customShpInfo spid="_x0000_s1199"/>
    <customShpInfo spid="_x0000_s1200"/>
    <customShpInfo spid="_x0000_s1201"/>
    <customShpInfo spid="_x0000_s1202"/>
    <customShpInfo spid="_x0000_s1203"/>
    <customShpInfo spid="_x0000_s1204"/>
    <customShpInfo spid="_x0000_s1205"/>
    <customShpInfo spid="_x0000_s1206"/>
    <customShpInfo spid="_x0000_s1207"/>
    <customShpInfo spid="_x0000_s1208"/>
    <customShpInfo spid="_x0000_s1209"/>
    <customShpInfo spid="_x0000_s1210"/>
    <customShpInfo spid="_x0000_s1211"/>
    <customShpInfo spid="_x0000_s1212"/>
    <customShpInfo spid="_x0000_s1213"/>
    <customShpInfo spid="_x0000_s1214"/>
    <customShpInfo spid="_x0000_s1215"/>
    <customShpInfo spid="_x0000_s1216"/>
    <customShpInfo spid="_x0000_s1217"/>
    <customShpInfo spid="_x0000_s1218"/>
    <customShpInfo spid="_x0000_s1219"/>
    <customShpInfo spid="_x0000_s1220"/>
    <customShpInfo spid="_x0000_s1221"/>
    <customShpInfo spid="_x0000_s1222"/>
    <customShpInfo spid="_x0000_s1223"/>
    <customShpInfo spid="_x0000_s1224"/>
    <customShpInfo spid="_x0000_s1225"/>
    <customShpInfo spid="_x0000_s1226"/>
    <customShpInfo spid="_x0000_s1227"/>
    <customShpInfo spid="_x0000_s1228"/>
    <customShpInfo spid="_x0000_s1229"/>
    <customShpInfo spid="_x0000_s1230"/>
    <customShpInfo spid="_x0000_s1231"/>
    <customShpInfo spid="_x0000_s1232"/>
    <customShpInfo spid="_x0000_s1233"/>
    <customShpInfo spid="_x0000_s1234"/>
    <customShpInfo spid="_x0000_s1235"/>
    <customShpInfo spid="_x0000_s1236"/>
    <customShpInfo spid="_x0000_s1237"/>
    <customShpInfo spid="_x0000_s1238"/>
    <customShpInfo spid="_x0000_s1239"/>
    <customShpInfo spid="_x0000_s1240"/>
    <customShpInfo spid="_x0000_s1241"/>
    <customShpInfo spid="_x0000_s1242"/>
    <customShpInfo spid="_x0000_s1243"/>
    <customShpInfo spid="_x0000_s1244"/>
    <customShpInfo spid="_x0000_s1245"/>
    <customShpInfo spid="_x0000_s1246"/>
    <customShpInfo spid="_x0000_s1247"/>
    <customShpInfo spid="_x0000_s1248"/>
    <customShpInfo spid="_x0000_s1249"/>
    <customShpInfo spid="_x0000_s1250"/>
    <customShpInfo spid="_x0000_s1251"/>
    <customShpInfo spid="_x0000_s1252"/>
    <customShpInfo spid="_x0000_s1253"/>
    <customShpInfo spid="_x0000_s1254"/>
    <customShpInfo spid="_x0000_s1255"/>
    <customShpInfo spid="_x0000_s1256"/>
    <customShpInfo spid="_x0000_s1257"/>
    <customShpInfo spid="_x0000_s1258"/>
    <customShpInfo spid="_x0000_s1259"/>
    <customShpInfo spid="_x0000_s1260"/>
    <customShpInfo spid="_x0000_s1261"/>
    <customShpInfo spid="_x0000_s1262"/>
    <customShpInfo spid="_x0000_s1263"/>
    <customShpInfo spid="_x0000_s1264"/>
    <customShpInfo spid="_x0000_s1265"/>
    <customShpInfo spid="_x0000_s1266"/>
    <customShpInfo spid="_x0000_s1267"/>
    <customShpInfo spid="_x0000_s1268"/>
    <customShpInfo spid="_x0000_s1269"/>
    <customShpInfo spid="_x0000_s1270"/>
    <customShpInfo spid="_x0000_s1271"/>
    <customShpInfo spid="_x0000_s1272"/>
    <customShpInfo spid="_x0000_s1273"/>
    <customShpInfo spid="_x0000_s1274"/>
    <customShpInfo spid="_x0000_s1275"/>
    <customShpInfo spid="_x0000_s1276"/>
    <customShpInfo spid="_x0000_s1277"/>
    <customShpInfo spid="_x0000_s1278"/>
    <customShpInfo spid="_x0000_s1279"/>
    <customShpInfo spid="_x0000_s1280"/>
    <customShpInfo spid="_x0000_s1281"/>
    <customShpInfo spid="_x0000_s1282"/>
    <customShpInfo spid="_x0000_s1283"/>
    <customShpInfo spid="_x0000_s1284"/>
    <customShpInfo spid="_x0000_s1285"/>
    <customShpInfo spid="_x0000_s1286"/>
    <customShpInfo spid="_x0000_s1287"/>
    <customShpInfo spid="_x0000_s1288"/>
    <customShpInfo spid="_x0000_s1289"/>
    <customShpInfo spid="_x0000_s1290"/>
    <customShpInfo spid="_x0000_s1291"/>
    <customShpInfo spid="_x0000_s1292"/>
    <customShpInfo spid="_x0000_s1293"/>
    <customShpInfo spid="_x0000_s1294"/>
    <customShpInfo spid="_x0000_s1295"/>
    <customShpInfo spid="_x0000_s1296"/>
    <customShpInfo spid="_x0000_s1297"/>
    <customShpInfo spid="_x0000_s1298"/>
    <customShpInfo spid="_x0000_s1299"/>
    <customShpInfo spid="_x0000_s1300"/>
    <customShpInfo spid="_x0000_s1301"/>
    <customShpInfo spid="_x0000_s1302"/>
    <customShpInfo spid="_x0000_s1303"/>
    <customShpInfo spid="_x0000_s1304"/>
    <customShpInfo spid="_x0000_s1305"/>
    <customShpInfo spid="_x0000_s1306"/>
    <customShpInfo spid="_x0000_s1307"/>
    <customShpInfo spid="_x0000_s1308"/>
    <customShpInfo spid="_x0000_s1309"/>
    <customShpInfo spid="_x0000_s1310"/>
    <customShpInfo spid="_x0000_s1311"/>
    <customShpInfo spid="_x0000_s1312"/>
    <customShpInfo spid="_x0000_s1313"/>
    <customShpInfo spid="_x0000_s1314"/>
    <customShpInfo spid="_x0000_s1315"/>
    <customShpInfo spid="_x0000_s1316"/>
    <customShpInfo spid="_x0000_s1317"/>
    <customShpInfo spid="_x0000_s1318"/>
    <customShpInfo spid="_x0000_s1319"/>
    <customShpInfo spid="_x0000_s1320"/>
    <customShpInfo spid="_x0000_s1321"/>
    <customShpInfo spid="_x0000_s1322"/>
    <customShpInfo spid="_x0000_s1323"/>
    <customShpInfo spid="_x0000_s1324"/>
    <customShpInfo spid="_x0000_s1325"/>
    <customShpInfo spid="_x0000_s1326"/>
    <customShpInfo spid="_x0000_s1327"/>
    <customShpInfo spid="_x0000_s1328"/>
    <customShpInfo spid="_x0000_s1329"/>
    <customShpInfo spid="_x0000_s1330"/>
    <customShpInfo spid="_x0000_s1331"/>
    <customShpInfo spid="_x0000_s1332"/>
    <customShpInfo spid="_x0000_s1333"/>
    <customShpInfo spid="_x0000_s1334"/>
    <customShpInfo spid="_x0000_s1335"/>
    <customShpInfo spid="_x0000_s1336"/>
    <customShpInfo spid="_x0000_s1337"/>
    <customShpInfo spid="_x0000_s1338"/>
    <customShpInfo spid="_x0000_s1339"/>
    <customShpInfo spid="_x0000_s1340"/>
    <customShpInfo spid="_x0000_s1341"/>
    <customShpInfo spid="_x0000_s1342"/>
    <customShpInfo spid="_x0000_s1343"/>
    <customShpInfo spid="_x0000_s1344"/>
    <customShpInfo spid="_x0000_s1345"/>
    <customShpInfo spid="_x0000_s1346"/>
    <customShpInfo spid="_x0000_s1347"/>
    <customShpInfo spid="_x0000_s1348"/>
    <customShpInfo spid="_x0000_s1349"/>
    <customShpInfo spid="_x0000_s1350"/>
    <customShpInfo spid="_x0000_s1351"/>
    <customShpInfo spid="_x0000_s1352"/>
    <customShpInfo spid="_x0000_s1353"/>
    <customShpInfo spid="_x0000_s1354"/>
    <customShpInfo spid="_x0000_s1355"/>
    <customShpInfo spid="_x0000_s1356"/>
    <customShpInfo spid="_x0000_s1357"/>
    <customShpInfo spid="_x0000_s1358"/>
    <customShpInfo spid="_x0000_s1359"/>
    <customShpInfo spid="_x0000_s1360"/>
    <customShpInfo spid="_x0000_s1361"/>
    <customShpInfo spid="_x0000_s1362"/>
    <customShpInfo spid="_x0000_s1363"/>
    <customShpInfo spid="_x0000_s1364"/>
    <customShpInfo spid="_x0000_s1365"/>
    <customShpInfo spid="_x0000_s1366"/>
    <customShpInfo spid="_x0000_s1367"/>
    <customShpInfo spid="_x0000_s1368"/>
    <customShpInfo spid="_x0000_s1369"/>
    <customShpInfo spid="_x0000_s1370"/>
    <customShpInfo spid="_x0000_s1371"/>
    <customShpInfo spid="_x0000_s1372"/>
    <customShpInfo spid="_x0000_s1373"/>
    <customShpInfo spid="_x0000_s1374"/>
    <customShpInfo spid="_x0000_s1375"/>
    <customShpInfo spid="_x0000_s1376"/>
    <customShpInfo spid="_x0000_s1377"/>
    <customShpInfo spid="_x0000_s1378"/>
    <customShpInfo spid="_x0000_s1379"/>
    <customShpInfo spid="_x0000_s1380"/>
    <customShpInfo spid="_x0000_s1381"/>
    <customShpInfo spid="_x0000_s1382"/>
    <customShpInfo spid="_x0000_s1383"/>
    <customShpInfo spid="_x0000_s1384"/>
    <customShpInfo spid="_x0000_s1385"/>
    <customShpInfo spid="_x0000_s1386"/>
    <customShpInfo spid="_x0000_s1387"/>
    <customShpInfo spid="_x0000_s1388"/>
    <customShpInfo spid="_x0000_s1389"/>
    <customShpInfo spid="_x0000_s1390"/>
    <customShpInfo spid="_x0000_s1391"/>
    <customShpInfo spid="_x0000_s1392"/>
    <customShpInfo spid="_x0000_s1393"/>
    <customShpInfo spid="_x0000_s1394"/>
    <customShpInfo spid="_x0000_s1395"/>
    <customShpInfo spid="_x0000_s1396"/>
    <customShpInfo spid="_x0000_s1397"/>
    <customShpInfo spid="_x0000_s1398"/>
    <customShpInfo spid="_x0000_s1399"/>
    <customShpInfo spid="_x0000_s1400"/>
    <customShpInfo spid="_x0000_s1401"/>
    <customShpInfo spid="_x0000_s1402"/>
    <customShpInfo spid="_x0000_s1403"/>
    <customShpInfo spid="_x0000_s1404"/>
    <customShpInfo spid="_x0000_s1405"/>
    <customShpInfo spid="_x0000_s1406"/>
    <customShpInfo spid="_x0000_s1407"/>
    <customShpInfo spid="_x0000_s1408"/>
    <customShpInfo spid="_x0000_s1409"/>
    <customShpInfo spid="_x0000_s1410"/>
    <customShpInfo spid="_x0000_s1411"/>
    <customShpInfo spid="_x0000_s1412"/>
    <customShpInfo spid="_x0000_s1413"/>
    <customShpInfo spid="_x0000_s1414"/>
    <customShpInfo spid="_x0000_s1415"/>
    <customShpInfo spid="_x0000_s1091"/>
    <customShpInfo spid="_x0000_s1092"/>
    <customShpInfo spid="_x0000_s1090"/>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4791C0-D91C-45CF-9FD3-7BB8E325E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5908</TotalTime>
  <Pages>22</Pages>
  <Words>2058</Words>
  <Characters>11732</Characters>
  <Application>Microsoft Office Word</Application>
  <DocSecurity>0</DocSecurity>
  <Lines>97</Lines>
  <Paragraphs>27</Paragraphs>
  <ScaleCrop>false</ScaleCrop>
  <Company>Sky123.Org</Company>
  <LinksUpToDate>false</LinksUpToDate>
  <CharactersWithSpaces>13763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tech-zgx</dc:creator>
  <cp:lastModifiedBy>rt</cp:lastModifiedBy>
  <cp:revision>556</cp:revision>
  <dcterms:created xsi:type="dcterms:W3CDTF">2017-12-07T01:34:00Z</dcterms:created>
  <dcterms:modified xsi:type="dcterms:W3CDTF">2018-07-20T07:07:00Z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